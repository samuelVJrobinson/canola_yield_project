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comments.xml" ContentType="application/vnd.openxmlformats-officedocument.wordprocessingml.comments+xml"/>
  <Override PartName="/word/footer21.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5.png" ContentType="image/png"/>
  <Override PartName="/word/media/image2.jpeg" ContentType="image/jpeg"/>
  <Override PartName="/word/media/image3.jpeg" ContentType="image/jpeg"/>
  <Override PartName="/word/media/image4.jpeg" ContentType="image/jpeg"/>
  <Override PartName="/word/media/image6.jpeg" ContentType="image/jpeg"/>
  <Override PartName="/word/media/image8.png" ContentType="image/png"/>
  <Override PartName="/word/media/image7.jpeg" ContentType="image/jpe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24.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Arial" w:hAnsi="Arial" w:cs="Arial"/>
          <w:sz w:val="20"/>
        </w:rPr>
      </w:pPr>
      <w:r>
        <w:rPr>
          <w:rFonts w:cs="Arial" w:ascii="Arial" w:hAnsi="Arial"/>
          <w:sz w:val="20"/>
        </w:rPr>
      </w:r>
    </w:p>
    <w:p>
      <w:pPr>
        <w:pStyle w:val="TextBody"/>
        <w:spacing w:before="1" w:after="0"/>
        <w:rPr>
          <w:rFonts w:ascii="Arial" w:hAnsi="Arial" w:cs="Arial"/>
          <w:sz w:val="16"/>
        </w:rPr>
      </w:pPr>
      <w:r>
        <w:rPr>
          <w:rFonts w:cs="Arial" w:ascii="Arial" w:hAnsi="Arial"/>
          <w:sz w:val="16"/>
        </w:rPr>
      </w:r>
    </w:p>
    <w:p>
      <w:pPr>
        <w:pStyle w:val="Title"/>
        <w:spacing w:lineRule="auto" w:line="204"/>
        <w:rPr>
          <w:rFonts w:ascii="Arial" w:hAnsi="Arial" w:cs="Arial"/>
        </w:rPr>
      </w:pPr>
      <w:r>
        <w:rPr>
          <w:rFonts w:cs="Arial" w:ascii="Arial" w:hAnsi="Arial"/>
          <w:w w:val="105"/>
        </w:rPr>
        <w:t>Bee visitation, pollination services, and plant yield in commodity and hybrid seed canola</w:t>
      </w:r>
    </w:p>
    <w:p>
      <w:pPr>
        <w:pStyle w:val="Heading2"/>
        <w:spacing w:before="310" w:after="0"/>
        <w:ind w:left="239" w:hanging="0"/>
        <w:rPr>
          <w:rFonts w:ascii="Arial" w:hAnsi="Arial" w:cs="Arial"/>
        </w:rPr>
      </w:pPr>
      <w:r>
        <w:rPr>
          <w:rFonts w:cs="Arial" w:ascii="Arial" w:hAnsi="Arial"/>
        </w:rPr>
        <w:t>Samuel</w:t>
      </w:r>
      <w:r>
        <w:rPr>
          <w:rFonts w:cs="Arial" w:ascii="Arial" w:hAnsi="Arial"/>
          <w:spacing w:val="5"/>
        </w:rPr>
        <w:t xml:space="preserve"> </w:t>
      </w:r>
      <w:r>
        <w:rPr>
          <w:rFonts w:cs="Arial" w:ascii="Arial" w:hAnsi="Arial"/>
        </w:rPr>
        <w:t>Robinson,</w:t>
      </w:r>
      <w:r>
        <w:rPr>
          <w:rFonts w:cs="Arial" w:ascii="Arial" w:hAnsi="Arial"/>
          <w:spacing w:val="5"/>
        </w:rPr>
        <w:t xml:space="preserve"> </w:t>
      </w:r>
      <w:r>
        <w:rPr>
          <w:rFonts w:cs="Arial" w:ascii="Arial" w:hAnsi="Arial"/>
        </w:rPr>
        <w:t>Ralph</w:t>
      </w:r>
      <w:r>
        <w:rPr>
          <w:rFonts w:cs="Arial" w:ascii="Arial" w:hAnsi="Arial"/>
          <w:spacing w:val="6"/>
        </w:rPr>
        <w:t xml:space="preserve"> </w:t>
      </w:r>
      <w:r>
        <w:rPr>
          <w:rFonts w:cs="Arial" w:ascii="Arial" w:hAnsi="Arial"/>
        </w:rPr>
        <w:t>Cartar,</w:t>
      </w:r>
      <w:r>
        <w:rPr>
          <w:rFonts w:cs="Arial" w:ascii="Arial" w:hAnsi="Arial"/>
          <w:spacing w:val="5"/>
        </w:rPr>
        <w:t xml:space="preserve"> </w:t>
      </w:r>
      <w:r>
        <w:rPr>
          <w:rFonts w:cs="Arial" w:ascii="Arial" w:hAnsi="Arial"/>
        </w:rPr>
        <w:t>Stephen</w:t>
      </w:r>
      <w:r>
        <w:rPr>
          <w:rFonts w:cs="Arial" w:ascii="Arial" w:hAnsi="Arial"/>
          <w:spacing w:val="5"/>
        </w:rPr>
        <w:t xml:space="preserve"> </w:t>
      </w:r>
      <w:r>
        <w:rPr>
          <w:rFonts w:cs="Arial" w:ascii="Arial" w:hAnsi="Arial"/>
        </w:rPr>
        <w:t>Pernal,</w:t>
      </w:r>
      <w:r>
        <w:rPr>
          <w:rFonts w:cs="Arial" w:ascii="Arial" w:hAnsi="Arial"/>
          <w:spacing w:val="6"/>
        </w:rPr>
        <w:t xml:space="preserve"> </w:t>
      </w:r>
      <w:r>
        <w:rPr>
          <w:rFonts w:cs="Arial" w:ascii="Arial" w:hAnsi="Arial"/>
        </w:rPr>
        <w:t>Riley</w:t>
      </w:r>
      <w:r>
        <w:rPr>
          <w:rFonts w:cs="Arial" w:ascii="Arial" w:hAnsi="Arial"/>
          <w:spacing w:val="5"/>
        </w:rPr>
        <w:t xml:space="preserve"> </w:t>
      </w:r>
      <w:r>
        <w:rPr>
          <w:rFonts w:cs="Arial" w:ascii="Arial" w:hAnsi="Arial"/>
        </w:rPr>
        <w:t>Waytes,</w:t>
      </w:r>
      <w:r>
        <w:rPr>
          <w:rFonts w:cs="Arial" w:ascii="Arial" w:hAnsi="Arial"/>
          <w:spacing w:val="5"/>
        </w:rPr>
        <w:t xml:space="preserve"> </w:t>
      </w:r>
      <w:r>
        <w:rPr>
          <w:rFonts w:cs="Arial" w:ascii="Arial" w:hAnsi="Arial"/>
        </w:rPr>
        <w:t>Shelley</w:t>
      </w:r>
      <w:r>
        <w:rPr>
          <w:rFonts w:cs="Arial" w:ascii="Arial" w:hAnsi="Arial"/>
          <w:spacing w:val="6"/>
        </w:rPr>
        <w:t xml:space="preserve"> </w:t>
      </w:r>
      <w:r>
        <w:rPr>
          <w:rFonts w:cs="Arial" w:ascii="Arial" w:hAnsi="Arial"/>
          <w:spacing w:val="-2"/>
        </w:rPr>
        <w:t>Hoover</w:t>
      </w:r>
    </w:p>
    <w:p>
      <w:pPr>
        <w:pStyle w:val="TextBody"/>
        <w:rPr>
          <w:rFonts w:ascii="Arial" w:hAnsi="Arial" w:cs="Arial"/>
          <w:sz w:val="28"/>
        </w:rPr>
      </w:pPr>
      <w:r>
        <w:rPr>
          <w:rFonts w:cs="Arial" w:ascii="Arial" w:hAnsi="Arial"/>
          <w:sz w:val="28"/>
        </w:rPr>
      </w:r>
    </w:p>
    <w:p>
      <w:pPr>
        <w:pStyle w:val="TextBody"/>
        <w:spacing w:before="7" w:after="0"/>
        <w:rPr>
          <w:rFonts w:ascii="Arial" w:hAnsi="Arial" w:cs="Arial"/>
          <w:sz w:val="36"/>
        </w:rPr>
      </w:pPr>
      <w:r>
        <w:rPr>
          <w:rFonts w:cs="Arial" w:ascii="Arial" w:hAnsi="Arial"/>
          <w:sz w:val="36"/>
        </w:rPr>
      </w:r>
    </w:p>
    <w:p>
      <w:pPr>
        <w:pStyle w:val="Normal"/>
        <w:ind w:left="434" w:right="1373" w:hanging="0"/>
        <w:jc w:val="center"/>
        <w:rPr>
          <w:rFonts w:ascii="Arial" w:hAnsi="Arial" w:cs="Arial"/>
          <w:b/>
          <w:b/>
        </w:rPr>
      </w:pPr>
      <w:r>
        <w:rPr>
          <w:rFonts w:cs="Arial" w:ascii="Arial" w:hAnsi="Arial"/>
          <w:b/>
          <w:spacing w:val="-2"/>
        </w:rPr>
        <w:t>Abstract</w:t>
      </w:r>
    </w:p>
    <w:p>
      <w:pPr>
        <w:pStyle w:val="TextBody"/>
        <w:spacing w:before="3" w:after="0"/>
        <w:rPr>
          <w:rFonts w:ascii="Arial" w:hAnsi="Arial" w:cs="Arial"/>
          <w:b/>
          <w:b/>
          <w:sz w:val="22"/>
        </w:rPr>
      </w:pPr>
      <w:r>
        <w:rPr>
          <w:rFonts w:cs="Arial" w:ascii="Arial" w:hAnsi="Arial"/>
          <w:b/>
          <w:sz w:val="22"/>
        </w:rPr>
      </w:r>
    </w:p>
    <w:p>
      <w:pPr>
        <w:pStyle w:val="Normal"/>
        <w:spacing w:lineRule="auto" w:line="348"/>
        <w:ind w:left="705" w:right="1642" w:firstLine="327"/>
        <w:jc w:val="both"/>
        <w:rPr>
          <w:rFonts w:ascii="Arial" w:hAnsi="Arial" w:cs="Arial"/>
        </w:rPr>
      </w:pPr>
      <w:r>
        <w:rPr>
          <w:rFonts w:cs="Arial" w:ascii="Arial" w:hAnsi="Arial"/>
          <w:w w:val="110"/>
        </w:rPr>
        <w:t>Insect-mediated pollination of crops is an important input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w:t>
      </w:r>
      <w:r>
        <w:rPr>
          <w:rFonts w:cs="Arial" w:ascii="Arial" w:hAnsi="Arial"/>
          <w:spacing w:val="80"/>
          <w:w w:val="110"/>
        </w:rPr>
        <w:t xml:space="preserve"> </w:t>
      </w:r>
      <w:r>
        <w:rPr>
          <w:rFonts w:cs="Arial" w:ascii="Arial" w:hAnsi="Arial"/>
          <w:w w:val="110"/>
        </w:rPr>
        <w:t>We</w:t>
      </w:r>
      <w:r>
        <w:rPr>
          <w:rFonts w:cs="Arial" w:ascii="Arial" w:hAnsi="Arial"/>
          <w:spacing w:val="40"/>
          <w:w w:val="110"/>
        </w:rPr>
        <w:t xml:space="preserve"> </w:t>
      </w:r>
      <w:r>
        <w:rPr>
          <w:rFonts w:cs="Arial" w:ascii="Arial" w:hAnsi="Arial"/>
          <w:w w:val="110"/>
        </w:rPr>
        <w:t>present</w:t>
      </w:r>
      <w:r>
        <w:rPr>
          <w:rFonts w:cs="Arial" w:ascii="Arial" w:hAnsi="Arial"/>
          <w:spacing w:val="40"/>
          <w:w w:val="110"/>
        </w:rPr>
        <w:t xml:space="preserve"> </w:t>
      </w:r>
      <w:r>
        <w:rPr>
          <w:rFonts w:cs="Arial" w:ascii="Arial" w:hAnsi="Arial"/>
          <w:w w:val="110"/>
        </w:rPr>
        <w:t>a</w:t>
      </w:r>
      <w:r>
        <w:rPr>
          <w:rFonts w:cs="Arial" w:ascii="Arial" w:hAnsi="Arial"/>
          <w:spacing w:val="40"/>
          <w:w w:val="110"/>
        </w:rPr>
        <w:t xml:space="preserve"> </w:t>
      </w:r>
      <w:r>
        <w:rPr>
          <w:rFonts w:cs="Arial" w:ascii="Arial" w:hAnsi="Arial"/>
          <w:w w:val="110"/>
        </w:rPr>
        <w:t>causal</w:t>
      </w:r>
      <w:r>
        <w:rPr>
          <w:rFonts w:cs="Arial" w:ascii="Arial" w:hAnsi="Arial"/>
          <w:spacing w:val="40"/>
          <w:w w:val="110"/>
        </w:rPr>
        <w:t xml:space="preserve"> </w:t>
      </w:r>
      <w:r>
        <w:rPr>
          <w:rFonts w:cs="Arial" w:ascii="Arial" w:hAnsi="Arial"/>
          <w:w w:val="110"/>
        </w:rPr>
        <w:t>model</w:t>
      </w:r>
      <w:r>
        <w:rPr>
          <w:rFonts w:cs="Arial" w:ascii="Arial" w:hAnsi="Arial"/>
          <w:spacing w:val="40"/>
          <w:w w:val="110"/>
        </w:rPr>
        <w:t xml:space="preserve"> </w:t>
      </w:r>
      <w:r>
        <w:rPr>
          <w:rFonts w:cs="Arial" w:ascii="Arial" w:hAnsi="Arial"/>
          <w:w w:val="110"/>
        </w:rPr>
        <w:t>that</w:t>
      </w:r>
      <w:r>
        <w:rPr>
          <w:rFonts w:cs="Arial" w:ascii="Arial" w:hAnsi="Arial"/>
          <w:spacing w:val="40"/>
          <w:w w:val="110"/>
        </w:rPr>
        <w:t xml:space="preserve"> </w:t>
      </w:r>
      <w:r>
        <w:rPr>
          <w:rFonts w:cs="Arial" w:ascii="Arial" w:hAnsi="Arial"/>
          <w:w w:val="110"/>
        </w:rPr>
        <w:t>links</w:t>
      </w:r>
      <w:r>
        <w:rPr>
          <w:rFonts w:cs="Arial" w:ascii="Arial" w:hAnsi="Arial"/>
          <w:spacing w:val="40"/>
          <w:w w:val="110"/>
        </w:rPr>
        <w:t xml:space="preserve"> </w:t>
      </w:r>
      <w:r>
        <w:rPr>
          <w:rFonts w:cs="Arial" w:ascii="Arial" w:hAnsi="Arial"/>
          <w:w w:val="110"/>
        </w:rPr>
        <w:t>insect</w:t>
      </w:r>
      <w:r>
        <w:rPr>
          <w:rFonts w:cs="Arial" w:ascii="Arial" w:hAnsi="Arial"/>
          <w:spacing w:val="40"/>
          <w:w w:val="110"/>
        </w:rPr>
        <w:t xml:space="preserve"> </w:t>
      </w:r>
      <w:r>
        <w:rPr>
          <w:rFonts w:cs="Arial" w:ascii="Arial" w:hAnsi="Arial"/>
          <w:w w:val="110"/>
        </w:rPr>
        <w:t>visitation</w:t>
      </w:r>
      <w:r>
        <w:rPr>
          <w:rFonts w:cs="Arial" w:ascii="Arial" w:hAnsi="Arial"/>
          <w:spacing w:val="40"/>
          <w:w w:val="110"/>
        </w:rPr>
        <w:t xml:space="preserve"> </w:t>
      </w:r>
      <w:r>
        <w:rPr>
          <w:rFonts w:cs="Arial" w:ascii="Arial" w:hAnsi="Arial"/>
          <w:w w:val="110"/>
        </w:rPr>
        <w:t>to</w:t>
      </w:r>
      <w:r>
        <w:rPr>
          <w:rFonts w:cs="Arial" w:ascii="Arial" w:hAnsi="Arial"/>
          <w:spacing w:val="40"/>
          <w:w w:val="110"/>
        </w:rPr>
        <w:t xml:space="preserve"> </w:t>
      </w:r>
      <w:r>
        <w:rPr>
          <w:rFonts w:cs="Arial" w:ascii="Arial" w:hAnsi="Arial"/>
          <w:w w:val="110"/>
        </w:rPr>
        <w:t>pollination</w:t>
      </w:r>
      <w:r>
        <w:rPr>
          <w:rFonts w:cs="Arial" w:ascii="Arial" w:hAnsi="Arial"/>
          <w:spacing w:val="40"/>
          <w:w w:val="110"/>
        </w:rPr>
        <w:t xml:space="preserve"> </w:t>
      </w:r>
      <w:r>
        <w:rPr>
          <w:rFonts w:cs="Arial" w:ascii="Arial" w:hAnsi="Arial"/>
          <w:w w:val="110"/>
        </w:rPr>
        <w:t>to three separate components of yield, using field data from two types of canola (</w:t>
      </w:r>
      <w:r>
        <w:rPr>
          <w:rFonts w:cs="Arial" w:ascii="Arial" w:hAnsi="Arial"/>
          <w:i/>
          <w:w w:val="110"/>
        </w:rPr>
        <w:t>Brassica napus</w:t>
      </w:r>
      <w:r>
        <w:rPr>
          <w:rFonts w:cs="Arial" w:ascii="Arial" w:hAnsi="Arial"/>
          <w:w w:val="110"/>
        </w:rPr>
        <w:t>) production systems.</w:t>
      </w:r>
      <w:r>
        <w:rPr>
          <w:rFonts w:cs="Arial" w:ascii="Arial" w:hAnsi="Arial"/>
          <w:spacing w:val="40"/>
          <w:w w:val="110"/>
        </w:rPr>
        <w:t xml:space="preserve"> </w:t>
      </w:r>
      <w:r>
        <w:rPr>
          <w:rFonts w:cs="Arial" w:ascii="Arial" w:hAnsi="Arial"/>
          <w:w w:val="110"/>
        </w:rPr>
        <w:t>Our results demonstrate that yield in commodity canola fields is primarily determined by plant size,</w:t>
      </w:r>
      <w:r>
        <w:rPr>
          <w:rFonts w:cs="Arial" w:ascii="Arial" w:hAnsi="Arial"/>
          <w:spacing w:val="40"/>
          <w:w w:val="110"/>
        </w:rPr>
        <w:t xml:space="preserve"> </w:t>
      </w:r>
      <w:r>
        <w:rPr>
          <w:rFonts w:cs="Arial" w:ascii="Arial" w:hAnsi="Arial"/>
          <w:w w:val="110"/>
        </w:rPr>
        <w:t>and</w:t>
      </w:r>
      <w:r>
        <w:rPr>
          <w:rFonts w:cs="Arial" w:ascii="Arial" w:hAnsi="Arial"/>
          <w:spacing w:val="40"/>
          <w:w w:val="110"/>
        </w:rPr>
        <w:t xml:space="preserve"> </w:t>
      </w:r>
      <w:r>
        <w:rPr>
          <w:rFonts w:cs="Arial" w:ascii="Arial" w:hAnsi="Arial"/>
          <w:w w:val="110"/>
        </w:rPr>
        <w:t>we found no relationship between honey bee (</w:t>
      </w:r>
      <w:r>
        <w:rPr>
          <w:rFonts w:cs="Arial" w:ascii="Arial" w:hAnsi="Arial"/>
          <w:i/>
          <w:w w:val="110"/>
        </w:rPr>
        <w:t>Apis mellifera</w:t>
      </w:r>
      <w:r>
        <w:rPr>
          <w:rFonts w:cs="Arial" w:ascii="Arial" w:hAnsi="Arial"/>
          <w:iCs/>
          <w:w w:val="110"/>
        </w:rPr>
        <w:t>)</w:t>
      </w:r>
      <w:r>
        <w:rPr>
          <w:rFonts w:cs="Arial" w:ascii="Arial" w:hAnsi="Arial"/>
          <w:i/>
          <w:w w:val="110"/>
        </w:rPr>
        <w:t xml:space="preserve"> </w:t>
      </w:r>
      <w:r>
        <w:rPr>
          <w:rFonts w:cs="Arial" w:ascii="Arial" w:hAnsi="Arial"/>
          <w:w w:val="110"/>
        </w:rPr>
        <w:t>visitation and pollen deposition, or pollen deposition and seed yield.</w:t>
      </w:r>
      <w:r>
        <w:rPr>
          <w:rFonts w:cs="Arial" w:ascii="Arial" w:hAnsi="Arial"/>
          <w:spacing w:val="40"/>
          <w:w w:val="110"/>
        </w:rPr>
        <w:t xml:space="preserve"> </w:t>
      </w:r>
      <w:r>
        <w:rPr>
          <w:rFonts w:cs="Arial" w:ascii="Arial" w:hAnsi="Arial"/>
          <w:w w:val="110"/>
        </w:rPr>
        <w:t>In contrast, while yield in seed production canola fields was similarly controlled by plant size,</w:t>
      </w:r>
      <w:r>
        <w:rPr>
          <w:rFonts w:cs="Arial" w:ascii="Arial" w:hAnsi="Arial"/>
          <w:spacing w:val="23"/>
          <w:w w:val="110"/>
        </w:rPr>
        <w:t xml:space="preserve"> </w:t>
      </w:r>
      <w:r>
        <w:rPr>
          <w:rFonts w:cs="Arial" w:ascii="Arial" w:hAnsi="Arial"/>
          <w:w w:val="110"/>
        </w:rPr>
        <w:t>there</w:t>
      </w:r>
      <w:r>
        <w:rPr>
          <w:rFonts w:cs="Arial" w:ascii="Arial" w:hAnsi="Arial"/>
          <w:spacing w:val="23"/>
          <w:w w:val="110"/>
        </w:rPr>
        <w:t xml:space="preserve"> </w:t>
      </w:r>
      <w:r>
        <w:rPr>
          <w:rFonts w:cs="Arial" w:ascii="Arial" w:hAnsi="Arial"/>
          <w:w w:val="110"/>
        </w:rPr>
        <w:t>was</w:t>
      </w:r>
      <w:r>
        <w:rPr>
          <w:rFonts w:cs="Arial" w:ascii="Arial" w:hAnsi="Arial"/>
          <w:spacing w:val="23"/>
          <w:w w:val="110"/>
        </w:rPr>
        <w:t xml:space="preserve"> </w:t>
      </w:r>
      <w:r>
        <w:rPr>
          <w:rFonts w:cs="Arial" w:ascii="Arial" w:hAnsi="Arial"/>
          <w:w w:val="110"/>
        </w:rPr>
        <w:t>also</w:t>
      </w:r>
      <w:r>
        <w:rPr>
          <w:rFonts w:cs="Arial" w:ascii="Arial" w:hAnsi="Arial"/>
          <w:spacing w:val="23"/>
          <w:w w:val="110"/>
        </w:rPr>
        <w:t xml:space="preserve"> </w:t>
      </w:r>
      <w:r>
        <w:rPr>
          <w:rFonts w:cs="Arial" w:ascii="Arial" w:hAnsi="Arial"/>
          <w:w w:val="110"/>
        </w:rPr>
        <w:t>a</w:t>
      </w:r>
      <w:r>
        <w:rPr>
          <w:rFonts w:cs="Arial" w:ascii="Arial" w:hAnsi="Arial"/>
          <w:spacing w:val="23"/>
          <w:w w:val="110"/>
        </w:rPr>
        <w:t xml:space="preserve"> </w:t>
      </w:r>
      <w:r>
        <w:rPr>
          <w:rFonts w:cs="Arial" w:ascii="Arial" w:hAnsi="Arial"/>
          <w:w w:val="110"/>
        </w:rPr>
        <w:t>strong</w:t>
      </w:r>
      <w:r>
        <w:rPr>
          <w:rFonts w:cs="Arial" w:ascii="Arial" w:hAnsi="Arial"/>
          <w:spacing w:val="23"/>
          <w:w w:val="110"/>
        </w:rPr>
        <w:t xml:space="preserve"> </w:t>
      </w:r>
      <w:r>
        <w:rPr>
          <w:rFonts w:cs="Arial" w:ascii="Arial" w:hAnsi="Arial"/>
          <w:w w:val="110"/>
        </w:rPr>
        <w:t>relationship</w:t>
      </w:r>
      <w:r>
        <w:rPr>
          <w:rFonts w:cs="Arial" w:ascii="Arial" w:hAnsi="Arial"/>
          <w:spacing w:val="23"/>
          <w:w w:val="110"/>
        </w:rPr>
        <w:t xml:space="preserve"> </w:t>
      </w:r>
      <w:r>
        <w:rPr>
          <w:rFonts w:cs="Arial" w:ascii="Arial" w:hAnsi="Arial"/>
          <w:w w:val="110"/>
        </w:rPr>
        <w:t>between</w:t>
      </w:r>
      <w:r>
        <w:rPr>
          <w:rFonts w:cs="Arial" w:ascii="Arial" w:hAnsi="Arial"/>
          <w:spacing w:val="23"/>
          <w:w w:val="110"/>
        </w:rPr>
        <w:t xml:space="preserve"> bee </w:t>
      </w:r>
      <w:r>
        <w:rPr>
          <w:rFonts w:cs="Arial" w:ascii="Arial" w:hAnsi="Arial"/>
          <w:w w:val="110"/>
        </w:rPr>
        <w:t>visitation</w:t>
      </w:r>
      <w:r>
        <w:rPr>
          <w:rFonts w:cs="Arial" w:ascii="Arial" w:hAnsi="Arial"/>
          <w:spacing w:val="23"/>
          <w:w w:val="110"/>
        </w:rPr>
        <w:t xml:space="preserve"> </w:t>
      </w:r>
      <w:r>
        <w:rPr>
          <w:rFonts w:cs="Arial" w:ascii="Arial" w:hAnsi="Arial"/>
          <w:w w:val="110"/>
        </w:rPr>
        <w:t>and</w:t>
      </w:r>
      <w:r>
        <w:rPr>
          <w:rFonts w:cs="Arial" w:ascii="Arial" w:hAnsi="Arial"/>
          <w:spacing w:val="23"/>
          <w:w w:val="110"/>
        </w:rPr>
        <w:t xml:space="preserve"> </w:t>
      </w:r>
      <w:r>
        <w:rPr>
          <w:rFonts w:cs="Arial" w:ascii="Arial" w:hAnsi="Arial"/>
          <w:w w:val="110"/>
        </w:rPr>
        <w:t>pollen</w:t>
      </w:r>
      <w:r>
        <w:rPr>
          <w:rFonts w:cs="Arial" w:ascii="Arial" w:hAnsi="Arial"/>
          <w:spacing w:val="23"/>
          <w:w w:val="110"/>
        </w:rPr>
        <w:t xml:space="preserve"> </w:t>
      </w:r>
      <w:r>
        <w:rPr>
          <w:rFonts w:cs="Arial" w:ascii="Arial" w:hAnsi="Arial"/>
          <w:w w:val="110"/>
        </w:rPr>
        <w:t>deposition, as</w:t>
      </w:r>
      <w:r>
        <w:rPr>
          <w:rFonts w:cs="Arial" w:ascii="Arial" w:hAnsi="Arial"/>
          <w:spacing w:val="-5"/>
          <w:w w:val="110"/>
        </w:rPr>
        <w:t xml:space="preserve"> </w:t>
      </w:r>
      <w:r>
        <w:rPr>
          <w:rFonts w:cs="Arial" w:ascii="Arial" w:hAnsi="Arial"/>
          <w:w w:val="110"/>
        </w:rPr>
        <w:t>well</w:t>
      </w:r>
      <w:r>
        <w:rPr>
          <w:rFonts w:cs="Arial" w:ascii="Arial" w:hAnsi="Arial"/>
          <w:spacing w:val="-5"/>
          <w:w w:val="110"/>
        </w:rPr>
        <w:t xml:space="preserve"> </w:t>
      </w:r>
      <w:r>
        <w:rPr>
          <w:rFonts w:cs="Arial" w:ascii="Arial" w:hAnsi="Arial"/>
          <w:w w:val="110"/>
        </w:rPr>
        <w:t>as</w:t>
      </w:r>
      <w:r>
        <w:rPr>
          <w:rFonts w:cs="Arial" w:ascii="Arial" w:hAnsi="Arial"/>
          <w:spacing w:val="-5"/>
          <w:w w:val="110"/>
        </w:rPr>
        <w:t xml:space="preserve"> </w:t>
      </w:r>
      <w:r>
        <w:rPr>
          <w:rFonts w:cs="Arial" w:ascii="Arial" w:hAnsi="Arial"/>
          <w:w w:val="110"/>
        </w:rPr>
        <w:t>deposition</w:t>
      </w:r>
      <w:r>
        <w:rPr>
          <w:rFonts w:cs="Arial" w:ascii="Arial" w:hAnsi="Arial"/>
          <w:spacing w:val="-5"/>
          <w:w w:val="110"/>
        </w:rPr>
        <w:t xml:space="preserve"> </w:t>
      </w:r>
      <w:r>
        <w:rPr>
          <w:rFonts w:cs="Arial" w:ascii="Arial" w:hAnsi="Arial"/>
          <w:w w:val="110"/>
        </w:rPr>
        <w:t>and</w:t>
      </w:r>
      <w:r>
        <w:rPr>
          <w:rFonts w:cs="Arial" w:ascii="Arial" w:hAnsi="Arial"/>
          <w:spacing w:val="-5"/>
          <w:w w:val="110"/>
        </w:rPr>
        <w:t xml:space="preserve"> </w:t>
      </w:r>
      <w:r>
        <w:rPr>
          <w:rFonts w:cs="Arial" w:ascii="Arial" w:hAnsi="Arial"/>
          <w:w w:val="110"/>
        </w:rPr>
        <w:t>seed</w:t>
      </w:r>
      <w:r>
        <w:rPr>
          <w:rFonts w:cs="Arial" w:ascii="Arial" w:hAnsi="Arial"/>
          <w:spacing w:val="-5"/>
          <w:w w:val="110"/>
        </w:rPr>
        <w:t xml:space="preserve"> </w:t>
      </w:r>
      <w:r>
        <w:rPr>
          <w:rFonts w:cs="Arial" w:ascii="Arial" w:hAnsi="Arial"/>
          <w:w w:val="110"/>
        </w:rPr>
        <w:t>yield.</w:t>
      </w:r>
      <w:r>
        <w:rPr>
          <w:rFonts w:cs="Arial" w:ascii="Arial" w:hAnsi="Arial"/>
          <w:spacing w:val="27"/>
          <w:w w:val="110"/>
        </w:rPr>
        <w:t xml:space="preserve"> Leafcutting bee (</w:t>
      </w:r>
      <w:r>
        <w:rPr>
          <w:rFonts w:cs="Arial" w:ascii="Arial" w:hAnsi="Arial"/>
          <w:i/>
          <w:w w:val="110"/>
        </w:rPr>
        <w:t>Megachile rotundata</w:t>
      </w:r>
      <w:r>
        <w:rPr>
          <w:rFonts w:cs="Arial" w:ascii="Arial" w:hAnsi="Arial"/>
          <w:iCs/>
          <w:w w:val="110"/>
        </w:rPr>
        <w:t>)</w:t>
      </w:r>
      <w:r>
        <w:rPr>
          <w:rFonts w:cs="Arial" w:ascii="Arial" w:hAnsi="Arial"/>
          <w:i/>
          <w:w w:val="110"/>
        </w:rPr>
        <w:t xml:space="preserve"> </w:t>
      </w:r>
      <w:r>
        <w:rPr>
          <w:rFonts w:cs="Arial" w:ascii="Arial" w:hAnsi="Arial"/>
          <w:w w:val="110"/>
        </w:rPr>
        <w:t>visitation in particular strongly increased pollen deposition in seed canola fields, whereas honey bee</w:t>
      </w:r>
      <w:r>
        <w:rPr>
          <w:rFonts w:cs="Arial" w:ascii="Arial" w:hAnsi="Arial"/>
          <w:i/>
          <w:w w:val="110"/>
        </w:rPr>
        <w:t xml:space="preserve"> </w:t>
      </w:r>
      <w:r>
        <w:rPr>
          <w:rFonts w:cs="Arial" w:ascii="Arial" w:hAnsi="Arial"/>
          <w:w w:val="110"/>
        </w:rPr>
        <w:t>visitation did not. This model serves as a step towards a dynamic model of pollination services, and points to</w:t>
      </w:r>
      <w:r>
        <w:rPr>
          <w:rFonts w:cs="Arial" w:ascii="Arial" w:hAnsi="Arial"/>
          <w:spacing w:val="40"/>
          <w:w w:val="110"/>
        </w:rPr>
        <w:t xml:space="preserve"> </w:t>
      </w:r>
      <w:r>
        <w:rPr>
          <w:rFonts w:cs="Arial" w:ascii="Arial" w:hAnsi="Arial"/>
          <w:w w:val="110"/>
        </w:rPr>
        <w:t>the</w:t>
      </w:r>
      <w:r>
        <w:rPr>
          <w:rFonts w:cs="Arial" w:ascii="Arial" w:hAnsi="Arial"/>
          <w:spacing w:val="40"/>
          <w:w w:val="110"/>
        </w:rPr>
        <w:t xml:space="preserve"> </w:t>
      </w:r>
      <w:r>
        <w:rPr>
          <w:rFonts w:cs="Arial" w:ascii="Arial" w:hAnsi="Arial"/>
          <w:w w:val="110"/>
        </w:rPr>
        <w:t>contextual</w:t>
      </w:r>
      <w:r>
        <w:rPr>
          <w:rFonts w:cs="Arial" w:ascii="Arial" w:hAnsi="Arial"/>
          <w:spacing w:val="40"/>
          <w:w w:val="110"/>
        </w:rPr>
        <w:t xml:space="preserve"> </w:t>
      </w:r>
      <w:r>
        <w:rPr>
          <w:rFonts w:cs="Arial" w:ascii="Arial" w:hAnsi="Arial"/>
          <w:w w:val="110"/>
        </w:rPr>
        <w:t>importance</w:t>
      </w:r>
      <w:r>
        <w:rPr>
          <w:rFonts w:cs="Arial" w:ascii="Arial" w:hAnsi="Arial"/>
          <w:spacing w:val="40"/>
          <w:w w:val="110"/>
        </w:rPr>
        <w:t xml:space="preserve"> </w:t>
      </w:r>
      <w:r>
        <w:rPr>
          <w:rFonts w:cs="Arial" w:ascii="Arial" w:hAnsi="Arial"/>
          <w:w w:val="110"/>
        </w:rPr>
        <w:t>of</w:t>
      </w:r>
      <w:r>
        <w:rPr>
          <w:rFonts w:cs="Arial" w:ascii="Arial" w:hAnsi="Arial"/>
          <w:spacing w:val="40"/>
          <w:w w:val="110"/>
        </w:rPr>
        <w:t xml:space="preserve"> </w:t>
      </w:r>
      <w:r>
        <w:rPr>
          <w:rFonts w:cs="Arial" w:ascii="Arial" w:hAnsi="Arial"/>
          <w:w w:val="110"/>
        </w:rPr>
        <w:t>pollination</w:t>
      </w:r>
      <w:r>
        <w:rPr>
          <w:rFonts w:cs="Arial" w:ascii="Arial" w:hAnsi="Arial"/>
          <w:spacing w:val="40"/>
          <w:w w:val="110"/>
        </w:rPr>
        <w:t xml:space="preserve"> </w:t>
      </w:r>
      <w:r>
        <w:rPr>
          <w:rFonts w:cs="Arial" w:ascii="Arial" w:hAnsi="Arial"/>
          <w:w w:val="110"/>
        </w:rPr>
        <w:t>services</w:t>
      </w:r>
      <w:r>
        <w:rPr>
          <w:rFonts w:cs="Arial" w:ascii="Arial" w:hAnsi="Arial"/>
          <w:spacing w:val="40"/>
          <w:w w:val="110"/>
        </w:rPr>
        <w:t xml:space="preserve"> </w:t>
      </w:r>
      <w:r>
        <w:rPr>
          <w:rFonts w:cs="Arial" w:ascii="Arial" w:hAnsi="Arial"/>
          <w:w w:val="110"/>
        </w:rPr>
        <w:t>in</w:t>
      </w:r>
      <w:r>
        <w:rPr>
          <w:rFonts w:cs="Arial" w:ascii="Arial" w:hAnsi="Arial"/>
          <w:spacing w:val="40"/>
          <w:w w:val="110"/>
        </w:rPr>
        <w:t xml:space="preserve"> </w:t>
      </w:r>
      <w:r>
        <w:rPr>
          <w:rFonts w:cs="Arial" w:ascii="Arial" w:hAnsi="Arial"/>
          <w:w w:val="110"/>
        </w:rPr>
        <w:t>seed</w:t>
      </w:r>
      <w:r>
        <w:rPr>
          <w:rFonts w:cs="Arial" w:ascii="Arial" w:hAnsi="Arial"/>
          <w:spacing w:val="40"/>
          <w:w w:val="110"/>
        </w:rPr>
        <w:t xml:space="preserve"> </w:t>
      </w:r>
      <w:r>
        <w:rPr>
          <w:rFonts w:cs="Arial" w:ascii="Arial" w:hAnsi="Arial"/>
          <w:w w:val="110"/>
        </w:rPr>
        <w:t>canola</w:t>
      </w:r>
      <w:r>
        <w:rPr>
          <w:rFonts w:cs="Arial" w:ascii="Arial" w:hAnsi="Arial"/>
          <w:spacing w:val="40"/>
          <w:w w:val="110"/>
        </w:rPr>
        <w:t xml:space="preserve"> </w:t>
      </w:r>
      <w:commentRangeStart w:id="0"/>
      <w:commentRangeStart w:id="1"/>
      <w:r>
        <w:rPr>
          <w:rFonts w:cs="Arial" w:ascii="Arial" w:hAnsi="Arial"/>
          <w:w w:val="110"/>
        </w:rPr>
        <w:t>production</w:t>
      </w:r>
      <w:r>
        <w:rPr>
          <w:rFonts w:cs="Arial" w:ascii="Arial" w:hAnsi="Arial"/>
          <w:w w:val="110"/>
        </w:rPr>
      </w:r>
      <w:commentRangeEnd w:id="0"/>
      <w:r>
        <w:commentReference w:id="0"/>
      </w:r>
      <w:r>
        <w:rPr>
          <w:rFonts w:cs="Arial" w:ascii="Arial" w:hAnsi="Arial"/>
          <w:w w:val="110"/>
        </w:rPr>
      </w:r>
      <w:commentRangeEnd w:id="1"/>
      <w:r>
        <w:commentReference w:id="1"/>
      </w:r>
      <w:r>
        <w:rPr>
          <w:rFonts w:cs="Arial" w:ascii="Arial" w:hAnsi="Arial"/>
          <w:w w:val="110"/>
        </w:rPr>
        <w:t>.</w:t>
      </w:r>
    </w:p>
    <w:p>
      <w:pPr>
        <w:pStyle w:val="TextBody"/>
        <w:rPr>
          <w:rFonts w:ascii="Arial" w:hAnsi="Arial" w:cs="Arial"/>
          <w:sz w:val="22"/>
        </w:rPr>
      </w:pPr>
      <w:r>
        <w:rPr>
          <w:rFonts w:cs="Arial" w:ascii="Arial" w:hAnsi="Arial"/>
          <w:sz w:val="22"/>
        </w:rPr>
      </w:r>
    </w:p>
    <w:p>
      <w:pPr>
        <w:pStyle w:val="TextBody"/>
        <w:spacing w:before="12" w:after="0"/>
        <w:rPr>
          <w:rFonts w:ascii="Arial" w:hAnsi="Arial" w:cs="Arial"/>
          <w:sz w:val="14"/>
        </w:rPr>
      </w:pPr>
      <w:r>
        <w:rPr>
          <w:rFonts w:cs="Arial" w:ascii="Arial" w:hAnsi="Arial"/>
          <w:sz w:val="14"/>
        </w:rPr>
      </w:r>
    </w:p>
    <w:p>
      <w:pPr>
        <w:pStyle w:val="Heading1"/>
        <w:ind w:left="119" w:hanging="0"/>
        <w:rPr>
          <w:rFonts w:ascii="Arial" w:hAnsi="Arial" w:cs="Arial"/>
        </w:rPr>
      </w:pPr>
      <w:r>
        <w:rPr>
          <w:rFonts w:cs="Arial" w:ascii="Arial" w:hAnsi="Arial"/>
          <w:spacing w:val="-2"/>
        </w:rPr>
        <w:t>Introduction</w:t>
      </w:r>
    </w:p>
    <w:p>
      <w:pPr>
        <w:pStyle w:val="TextBody"/>
        <w:rPr>
          <w:rFonts w:ascii="Arial" w:hAnsi="Arial" w:cs="Arial"/>
          <w:sz w:val="33"/>
        </w:rPr>
      </w:pPr>
      <w:r>
        <w:rPr>
          <w:rFonts w:cs="Arial" w:ascii="Arial" w:hAnsi="Arial"/>
          <w:sz w:val="33"/>
        </w:rPr>
      </w:r>
    </w:p>
    <w:p>
      <w:pPr>
        <w:pStyle w:val="TextBody"/>
        <w:spacing w:lineRule="auto" w:line="420"/>
        <w:ind w:left="119" w:right="1056" w:firstLine="601"/>
        <w:jc w:val="both"/>
        <w:rPr>
          <w:rFonts w:ascii="Arial" w:hAnsi="Arial" w:cs="Arial"/>
        </w:rPr>
      </w:pPr>
      <w:r>
        <w:rPr>
          <w:rFonts w:cs="Arial" w:ascii="Arial" w:hAnsi="Arial"/>
        </w:rPr>
        <w:t>Animal</w:t>
      </w:r>
      <w:r>
        <w:rPr>
          <w:rFonts w:cs="Arial" w:ascii="Arial" w:hAnsi="Arial"/>
          <w:spacing w:val="-10"/>
        </w:rPr>
        <w:t xml:space="preserve"> </w:t>
      </w:r>
      <w:r>
        <w:rPr>
          <w:rFonts w:cs="Arial" w:ascii="Arial" w:hAnsi="Arial"/>
        </w:rPr>
        <w:t>pollination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agricultural</w:t>
      </w:r>
      <w:r>
        <w:rPr>
          <w:rFonts w:cs="Arial" w:ascii="Arial" w:hAnsi="Arial"/>
          <w:spacing w:val="-10"/>
        </w:rPr>
        <w:t xml:space="preserve"> </w:t>
      </w:r>
      <w:r>
        <w:rPr>
          <w:rFonts w:cs="Arial" w:ascii="Arial" w:hAnsi="Arial"/>
        </w:rPr>
        <w:t>flowering</w:t>
      </w:r>
      <w:r>
        <w:rPr>
          <w:rFonts w:cs="Arial" w:ascii="Arial" w:hAnsi="Arial"/>
          <w:spacing w:val="-10"/>
        </w:rPr>
        <w:t xml:space="preserve"> </w:t>
      </w:r>
      <w:r>
        <w:rPr>
          <w:rFonts w:cs="Arial" w:ascii="Arial" w:hAnsi="Arial"/>
        </w:rPr>
        <w:t>plants</w:t>
      </w:r>
      <w:r>
        <w:rPr>
          <w:rFonts w:cs="Arial" w:ascii="Arial" w:hAnsi="Arial"/>
          <w:spacing w:val="-10"/>
        </w:rPr>
        <w:t xml:space="preserve"> </w:t>
      </w:r>
      <w:r>
        <w:rPr>
          <w:rFonts w:cs="Arial" w:ascii="Arial" w:hAnsi="Arial"/>
        </w:rPr>
        <w:t>is</w:t>
      </w:r>
      <w:r>
        <w:rPr>
          <w:rFonts w:cs="Arial" w:ascii="Arial" w:hAnsi="Arial"/>
          <w:spacing w:val="-11"/>
        </w:rPr>
        <w:t xml:space="preserve"> </w:t>
      </w:r>
      <w:r>
        <w:rPr>
          <w:rFonts w:cs="Arial" w:ascii="Arial" w:hAnsi="Arial"/>
        </w:rPr>
        <w:t>an</w:t>
      </w:r>
      <w:r>
        <w:rPr>
          <w:rFonts w:cs="Arial" w:ascii="Arial" w:hAnsi="Arial"/>
          <w:spacing w:val="-10"/>
        </w:rPr>
        <w:t xml:space="preserve"> </w:t>
      </w:r>
      <w:r>
        <w:rPr>
          <w:rFonts w:cs="Arial" w:ascii="Arial" w:hAnsi="Arial"/>
        </w:rPr>
        <w:t>important</w:t>
      </w:r>
      <w:r>
        <w:rPr>
          <w:rFonts w:cs="Arial" w:ascii="Arial" w:hAnsi="Arial"/>
          <w:spacing w:val="-10"/>
        </w:rPr>
        <w:t xml:space="preserve"> </w:t>
      </w:r>
      <w:r>
        <w:rPr>
          <w:rFonts w:cs="Arial" w:ascii="Arial" w:hAnsi="Arial"/>
        </w:rPr>
        <w:t>ecosystem</w:t>
      </w:r>
      <w:r>
        <w:rPr>
          <w:rFonts w:cs="Arial" w:ascii="Arial" w:hAnsi="Arial"/>
          <w:spacing w:val="-10"/>
        </w:rPr>
        <w:t xml:space="preserve"> </w:t>
      </w:r>
      <w:r>
        <w:rPr>
          <w:rFonts w:cs="Arial" w:ascii="Arial" w:hAnsi="Arial"/>
        </w:rPr>
        <w:t>service</w:t>
      </w:r>
      <w:r>
        <w:rPr>
          <w:rFonts w:cs="Arial" w:ascii="Arial" w:hAnsi="Arial"/>
          <w:spacing w:val="-10"/>
        </w:rPr>
        <w:t xml:space="preserve"> </w:t>
      </w:r>
      <w:r>
        <w:rPr>
          <w:rFonts w:cs="Arial" w:ascii="Arial" w:hAnsi="Arial"/>
        </w:rPr>
        <w:t xml:space="preserve">that contributes to about 10% of total crop production value worldwide </w:t>
      </w:r>
      <w:hyperlink w:anchor="_bookmark38">
        <w:r>
          <w:rPr>
            <w:rFonts w:cs="Arial" w:ascii="Arial" w:hAnsi="Arial"/>
          </w:rPr>
          <w:t>(Gallai et al.,</w:t>
        </w:r>
      </w:hyperlink>
      <w:r>
        <w:rPr>
          <w:rFonts w:cs="Arial" w:ascii="Arial" w:hAnsi="Arial"/>
        </w:rPr>
        <w:t xml:space="preserve"> </w:t>
      </w:r>
      <w:hyperlink w:anchor="_bookmark38">
        <w:r>
          <w:rPr>
            <w:rFonts w:cs="Arial" w:ascii="Arial" w:hAnsi="Arial"/>
          </w:rPr>
          <w:t>2009),</w:t>
        </w:r>
      </w:hyperlink>
      <w:r>
        <w:rPr>
          <w:rFonts w:cs="Arial" w:ascii="Arial" w:hAnsi="Arial"/>
        </w:rPr>
        <w:t xml:space="preserve"> </w:t>
      </w:r>
      <w:r>
        <w:rPr>
          <w:rFonts w:cs="Arial" w:ascii="Arial" w:hAnsi="Arial"/>
          <w:w w:val="95"/>
        </w:rPr>
        <w:t>and</w:t>
      </w:r>
      <w:r>
        <w:rPr>
          <w:rFonts w:cs="Arial" w:ascii="Arial" w:hAnsi="Arial"/>
          <w:spacing w:val="32"/>
        </w:rPr>
        <w:t xml:space="preserve"> </w:t>
      </w:r>
      <w:r>
        <w:rPr>
          <w:rFonts w:cs="Arial" w:ascii="Arial" w:hAnsi="Arial"/>
          <w:w w:val="95"/>
        </w:rPr>
        <w:t>animal-pollinated</w:t>
      </w:r>
      <w:r>
        <w:rPr>
          <w:rFonts w:cs="Arial" w:ascii="Arial" w:hAnsi="Arial"/>
          <w:spacing w:val="32"/>
        </w:rPr>
        <w:t xml:space="preserve"> </w:t>
      </w:r>
      <w:r>
        <w:rPr>
          <w:rFonts w:cs="Arial" w:ascii="Arial" w:hAnsi="Arial"/>
          <w:w w:val="95"/>
        </w:rPr>
        <w:t>plants</w:t>
      </w:r>
      <w:r>
        <w:rPr>
          <w:rFonts w:cs="Arial" w:ascii="Arial" w:hAnsi="Arial"/>
          <w:spacing w:val="33"/>
        </w:rPr>
        <w:t xml:space="preserve"> </w:t>
      </w:r>
      <w:r>
        <w:rPr>
          <w:rFonts w:cs="Arial" w:ascii="Arial" w:hAnsi="Arial"/>
          <w:w w:val="95"/>
        </w:rPr>
        <w:t>produce</w:t>
      </w:r>
      <w:r>
        <w:rPr>
          <w:rFonts w:cs="Arial" w:ascii="Arial" w:hAnsi="Arial"/>
          <w:spacing w:val="32"/>
        </w:rPr>
        <w:t xml:space="preserve"> </w:t>
      </w:r>
      <w:r>
        <w:rPr>
          <w:rFonts w:cs="Arial" w:ascii="Arial" w:hAnsi="Arial"/>
          <w:w w:val="95"/>
        </w:rPr>
        <w:t>a</w:t>
      </w:r>
      <w:r>
        <w:rPr>
          <w:rFonts w:cs="Arial" w:ascii="Arial" w:hAnsi="Arial"/>
          <w:spacing w:val="33"/>
        </w:rPr>
        <w:t xml:space="preserve"> </w:t>
      </w:r>
      <w:r>
        <w:rPr>
          <w:rFonts w:cs="Arial" w:ascii="Arial" w:hAnsi="Arial"/>
          <w:w w:val="95"/>
        </w:rPr>
        <w:t>large</w:t>
      </w:r>
      <w:r>
        <w:rPr>
          <w:rFonts w:cs="Arial" w:ascii="Arial" w:hAnsi="Arial"/>
          <w:spacing w:val="32"/>
        </w:rPr>
        <w:t xml:space="preserve"> </w:t>
      </w:r>
      <w:r>
        <w:rPr>
          <w:rFonts w:cs="Arial" w:ascii="Arial" w:hAnsi="Arial"/>
          <w:w w:val="95"/>
        </w:rPr>
        <w:t>number</w:t>
      </w:r>
      <w:r>
        <w:rPr>
          <w:rFonts w:cs="Arial" w:ascii="Arial" w:hAnsi="Arial"/>
          <w:spacing w:val="33"/>
        </w:rPr>
        <w:t xml:space="preserve"> </w:t>
      </w:r>
      <w:r>
        <w:rPr>
          <w:rFonts w:cs="Arial" w:ascii="Arial" w:hAnsi="Arial"/>
          <w:w w:val="95"/>
        </w:rPr>
        <w:t>of</w:t>
      </w:r>
      <w:r>
        <w:rPr>
          <w:rFonts w:cs="Arial" w:ascii="Arial" w:hAnsi="Arial"/>
          <w:spacing w:val="32"/>
        </w:rPr>
        <w:t xml:space="preserve"> </w:t>
      </w:r>
      <w:r>
        <w:rPr>
          <w:rFonts w:cs="Arial" w:ascii="Arial" w:hAnsi="Arial"/>
          <w:w w:val="95"/>
        </w:rPr>
        <w:t>important</w:t>
      </w:r>
      <w:r>
        <w:rPr>
          <w:rFonts w:cs="Arial" w:ascii="Arial" w:hAnsi="Arial"/>
          <w:spacing w:val="33"/>
        </w:rPr>
        <w:t xml:space="preserve"> </w:t>
      </w:r>
      <w:r>
        <w:rPr>
          <w:rFonts w:cs="Arial" w:ascii="Arial" w:hAnsi="Arial"/>
          <w:w w:val="95"/>
        </w:rPr>
        <w:t>micronutrients</w:t>
      </w:r>
      <w:r>
        <w:rPr>
          <w:rFonts w:cs="Arial" w:ascii="Arial" w:hAnsi="Arial"/>
          <w:spacing w:val="32"/>
        </w:rPr>
        <w:t xml:space="preserve"> </w:t>
      </w:r>
      <w:r>
        <w:rPr>
          <w:rFonts w:cs="Arial" w:ascii="Arial" w:hAnsi="Arial"/>
          <w:w w:val="95"/>
        </w:rPr>
        <w:t>in</w:t>
      </w:r>
      <w:r>
        <w:rPr>
          <w:rFonts w:cs="Arial" w:ascii="Arial" w:hAnsi="Arial"/>
          <w:spacing w:val="33"/>
        </w:rPr>
        <w:t xml:space="preserve"> </w:t>
      </w:r>
      <w:r>
        <w:rPr>
          <w:rFonts w:cs="Arial" w:ascii="Arial" w:hAnsi="Arial"/>
          <w:spacing w:val="-5"/>
          <w:w w:val="95"/>
        </w:rPr>
        <w:t xml:space="preserve">the </w:t>
      </w:r>
      <w:r>
        <w:rPr>
          <w:rFonts w:cs="Arial" w:ascii="Arial" w:hAnsi="Arial"/>
          <w:lang w:val="fr-CA"/>
        </w:rPr>
        <w:t xml:space="preserve">human diet </w:t>
      </w:r>
      <w:hyperlink w:anchor="_bookmark30">
        <w:r>
          <w:rPr>
            <w:rFonts w:cs="Arial" w:ascii="Arial" w:hAnsi="Arial"/>
            <w:lang w:val="fr-CA"/>
          </w:rPr>
          <w:t>(Eilers et al.,</w:t>
        </w:r>
      </w:hyperlink>
      <w:r>
        <w:rPr>
          <w:rFonts w:cs="Arial" w:ascii="Arial" w:hAnsi="Arial"/>
          <w:lang w:val="fr-CA"/>
        </w:rPr>
        <w:t xml:space="preserve"> </w:t>
      </w:r>
      <w:hyperlink w:anchor="_bookmark30">
        <w:r>
          <w:rPr>
            <w:rFonts w:cs="Arial" w:ascii="Arial" w:hAnsi="Arial"/>
            <w:lang w:val="fr-CA"/>
          </w:rPr>
          <w:t>201</w:t>
        </w:r>
      </w:hyperlink>
      <w:r>
        <w:rPr>
          <w:rFonts w:cs="Arial" w:ascii="Arial" w:hAnsi="Arial"/>
          <w:lang w:val="fr-CA"/>
        </w:rPr>
        <w:t>1).</w:t>
      </w:r>
      <w:r>
        <w:rPr>
          <w:rFonts w:cs="Arial" w:ascii="Arial" w:hAnsi="Arial"/>
          <w:spacing w:val="40"/>
          <w:lang w:val="fr-CA"/>
        </w:rPr>
        <w:t xml:space="preserve"> </w:t>
      </w:r>
      <w:r>
        <w:rPr>
          <w:rFonts w:cs="Arial" w:ascii="Arial" w:hAnsi="Arial"/>
        </w:rPr>
        <w:t>Pollination of these crops, however, is largely treated as a single step, whereas in reality there are many links in the chain of events that may ultimately result in the</w:t>
      </w:r>
      <w:r>
        <w:rPr>
          <w:rFonts w:cs="Arial" w:ascii="Arial" w:hAnsi="Arial"/>
          <w:spacing w:val="-4"/>
        </w:rPr>
        <w:t xml:space="preserve"> </w:t>
      </w:r>
      <w:r>
        <w:rPr>
          <w:rFonts w:cs="Arial" w:ascii="Arial" w:hAnsi="Arial"/>
        </w:rPr>
        <w:t>production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fruit.</w:t>
      </w:r>
      <w:r>
        <w:rPr>
          <w:rFonts w:cs="Arial" w:ascii="Arial" w:hAnsi="Arial"/>
          <w:spacing w:val="24"/>
        </w:rPr>
        <w:t xml:space="preserve"> </w:t>
      </w:r>
      <w:r>
        <w:rPr>
          <w:rFonts w:cs="Arial" w:ascii="Arial" w:hAnsi="Arial"/>
        </w:rPr>
        <w:t>Visitation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flowers</w:t>
      </w:r>
      <w:r>
        <w:rPr>
          <w:rFonts w:cs="Arial" w:ascii="Arial" w:hAnsi="Arial"/>
          <w:spacing w:val="-4"/>
        </w:rPr>
        <w:t xml:space="preserve"> </w:t>
      </w:r>
      <w:r>
        <w:rPr>
          <w:rFonts w:cs="Arial" w:ascii="Arial" w:hAnsi="Arial"/>
        </w:rPr>
        <w:t>by</w:t>
      </w:r>
      <w:r>
        <w:rPr>
          <w:rFonts w:cs="Arial" w:ascii="Arial" w:hAnsi="Arial"/>
          <w:spacing w:val="-4"/>
        </w:rPr>
        <w:t xml:space="preserve"> </w:t>
      </w:r>
      <w:r>
        <w:rPr>
          <w:rFonts w:cs="Arial" w:ascii="Arial" w:hAnsi="Arial"/>
        </w:rPr>
        <w:t>animals</w:t>
      </w:r>
      <w:r>
        <w:rPr>
          <w:rFonts w:cs="Arial" w:ascii="Arial" w:hAnsi="Arial"/>
          <w:spacing w:val="-4"/>
        </w:rPr>
        <w:t xml:space="preserve"> </w:t>
      </w:r>
      <w:r>
        <w:rPr>
          <w:rFonts w:cs="Arial" w:ascii="Arial" w:hAnsi="Arial"/>
        </w:rPr>
        <w:t>(typically</w:t>
      </w:r>
      <w:r>
        <w:rPr>
          <w:rFonts w:cs="Arial" w:ascii="Arial" w:hAnsi="Arial"/>
          <w:spacing w:val="-4"/>
        </w:rPr>
        <w:t xml:space="preserve"> </w:t>
      </w:r>
      <w:r>
        <w:rPr>
          <w:rFonts w:cs="Arial" w:ascii="Arial" w:hAnsi="Arial"/>
        </w:rPr>
        <w:t>bees</w:t>
      </w:r>
      <w:r>
        <w:rPr>
          <w:rFonts w:cs="Arial" w:ascii="Arial" w:hAnsi="Arial"/>
          <w:spacing w:val="-4"/>
        </w:rPr>
        <w:t xml:space="preserve"> </w:t>
      </w:r>
      <w:r>
        <w:rPr>
          <w:rFonts w:cs="Arial" w:ascii="Arial" w:hAnsi="Arial"/>
        </w:rPr>
        <w:t>or</w:t>
      </w:r>
      <w:r>
        <w:rPr>
          <w:rFonts w:cs="Arial" w:ascii="Arial" w:hAnsi="Arial"/>
          <w:spacing w:val="-4"/>
        </w:rPr>
        <w:t xml:space="preserve"> </w:t>
      </w:r>
      <w:r>
        <w:rPr>
          <w:rFonts w:cs="Arial" w:ascii="Arial" w:hAnsi="Arial"/>
        </w:rPr>
        <w:t>other</w:t>
      </w:r>
      <w:r>
        <w:rPr>
          <w:rFonts w:cs="Arial" w:ascii="Arial" w:hAnsi="Arial"/>
          <w:spacing w:val="-4"/>
        </w:rPr>
        <w:t xml:space="preserve"> </w:t>
      </w:r>
      <w:r>
        <w:rPr>
          <w:rFonts w:cs="Arial" w:ascii="Arial" w:hAnsi="Arial"/>
        </w:rPr>
        <w:t>insects) can</w:t>
      </w:r>
      <w:r>
        <w:rPr>
          <w:rFonts w:cs="Arial" w:ascii="Arial" w:hAnsi="Arial"/>
          <w:spacing w:val="-4"/>
        </w:rPr>
        <w:t xml:space="preserve"> </w:t>
      </w:r>
      <w:r>
        <w:rPr>
          <w:rFonts w:cs="Arial" w:ascii="Arial" w:hAnsi="Arial"/>
        </w:rPr>
        <w:t>increase</w:t>
      </w:r>
      <w:r>
        <w:rPr>
          <w:rFonts w:cs="Arial" w:ascii="Arial" w:hAnsi="Arial"/>
          <w:spacing w:val="-5"/>
        </w:rPr>
        <w:t xml:space="preserve"> the </w:t>
      </w:r>
      <w:r>
        <w:rPr>
          <w:rFonts w:cs="Arial" w:ascii="Arial" w:hAnsi="Arial"/>
        </w:rPr>
        <w:t>deposition of pollen</w:t>
      </w:r>
      <w:r>
        <w:rPr>
          <w:rFonts w:cs="Arial" w:ascii="Arial" w:hAnsi="Arial"/>
          <w:spacing w:val="-4"/>
        </w:rPr>
        <w:t xml:space="preserve"> </w:t>
      </w:r>
      <w:r>
        <w:rPr>
          <w:rFonts w:cs="Arial" w:ascii="Arial" w:hAnsi="Arial"/>
        </w:rPr>
        <w:t>onto</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stigma</w:t>
      </w:r>
      <w:r>
        <w:rPr>
          <w:rFonts w:cs="Arial" w:ascii="Arial" w:hAnsi="Arial"/>
          <w:spacing w:val="-5"/>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flower,</w:t>
      </w:r>
      <w:r>
        <w:rPr>
          <w:rFonts w:cs="Arial" w:ascii="Arial" w:hAnsi="Arial"/>
          <w:spacing w:val="-2"/>
        </w:rPr>
        <w:t xml:space="preserve"> however in order for fruit set to occur, this must be </w:t>
      </w:r>
      <w:r>
        <w:rPr>
          <w:rFonts w:cs="Arial" w:ascii="Arial" w:hAnsi="Arial"/>
        </w:rPr>
        <w:t>followed</w:t>
      </w:r>
      <w:r>
        <w:rPr>
          <w:rFonts w:cs="Arial" w:ascii="Arial" w:hAnsi="Arial"/>
          <w:spacing w:val="-4"/>
        </w:rPr>
        <w:t xml:space="preserve"> </w:t>
      </w:r>
      <w:r>
        <w:rPr>
          <w:rFonts w:cs="Arial" w:ascii="Arial" w:hAnsi="Arial"/>
        </w:rPr>
        <w:t>by</w:t>
      </w:r>
      <w:r>
        <w:rPr>
          <w:rFonts w:cs="Arial" w:ascii="Arial" w:hAnsi="Arial"/>
          <w:spacing w:val="-4"/>
        </w:rPr>
        <w:t xml:space="preserve"> </w:t>
      </w:r>
      <w:r>
        <w:rPr>
          <w:rFonts w:cs="Arial" w:ascii="Arial" w:hAnsi="Arial"/>
        </w:rPr>
        <w:t>fertilization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 ovules, and</w:t>
      </w:r>
      <w:r>
        <w:rPr>
          <w:rFonts w:cs="Arial" w:ascii="Arial" w:hAnsi="Arial"/>
          <w:spacing w:val="-2"/>
        </w:rPr>
        <w:t xml:space="preserve"> </w:t>
      </w:r>
      <w:r>
        <w:rPr>
          <w:rFonts w:cs="Arial" w:ascii="Arial" w:hAnsi="Arial"/>
        </w:rPr>
        <w:t>maturation</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fruit</w:t>
      </w:r>
      <w:r>
        <w:rPr>
          <w:rFonts w:cs="Arial" w:ascii="Arial" w:hAnsi="Arial"/>
          <w:spacing w:val="-2"/>
        </w:rPr>
        <w:t xml:space="preserve"> </w:t>
      </w:r>
      <w:hyperlink w:anchor="_bookmark31">
        <w:r>
          <w:rPr>
            <w:rFonts w:cs="Arial" w:ascii="Arial" w:hAnsi="Arial"/>
          </w:rPr>
          <w:t>(Erbar,</w:t>
        </w:r>
      </w:hyperlink>
      <w:r>
        <w:rPr>
          <w:rFonts w:cs="Arial" w:ascii="Arial" w:hAnsi="Arial"/>
          <w:spacing w:val="-2"/>
        </w:rPr>
        <w:t xml:space="preserve"> </w:t>
      </w:r>
      <w:hyperlink w:anchor="_bookmark31">
        <w:r>
          <w:rPr>
            <w:rFonts w:cs="Arial" w:ascii="Arial" w:hAnsi="Arial"/>
          </w:rPr>
          <w:t>2003;</w:t>
        </w:r>
      </w:hyperlink>
      <w:r>
        <w:rPr>
          <w:rFonts w:cs="Arial" w:ascii="Arial" w:hAnsi="Arial"/>
          <w:spacing w:val="-2"/>
        </w:rPr>
        <w:t xml:space="preserve"> </w:t>
      </w:r>
      <w:hyperlink w:anchor="_bookmark42">
        <w:r>
          <w:rPr>
            <w:rFonts w:cs="Arial" w:ascii="Arial" w:hAnsi="Arial"/>
          </w:rPr>
          <w:t>Goldberg</w:t>
        </w:r>
        <w:r>
          <w:rPr>
            <w:rFonts w:cs="Arial" w:ascii="Arial" w:hAnsi="Arial"/>
            <w:spacing w:val="-2"/>
          </w:rPr>
          <w:t xml:space="preserve"> </w:t>
        </w:r>
        <w:r>
          <w:rPr>
            <w:rFonts w:cs="Arial" w:ascii="Arial" w:hAnsi="Arial"/>
          </w:rPr>
          <w:t>et</w:t>
        </w:r>
        <w:r>
          <w:rPr>
            <w:rFonts w:cs="Arial" w:ascii="Arial" w:hAnsi="Arial"/>
            <w:spacing w:val="-2"/>
          </w:rPr>
          <w:t xml:space="preserve"> </w:t>
        </w:r>
        <w:r>
          <w:rPr>
            <w:rFonts w:cs="Arial" w:ascii="Arial" w:hAnsi="Arial"/>
          </w:rPr>
          <w:t>al.,</w:t>
        </w:r>
      </w:hyperlink>
      <w:r>
        <w:rPr>
          <w:rFonts w:cs="Arial" w:ascii="Arial" w:hAnsi="Arial"/>
          <w:spacing w:val="-2"/>
        </w:rPr>
        <w:t xml:space="preserve"> </w:t>
      </w:r>
      <w:hyperlink w:anchor="_bookmark42">
        <w:r>
          <w:rPr>
            <w:rFonts w:cs="Arial" w:ascii="Arial" w:hAnsi="Arial"/>
          </w:rPr>
          <w:t>1994).</w:t>
        </w:r>
      </w:hyperlink>
      <w:r>
        <w:rPr>
          <w:rFonts w:cs="Arial" w:ascii="Arial" w:hAnsi="Arial"/>
          <w:spacing w:val="31"/>
        </w:rPr>
        <w:t xml:space="preserve"> </w:t>
      </w:r>
      <w:r>
        <w:rPr>
          <w:rFonts w:cs="Arial" w:ascii="Arial" w:hAnsi="Arial"/>
        </w:rPr>
        <w:t>Each</w:t>
      </w:r>
      <w:r>
        <w:rPr>
          <w:rFonts w:cs="Arial" w:ascii="Arial" w:hAnsi="Arial"/>
          <w:spacing w:val="-2"/>
        </w:rPr>
        <w:t xml:space="preserve"> </w:t>
      </w:r>
      <w:r>
        <w:rPr>
          <w:rFonts w:cs="Arial" w:ascii="Arial" w:hAnsi="Arial"/>
        </w:rPr>
        <w:t>step</w:t>
      </w:r>
      <w:r>
        <w:rPr>
          <w:rFonts w:cs="Arial" w:ascii="Arial" w:hAnsi="Arial"/>
          <w:spacing w:val="-1"/>
        </w:rPr>
        <w:t xml:space="preserve"> </w:t>
      </w:r>
      <w:r>
        <w:rPr>
          <w:rFonts w:cs="Arial" w:ascii="Arial" w:hAnsi="Arial"/>
        </w:rPr>
        <w:t>has</w:t>
      </w:r>
      <w:r>
        <w:rPr>
          <w:rFonts w:cs="Arial" w:ascii="Arial" w:hAnsi="Arial"/>
          <w:spacing w:val="-2"/>
        </w:rPr>
        <w:t xml:space="preserve"> </w:t>
      </w:r>
      <w:r>
        <w:rPr>
          <w:rFonts w:cs="Arial" w:ascii="Arial" w:hAnsi="Arial"/>
        </w:rPr>
        <w:t xml:space="preserve">many </w:t>
      </w:r>
      <w:r>
        <w:rPr>
          <w:rFonts w:cs="Arial" w:ascii="Arial" w:hAnsi="Arial"/>
          <w:w w:val="95"/>
        </w:rPr>
        <w:t>other</w:t>
      </w:r>
      <w:r>
        <w:rPr>
          <w:rFonts w:cs="Arial" w:ascii="Arial" w:hAnsi="Arial"/>
          <w:spacing w:val="6"/>
        </w:rPr>
        <w:t xml:space="preserve"> </w:t>
      </w:r>
      <w:r>
        <w:rPr>
          <w:rFonts w:cs="Arial" w:ascii="Arial" w:hAnsi="Arial"/>
          <w:w w:val="95"/>
        </w:rPr>
        <w:t xml:space="preserve">underlying </w:t>
      </w:r>
      <w:r>
        <w:rPr>
          <w:rFonts w:cs="Arial" w:ascii="Arial" w:hAnsi="Arial"/>
          <w:spacing w:val="6"/>
        </w:rPr>
        <w:t xml:space="preserve">constituent </w:t>
      </w:r>
      <w:r>
        <w:rPr>
          <w:rFonts w:cs="Arial" w:ascii="Arial" w:hAnsi="Arial"/>
          <w:w w:val="95"/>
        </w:rPr>
        <w:t>components</w:t>
      </w:r>
      <w:r>
        <w:rPr>
          <w:rFonts w:cs="Arial" w:ascii="Arial" w:hAnsi="Arial"/>
          <w:spacing w:val="6"/>
        </w:rPr>
        <w:t xml:space="preserve"> </w:t>
      </w:r>
      <w:r>
        <w:rPr>
          <w:rFonts w:cs="Arial" w:ascii="Arial" w:hAnsi="Arial"/>
          <w:w w:val="95"/>
        </w:rPr>
        <w:t>(</w:t>
      </w:r>
      <w:r>
        <w:rPr>
          <w:rFonts w:cs="Arial" w:ascii="Arial" w:hAnsi="Arial"/>
          <w:i/>
          <w:w w:val="95"/>
        </w:rPr>
        <w:t>e.g.</w:t>
      </w:r>
      <w:r>
        <w:rPr>
          <w:rFonts w:cs="Arial" w:ascii="Arial" w:hAnsi="Arial"/>
          <w:i/>
          <w:spacing w:val="34"/>
        </w:rPr>
        <w:t xml:space="preserve"> </w:t>
      </w:r>
      <w:r>
        <w:rPr>
          <w:rFonts w:cs="Arial" w:ascii="Arial" w:hAnsi="Arial"/>
          <w:w w:val="95"/>
        </w:rPr>
        <w:t>stigma</w:t>
      </w:r>
      <w:r>
        <w:rPr>
          <w:rFonts w:cs="Arial" w:ascii="Arial" w:hAnsi="Arial"/>
          <w:spacing w:val="7"/>
        </w:rPr>
        <w:t xml:space="preserve"> </w:t>
      </w:r>
      <w:r>
        <w:rPr>
          <w:rFonts w:cs="Arial" w:ascii="Arial" w:hAnsi="Arial"/>
          <w:w w:val="95"/>
        </w:rPr>
        <w:t>receptivity,</w:t>
      </w:r>
      <w:r>
        <w:rPr>
          <w:rFonts w:cs="Arial" w:ascii="Arial" w:hAnsi="Arial"/>
          <w:spacing w:val="8"/>
        </w:rPr>
        <w:t xml:space="preserve"> </w:t>
      </w:r>
      <w:r>
        <w:rPr>
          <w:rFonts w:cs="Arial" w:ascii="Arial" w:hAnsi="Arial"/>
          <w:w w:val="95"/>
        </w:rPr>
        <w:t>pollen</w:t>
      </w:r>
      <w:r>
        <w:rPr>
          <w:rFonts w:cs="Arial" w:ascii="Arial" w:hAnsi="Arial"/>
          <w:spacing w:val="6"/>
        </w:rPr>
        <w:t xml:space="preserve"> </w:t>
      </w:r>
      <w:r>
        <w:rPr>
          <w:rFonts w:cs="Arial" w:ascii="Arial" w:hAnsi="Arial"/>
          <w:w w:val="95"/>
        </w:rPr>
        <w:t>tube</w:t>
      </w:r>
      <w:r>
        <w:rPr>
          <w:rFonts w:cs="Arial" w:ascii="Arial" w:hAnsi="Arial"/>
          <w:spacing w:val="6"/>
        </w:rPr>
        <w:t xml:space="preserve"> </w:t>
      </w:r>
      <w:r>
        <w:rPr>
          <w:rFonts w:cs="Arial" w:ascii="Arial" w:hAnsi="Arial"/>
          <w:w w:val="95"/>
        </w:rPr>
        <w:t>growth,</w:t>
      </w:r>
      <w:r>
        <w:rPr>
          <w:rFonts w:cs="Arial" w:ascii="Arial" w:hAnsi="Arial"/>
          <w:spacing w:val="8"/>
        </w:rPr>
        <w:t xml:space="preserve"> </w:t>
      </w:r>
      <w:r>
        <w:rPr>
          <w:rFonts w:cs="Arial" w:ascii="Arial" w:hAnsi="Arial"/>
          <w:w w:val="95"/>
        </w:rPr>
        <w:t>ovule</w:t>
      </w:r>
      <w:r>
        <w:rPr>
          <w:rFonts w:cs="Arial" w:ascii="Arial" w:hAnsi="Arial"/>
          <w:spacing w:val="6"/>
        </w:rPr>
        <w:t xml:space="preserve"> </w:t>
      </w:r>
      <w:r>
        <w:rPr>
          <w:rFonts w:cs="Arial" w:ascii="Arial" w:hAnsi="Arial"/>
          <w:w w:val="95"/>
        </w:rPr>
        <w:t>abortion),</w:t>
      </w:r>
      <w:r>
        <w:rPr>
          <w:rFonts w:cs="Arial" w:ascii="Arial" w:hAnsi="Arial"/>
          <w:spacing w:val="8"/>
        </w:rPr>
        <w:t xml:space="preserve"> </w:t>
      </w:r>
      <w:r>
        <w:rPr>
          <w:rFonts w:cs="Arial" w:ascii="Arial" w:hAnsi="Arial"/>
          <w:spacing w:val="-5"/>
          <w:w w:val="95"/>
        </w:rPr>
        <w:t>but</w:t>
      </w:r>
      <w:r>
        <w:rPr>
          <w:rFonts w:cs="Arial" w:ascii="Arial" w:hAnsi="Arial"/>
          <w:w w:val="95"/>
        </w:rPr>
        <w:t xml:space="preserve"> even</w:t>
      </w:r>
      <w:r>
        <w:rPr>
          <w:rFonts w:cs="Arial" w:ascii="Arial" w:hAnsi="Arial"/>
          <w:spacing w:val="20"/>
        </w:rPr>
        <w:t xml:space="preserve"> </w:t>
      </w:r>
      <w:r>
        <w:rPr>
          <w:rFonts w:cs="Arial" w:ascii="Arial" w:hAnsi="Arial"/>
          <w:w w:val="95"/>
        </w:rPr>
        <w:t>at</w:t>
      </w:r>
      <w:r>
        <w:rPr>
          <w:rFonts w:cs="Arial" w:ascii="Arial" w:hAnsi="Arial"/>
          <w:spacing w:val="20"/>
        </w:rPr>
        <w:t xml:space="preserve"> </w:t>
      </w:r>
      <w:r>
        <w:rPr>
          <w:rFonts w:cs="Arial" w:ascii="Arial" w:hAnsi="Arial"/>
          <w:w w:val="95"/>
        </w:rPr>
        <w:t>this</w:t>
      </w:r>
      <w:r>
        <w:rPr>
          <w:rFonts w:cs="Arial" w:ascii="Arial" w:hAnsi="Arial"/>
          <w:spacing w:val="22"/>
        </w:rPr>
        <w:t xml:space="preserve"> </w:t>
      </w:r>
      <w:r>
        <w:rPr>
          <w:rFonts w:cs="Arial" w:ascii="Arial" w:hAnsi="Arial"/>
          <w:w w:val="95"/>
        </w:rPr>
        <w:t>level</w:t>
      </w:r>
      <w:r>
        <w:rPr>
          <w:rFonts w:cs="Arial" w:ascii="Arial" w:hAnsi="Arial"/>
          <w:spacing w:val="21"/>
        </w:rPr>
        <w:t xml:space="preserve"> </w:t>
      </w:r>
      <w:r>
        <w:rPr>
          <w:rFonts w:cs="Arial" w:ascii="Arial" w:hAnsi="Arial"/>
          <w:w w:val="95"/>
        </w:rPr>
        <w:t>of</w:t>
      </w:r>
      <w:r>
        <w:rPr>
          <w:rFonts w:cs="Arial" w:ascii="Arial" w:hAnsi="Arial"/>
          <w:spacing w:val="20"/>
        </w:rPr>
        <w:t xml:space="preserve"> </w:t>
      </w:r>
      <w:r>
        <w:rPr>
          <w:rFonts w:cs="Arial" w:ascii="Arial" w:hAnsi="Arial"/>
          <w:w w:val="95"/>
        </w:rPr>
        <w:t>approximation,</w:t>
      </w:r>
      <w:r>
        <w:rPr>
          <w:rFonts w:cs="Arial" w:ascii="Arial" w:hAnsi="Arial"/>
          <w:spacing w:val="24"/>
        </w:rPr>
        <w:t xml:space="preserve"> </w:t>
      </w:r>
      <w:r>
        <w:rPr>
          <w:rFonts w:cs="Arial" w:ascii="Arial" w:hAnsi="Arial"/>
          <w:w w:val="95"/>
        </w:rPr>
        <w:t>most</w:t>
      </w:r>
      <w:r>
        <w:rPr>
          <w:rFonts w:cs="Arial" w:ascii="Arial" w:hAnsi="Arial"/>
          <w:spacing w:val="20"/>
        </w:rPr>
        <w:t xml:space="preserve"> </w:t>
      </w:r>
      <w:r>
        <w:rPr>
          <w:rFonts w:cs="Arial" w:ascii="Arial" w:hAnsi="Arial"/>
          <w:w w:val="95"/>
        </w:rPr>
        <w:t>studies</w:t>
      </w:r>
      <w:r>
        <w:rPr>
          <w:rFonts w:cs="Arial" w:ascii="Arial" w:hAnsi="Arial"/>
          <w:spacing w:val="20"/>
        </w:rPr>
        <w:t xml:space="preserve"> </w:t>
      </w:r>
      <w:r>
        <w:rPr>
          <w:rFonts w:cs="Arial" w:ascii="Arial" w:hAnsi="Arial"/>
          <w:w w:val="95"/>
        </w:rPr>
        <w:t>of</w:t>
      </w:r>
      <w:r>
        <w:rPr>
          <w:rFonts w:cs="Arial" w:ascii="Arial" w:hAnsi="Arial"/>
          <w:spacing w:val="22"/>
        </w:rPr>
        <w:t xml:space="preserve"> </w:t>
      </w:r>
      <w:r>
        <w:rPr>
          <w:rFonts w:cs="Arial" w:ascii="Arial" w:hAnsi="Arial"/>
          <w:w w:val="95"/>
        </w:rPr>
        <w:t>agricultural</w:t>
      </w:r>
      <w:r>
        <w:rPr>
          <w:rFonts w:cs="Arial" w:ascii="Arial" w:hAnsi="Arial"/>
          <w:spacing w:val="21"/>
        </w:rPr>
        <w:t xml:space="preserve"> </w:t>
      </w:r>
      <w:r>
        <w:rPr>
          <w:rFonts w:cs="Arial" w:ascii="Arial" w:hAnsi="Arial"/>
          <w:w w:val="95"/>
        </w:rPr>
        <w:t>pollination</w:t>
      </w:r>
      <w:r>
        <w:rPr>
          <w:rFonts w:cs="Arial" w:ascii="Arial" w:hAnsi="Arial"/>
          <w:spacing w:val="21"/>
        </w:rPr>
        <w:t xml:space="preserve"> </w:t>
      </w:r>
      <w:r>
        <w:rPr>
          <w:rFonts w:cs="Arial" w:ascii="Arial" w:hAnsi="Arial"/>
          <w:w w:val="95"/>
        </w:rPr>
        <w:t>fail</w:t>
      </w:r>
      <w:r>
        <w:rPr>
          <w:rFonts w:cs="Arial" w:ascii="Arial" w:hAnsi="Arial"/>
          <w:spacing w:val="20"/>
        </w:rPr>
        <w:t xml:space="preserve"> </w:t>
      </w:r>
      <w:r>
        <w:rPr>
          <w:rFonts w:cs="Arial" w:ascii="Arial" w:hAnsi="Arial"/>
          <w:w w:val="95"/>
        </w:rPr>
        <w:t>to</w:t>
      </w:r>
      <w:r>
        <w:rPr>
          <w:rFonts w:cs="Arial" w:ascii="Arial" w:hAnsi="Arial"/>
          <w:spacing w:val="21"/>
        </w:rPr>
        <w:t xml:space="preserve"> </w:t>
      </w:r>
      <w:r>
        <w:rPr>
          <w:rFonts w:cs="Arial" w:ascii="Arial" w:hAnsi="Arial"/>
          <w:spacing w:val="-2"/>
          <w:w w:val="95"/>
        </w:rPr>
        <w:t>account</w:t>
      </w:r>
      <w:r>
        <w:rPr>
          <w:rFonts w:cs="Arial" w:ascii="Arial" w:hAnsi="Arial"/>
          <w:w w:val="95"/>
        </w:rPr>
        <w:t xml:space="preserve"> for important underlying processes.</w:t>
      </w:r>
      <w:r>
        <w:rPr>
          <w:rFonts w:cs="Arial" w:ascii="Arial" w:hAnsi="Arial"/>
          <w:spacing w:val="40"/>
        </w:rPr>
        <w:t xml:space="preserve"> </w:t>
      </w:r>
      <w:r>
        <w:rPr>
          <w:rFonts w:cs="Arial" w:ascii="Arial" w:hAnsi="Arial"/>
          <w:w w:val="95"/>
        </w:rPr>
        <w:t xml:space="preserve">Moving beyond this “black-box” model of agricultural </w:t>
      </w:r>
      <w:r>
        <w:rPr>
          <w:rFonts w:cs="Arial" w:ascii="Arial" w:hAnsi="Arial"/>
          <w:spacing w:val="-2"/>
        </w:rPr>
        <w:t>pollination</w:t>
      </w:r>
      <w:r>
        <w:rPr>
          <w:rFonts w:cs="Arial" w:ascii="Arial" w:hAnsi="Arial"/>
          <w:spacing w:val="-5"/>
        </w:rPr>
        <w:t xml:space="preserve"> </w:t>
      </w:r>
      <w:r>
        <w:rPr>
          <w:rFonts w:cs="Arial" w:ascii="Arial" w:hAnsi="Arial"/>
          <w:spacing w:val="-2"/>
        </w:rPr>
        <w:t>requires</w:t>
      </w:r>
      <w:r>
        <w:rPr>
          <w:rFonts w:cs="Arial" w:ascii="Arial" w:hAnsi="Arial"/>
          <w:spacing w:val="-5"/>
        </w:rPr>
        <w:t xml:space="preserve"> </w:t>
      </w:r>
      <w:r>
        <w:rPr>
          <w:rFonts w:cs="Arial" w:ascii="Arial" w:hAnsi="Arial"/>
          <w:spacing w:val="-2"/>
        </w:rPr>
        <w:t>incorporation of</w:t>
      </w:r>
      <w:r>
        <w:rPr>
          <w:rFonts w:cs="Arial" w:ascii="Arial" w:hAnsi="Arial"/>
          <w:spacing w:val="-6"/>
        </w:rPr>
        <w:t xml:space="preserve"> </w:t>
      </w:r>
      <w:r>
        <w:rPr>
          <w:rFonts w:cs="Arial" w:ascii="Arial" w:hAnsi="Arial"/>
          <w:spacing w:val="-2"/>
        </w:rPr>
        <w:t>these</w:t>
      </w:r>
      <w:r>
        <w:rPr>
          <w:rFonts w:cs="Arial" w:ascii="Arial" w:hAnsi="Arial"/>
          <w:spacing w:val="-5"/>
        </w:rPr>
        <w:t xml:space="preserve"> </w:t>
      </w:r>
      <w:r>
        <w:rPr>
          <w:rFonts w:cs="Arial" w:ascii="Arial" w:hAnsi="Arial"/>
          <w:spacing w:val="-2"/>
        </w:rPr>
        <w:t>steps and</w:t>
      </w:r>
      <w:r>
        <w:rPr>
          <w:rFonts w:cs="Arial" w:ascii="Arial" w:hAnsi="Arial"/>
          <w:spacing w:val="-5"/>
        </w:rPr>
        <w:t xml:space="preserve"> </w:t>
      </w:r>
      <w:r>
        <w:rPr>
          <w:rFonts w:cs="Arial" w:ascii="Arial" w:hAnsi="Arial"/>
          <w:spacing w:val="-2"/>
        </w:rPr>
        <w:t>is</w:t>
      </w:r>
      <w:r>
        <w:rPr>
          <w:rFonts w:cs="Arial" w:ascii="Arial" w:hAnsi="Arial"/>
          <w:spacing w:val="-5"/>
        </w:rPr>
        <w:t xml:space="preserve"> </w:t>
      </w:r>
      <w:r>
        <w:rPr>
          <w:rFonts w:cs="Arial" w:ascii="Arial" w:hAnsi="Arial"/>
          <w:spacing w:val="-2"/>
        </w:rPr>
        <w:t>needed</w:t>
      </w:r>
      <w:r>
        <w:rPr>
          <w:rFonts w:cs="Arial" w:ascii="Arial" w:hAnsi="Arial"/>
          <w:spacing w:val="-5"/>
        </w:rPr>
        <w:t xml:space="preserve"> </w:t>
      </w:r>
      <w:r>
        <w:rPr>
          <w:rFonts w:cs="Arial" w:ascii="Arial" w:hAnsi="Arial"/>
          <w:spacing w:val="-2"/>
        </w:rPr>
        <w:t>for</w:t>
      </w:r>
      <w:r>
        <w:rPr>
          <w:rFonts w:cs="Arial" w:ascii="Arial" w:hAnsi="Arial"/>
          <w:spacing w:val="-6"/>
        </w:rPr>
        <w:t xml:space="preserve"> </w:t>
      </w:r>
      <w:r>
        <w:rPr>
          <w:rFonts w:cs="Arial" w:ascii="Arial" w:hAnsi="Arial"/>
          <w:spacing w:val="-2"/>
        </w:rPr>
        <w:t>contextualizing</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value of pollination services, as well as optimizing crop yield in novel circumstances.</w:t>
      </w:r>
    </w:p>
    <w:p>
      <w:pPr>
        <w:pStyle w:val="TextBody"/>
        <w:spacing w:lineRule="auto" w:line="420" w:before="3" w:after="0"/>
        <w:ind w:left="120" w:right="1054" w:firstLine="351"/>
        <w:jc w:val="both"/>
        <w:rPr>
          <w:rFonts w:ascii="Arial" w:hAnsi="Arial" w:cs="Arial"/>
        </w:rPr>
      </w:pPr>
      <w:r>
        <w:rPr>
          <w:rFonts w:cs="Arial" w:ascii="Arial" w:hAnsi="Arial"/>
        </w:rPr>
        <w:t>Pollinator</w:t>
      </w:r>
      <w:r>
        <w:rPr>
          <w:rFonts w:cs="Arial" w:ascii="Arial" w:hAnsi="Arial"/>
          <w:spacing w:val="-9"/>
        </w:rPr>
        <w:t xml:space="preserve"> </w:t>
      </w:r>
      <w:r>
        <w:rPr>
          <w:rFonts w:cs="Arial" w:ascii="Arial" w:hAnsi="Arial"/>
        </w:rPr>
        <w:t>visitation</w:t>
      </w:r>
      <w:r>
        <w:rPr>
          <w:rFonts w:cs="Arial" w:ascii="Arial" w:hAnsi="Arial"/>
          <w:spacing w:val="-9"/>
        </w:rPr>
        <w:t xml:space="preserve"> </w:t>
      </w:r>
      <w:r>
        <w:rPr>
          <w:rFonts w:cs="Arial" w:ascii="Arial" w:hAnsi="Arial"/>
        </w:rPr>
        <w:t>is</w:t>
      </w:r>
      <w:r>
        <w:rPr>
          <w:rFonts w:cs="Arial" w:ascii="Arial" w:hAnsi="Arial"/>
          <w:spacing w:val="-9"/>
        </w:rPr>
        <w:t xml:space="preserve"> </w:t>
      </w:r>
      <w:r>
        <w:rPr>
          <w:rFonts w:cs="Arial" w:ascii="Arial" w:hAnsi="Arial"/>
        </w:rPr>
        <w:t>not</w:t>
      </w:r>
      <w:r>
        <w:rPr>
          <w:rFonts w:cs="Arial" w:ascii="Arial" w:hAnsi="Arial"/>
          <w:spacing w:val="-9"/>
        </w:rPr>
        <w:t xml:space="preserve"> </w:t>
      </w:r>
      <w:r>
        <w:rPr>
          <w:rFonts w:cs="Arial" w:ascii="Arial" w:hAnsi="Arial"/>
        </w:rPr>
        <w:t>uniform</w:t>
      </w:r>
      <w:r>
        <w:rPr>
          <w:rFonts w:cs="Arial" w:ascii="Arial" w:hAnsi="Arial"/>
          <w:spacing w:val="-9"/>
        </w:rPr>
        <w:t xml:space="preserve"> </w:t>
      </w:r>
      <w:r>
        <w:rPr>
          <w:rFonts w:cs="Arial" w:ascii="Arial" w:hAnsi="Arial"/>
        </w:rPr>
        <w:t>within</w:t>
      </w:r>
      <w:r>
        <w:rPr>
          <w:rFonts w:cs="Arial" w:ascii="Arial" w:hAnsi="Arial"/>
          <w:spacing w:val="-9"/>
        </w:rPr>
        <w:t xml:space="preserve"> </w:t>
      </w:r>
      <w:r>
        <w:rPr>
          <w:rFonts w:cs="Arial" w:ascii="Arial" w:hAnsi="Arial"/>
        </w:rPr>
        <w:t>fields:</w:t>
      </w:r>
      <w:r>
        <w:rPr>
          <w:rFonts w:cs="Arial" w:ascii="Arial" w:hAnsi="Arial"/>
          <w:spacing w:val="12"/>
        </w:rPr>
        <w:t xml:space="preserve"> </w:t>
      </w:r>
      <w:r>
        <w:rPr>
          <w:rFonts w:cs="Arial" w:ascii="Arial" w:hAnsi="Arial"/>
        </w:rPr>
        <w:t>visitation</w:t>
      </w:r>
      <w:r>
        <w:rPr>
          <w:rFonts w:cs="Arial" w:ascii="Arial" w:hAnsi="Arial"/>
          <w:spacing w:val="-9"/>
        </w:rPr>
        <w:t xml:space="preserve"> </w:t>
      </w:r>
      <w:r>
        <w:rPr>
          <w:rFonts w:cs="Arial" w:ascii="Arial" w:hAnsi="Arial"/>
        </w:rPr>
        <w:t>rates</w:t>
      </w:r>
      <w:r>
        <w:rPr>
          <w:rFonts w:cs="Arial" w:ascii="Arial" w:hAnsi="Arial"/>
          <w:spacing w:val="-9"/>
        </w:rPr>
        <w:t xml:space="preserve"> </w:t>
      </w:r>
      <w:r>
        <w:rPr>
          <w:rFonts w:cs="Arial" w:ascii="Arial" w:hAnsi="Arial"/>
        </w:rPr>
        <w:t>typically</w:t>
      </w:r>
      <w:r>
        <w:rPr>
          <w:rFonts w:cs="Arial" w:ascii="Arial" w:hAnsi="Arial"/>
          <w:spacing w:val="-9"/>
        </w:rPr>
        <w:t xml:space="preserve"> </w:t>
      </w:r>
      <w:r>
        <w:rPr>
          <w:rFonts w:cs="Arial" w:ascii="Arial" w:hAnsi="Arial"/>
        </w:rPr>
        <w:t>decline</w:t>
      </w:r>
      <w:r>
        <w:rPr>
          <w:rFonts w:cs="Arial" w:ascii="Arial" w:hAnsi="Arial"/>
          <w:spacing w:val="-9"/>
        </w:rPr>
        <w:t xml:space="preserve"> </w:t>
      </w:r>
      <w:r>
        <w:rPr>
          <w:rFonts w:cs="Arial" w:ascii="Arial" w:hAnsi="Arial"/>
        </w:rPr>
        <w:t xml:space="preserve">with </w:t>
      </w:r>
      <w:r>
        <w:rPr>
          <w:rFonts w:cs="Arial" w:ascii="Arial" w:hAnsi="Arial"/>
          <w:w w:val="95"/>
        </w:rPr>
        <w:t>distance away from the pollinators’ nest sites.</w:t>
      </w:r>
      <w:r>
        <w:rPr>
          <w:rFonts w:cs="Arial" w:ascii="Arial" w:hAnsi="Arial"/>
          <w:spacing w:val="34"/>
        </w:rPr>
        <w:t xml:space="preserve"> </w:t>
      </w:r>
      <w:r>
        <w:rPr>
          <w:rFonts w:cs="Arial" w:ascii="Arial" w:hAnsi="Arial"/>
          <w:w w:val="95"/>
        </w:rPr>
        <w:t xml:space="preserve">Smaller bees fly shorter distances than larger bees </w:t>
      </w:r>
      <w:hyperlink w:anchor="_bookmark47">
        <w:r>
          <w:rPr>
            <w:rFonts w:cs="Arial" w:ascii="Arial" w:hAnsi="Arial"/>
            <w:w w:val="95"/>
          </w:rPr>
          <w:t>(Greenleaf et al.,</w:t>
        </w:r>
      </w:hyperlink>
      <w:r>
        <w:rPr>
          <w:rFonts w:cs="Arial" w:ascii="Arial" w:hAnsi="Arial"/>
          <w:w w:val="95"/>
        </w:rPr>
        <w:t xml:space="preserve"> </w:t>
      </w:r>
      <w:hyperlink w:anchor="_bookmark47">
        <w:r>
          <w:rPr>
            <w:rFonts w:cs="Arial" w:ascii="Arial" w:hAnsi="Arial"/>
            <w:w w:val="95"/>
          </w:rPr>
          <w:t>2007;</w:t>
        </w:r>
      </w:hyperlink>
      <w:r>
        <w:rPr>
          <w:rFonts w:cs="Arial" w:ascii="Arial" w:hAnsi="Arial"/>
          <w:w w:val="95"/>
        </w:rPr>
        <w:t xml:space="preserve"> </w:t>
      </w:r>
      <w:hyperlink w:anchor="_bookmark118">
        <w:r>
          <w:rPr>
            <w:rFonts w:cs="Arial" w:ascii="Arial" w:hAnsi="Arial"/>
            <w:w w:val="95"/>
          </w:rPr>
          <w:t>Zurbuchen et al.,</w:t>
        </w:r>
      </w:hyperlink>
      <w:r>
        <w:rPr>
          <w:rFonts w:cs="Arial" w:ascii="Arial" w:hAnsi="Arial"/>
          <w:w w:val="95"/>
        </w:rPr>
        <w:t xml:space="preserve"> </w:t>
      </w:r>
      <w:hyperlink w:anchor="_bookmark118">
        <w:r>
          <w:rPr>
            <w:rFonts w:cs="Arial" w:ascii="Arial" w:hAnsi="Arial"/>
            <w:w w:val="95"/>
          </w:rPr>
          <w:t>2010),</w:t>
        </w:r>
      </w:hyperlink>
      <w:r>
        <w:rPr>
          <w:rFonts w:cs="Arial" w:ascii="Arial" w:hAnsi="Arial"/>
          <w:w w:val="95"/>
        </w:rPr>
        <w:t xml:space="preserve"> so their presence at the centre of large </w:t>
      </w:r>
      <w:r>
        <w:rPr>
          <w:rFonts w:cs="Arial" w:ascii="Arial" w:hAnsi="Arial"/>
        </w:rPr>
        <w:t>fields</w:t>
      </w:r>
      <w:r>
        <w:rPr>
          <w:rFonts w:cs="Arial" w:ascii="Arial" w:hAnsi="Arial"/>
          <w:spacing w:val="-13"/>
        </w:rPr>
        <w:t xml:space="preserve"> </w:t>
      </w:r>
      <w:r>
        <w:rPr>
          <w:rFonts w:cs="Arial" w:ascii="Arial" w:hAnsi="Arial"/>
        </w:rPr>
        <w:t>can</w:t>
      </w:r>
      <w:r>
        <w:rPr>
          <w:rFonts w:cs="Arial" w:ascii="Arial" w:hAnsi="Arial"/>
          <w:spacing w:val="-13"/>
        </w:rPr>
        <w:t xml:space="preserve"> </w:t>
      </w:r>
      <w:r>
        <w:rPr>
          <w:rFonts w:cs="Arial" w:ascii="Arial" w:hAnsi="Arial"/>
        </w:rPr>
        <w:t>be</w:t>
      </w:r>
      <w:r>
        <w:rPr>
          <w:rFonts w:cs="Arial" w:ascii="Arial" w:hAnsi="Arial"/>
          <w:spacing w:val="-13"/>
        </w:rPr>
        <w:t xml:space="preserve"> </w:t>
      </w:r>
      <w:r>
        <w:rPr>
          <w:rFonts w:cs="Arial" w:ascii="Arial" w:hAnsi="Arial"/>
        </w:rPr>
        <w:t>limited</w:t>
      </w:r>
      <w:r>
        <w:rPr>
          <w:rFonts w:cs="Arial" w:ascii="Arial" w:hAnsi="Arial"/>
          <w:spacing w:val="-13"/>
        </w:rPr>
        <w:t xml:space="preserve"> </w:t>
      </w:r>
      <w:hyperlink w:anchor="_bookmark54">
        <w:r>
          <w:rPr>
            <w:rFonts w:cs="Arial" w:ascii="Arial" w:hAnsi="Arial"/>
          </w:rPr>
          <w:t>(Isaacs</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Kirk,</w:t>
        </w:r>
      </w:hyperlink>
      <w:r>
        <w:rPr>
          <w:rFonts w:cs="Arial" w:ascii="Arial" w:hAnsi="Arial"/>
          <w:spacing w:val="-13"/>
        </w:rPr>
        <w:t xml:space="preserve"> </w:t>
      </w:r>
      <w:hyperlink w:anchor="_bookmark54">
        <w:r>
          <w:rPr>
            <w:rFonts w:cs="Arial" w:ascii="Arial" w:hAnsi="Arial"/>
          </w:rPr>
          <w:t>2010).</w:t>
        </w:r>
      </w:hyperlink>
      <w:r>
        <w:rPr>
          <w:rFonts w:cs="Arial" w:ascii="Arial" w:hAnsi="Arial"/>
          <w:spacing w:val="6"/>
        </w:rPr>
        <w:t xml:space="preserve"> </w:t>
      </w:r>
      <w:r>
        <w:rPr>
          <w:rFonts w:cs="Arial" w:ascii="Arial" w:hAnsi="Arial"/>
        </w:rPr>
        <w:t>Hence,</w:t>
      </w:r>
      <w:r>
        <w:rPr>
          <w:rFonts w:cs="Arial" w:ascii="Arial" w:hAnsi="Arial"/>
          <w:spacing w:val="-13"/>
        </w:rPr>
        <w:t xml:space="preserve"> </w:t>
      </w:r>
      <w:r>
        <w:rPr>
          <w:rFonts w:cs="Arial" w:ascii="Arial" w:hAnsi="Arial"/>
        </w:rPr>
        <w:t>managing</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location</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density</w:t>
      </w:r>
      <w:r>
        <w:rPr>
          <w:rFonts w:cs="Arial" w:ascii="Arial" w:hAnsi="Arial"/>
          <w:spacing w:val="-13"/>
        </w:rPr>
        <w:t xml:space="preserve"> </w:t>
      </w:r>
      <w:r>
        <w:rPr>
          <w:rFonts w:cs="Arial" w:ascii="Arial" w:hAnsi="Arial"/>
        </w:rPr>
        <w:t xml:space="preserve">of </w:t>
      </w:r>
      <w:r>
        <w:rPr>
          <w:rFonts w:cs="Arial" w:ascii="Arial" w:hAnsi="Arial"/>
          <w:w w:val="95"/>
        </w:rPr>
        <w:t>pollinators is important for optimal yield of pollinator-dependent crops (F</w:t>
      </w:r>
      <w:hyperlink w:anchor="_bookmark35">
        <w:r>
          <w:rPr>
            <w:rFonts w:cs="Arial" w:ascii="Arial" w:hAnsi="Arial"/>
            <w:w w:val="95"/>
          </w:rPr>
          <w:t>ries and</w:t>
        </w:r>
      </w:hyperlink>
      <w:r>
        <w:rPr>
          <w:rFonts w:cs="Arial" w:ascii="Arial" w:hAnsi="Arial"/>
          <w:w w:val="95"/>
        </w:rPr>
        <w:t xml:space="preserve"> </w:t>
      </w:r>
      <w:hyperlink w:anchor="_bookmark35">
        <w:r>
          <w:rPr>
            <w:rFonts w:cs="Arial" w:ascii="Arial" w:hAnsi="Arial"/>
            <w:w w:val="95"/>
          </w:rPr>
          <w:t>Stark,</w:t>
        </w:r>
      </w:hyperlink>
      <w:r>
        <w:rPr>
          <w:rFonts w:cs="Arial" w:ascii="Arial" w:hAnsi="Arial"/>
          <w:spacing w:val="-7"/>
          <w:w w:val="95"/>
        </w:rPr>
        <w:t xml:space="preserve"> </w:t>
      </w:r>
      <w:hyperlink w:anchor="_bookmark35">
        <w:r>
          <w:rPr>
            <w:rFonts w:cs="Arial" w:ascii="Arial" w:hAnsi="Arial"/>
            <w:w w:val="95"/>
          </w:rPr>
          <w:t>1983;</w:t>
        </w:r>
      </w:hyperlink>
      <w:r>
        <w:rPr>
          <w:rFonts w:cs="Arial" w:ascii="Arial" w:hAnsi="Arial"/>
          <w:spacing w:val="-7"/>
          <w:w w:val="95"/>
        </w:rPr>
        <w:t xml:space="preserve"> </w:t>
      </w:r>
      <w:hyperlink w:anchor="_bookmark26">
        <w:r>
          <w:rPr>
            <w:rFonts w:cs="Arial" w:ascii="Arial" w:hAnsi="Arial"/>
            <w:w w:val="95"/>
          </w:rPr>
          <w:t>Cresswell</w:t>
        </w:r>
        <w:r>
          <w:rPr>
            <w:rFonts w:cs="Arial" w:ascii="Arial" w:hAnsi="Arial"/>
            <w:spacing w:val="-7"/>
            <w:w w:val="95"/>
          </w:rPr>
          <w:t xml:space="preserve"> </w:t>
        </w:r>
        <w:r>
          <w:rPr>
            <w:rFonts w:cs="Arial" w:ascii="Arial" w:hAnsi="Arial"/>
            <w:w w:val="95"/>
          </w:rPr>
          <w:t>and</w:t>
        </w:r>
        <w:r>
          <w:rPr>
            <w:rFonts w:cs="Arial" w:ascii="Arial" w:hAnsi="Arial"/>
            <w:spacing w:val="-7"/>
            <w:w w:val="95"/>
          </w:rPr>
          <w:t xml:space="preserve"> </w:t>
        </w:r>
        <w:r>
          <w:rPr>
            <w:rFonts w:cs="Arial" w:ascii="Arial" w:hAnsi="Arial"/>
            <w:w w:val="95"/>
          </w:rPr>
          <w:t>Osborne,</w:t>
        </w:r>
      </w:hyperlink>
      <w:r>
        <w:rPr>
          <w:rFonts w:cs="Arial" w:ascii="Arial" w:hAnsi="Arial"/>
          <w:spacing w:val="-7"/>
          <w:w w:val="95"/>
        </w:rPr>
        <w:t xml:space="preserve"> </w:t>
      </w:r>
      <w:hyperlink w:anchor="_bookmark26">
        <w:r>
          <w:rPr>
            <w:rFonts w:cs="Arial" w:ascii="Arial" w:hAnsi="Arial"/>
            <w:w w:val="95"/>
          </w:rPr>
          <w:t>2004).</w:t>
        </w:r>
      </w:hyperlink>
      <w:r>
        <w:rPr>
          <w:rFonts w:cs="Arial" w:ascii="Arial" w:hAnsi="Arial"/>
          <w:spacing w:val="18"/>
        </w:rPr>
        <w:t xml:space="preserve"> </w:t>
      </w:r>
      <w:r>
        <w:rPr>
          <w:rFonts w:cs="Arial" w:ascii="Arial" w:hAnsi="Arial"/>
          <w:w w:val="95"/>
        </w:rPr>
        <w:t>Similarly,</w:t>
      </w:r>
      <w:r>
        <w:rPr>
          <w:rFonts w:cs="Arial" w:ascii="Arial" w:hAnsi="Arial"/>
          <w:spacing w:val="-4"/>
          <w:w w:val="95"/>
        </w:rPr>
        <w:t xml:space="preserve"> </w:t>
      </w:r>
      <w:r>
        <w:rPr>
          <w:rFonts w:cs="Arial" w:ascii="Arial" w:hAnsi="Arial"/>
          <w:w w:val="95"/>
        </w:rPr>
        <w:t>foragers</w:t>
      </w:r>
      <w:r>
        <w:rPr>
          <w:rFonts w:cs="Arial" w:ascii="Arial" w:hAnsi="Arial"/>
          <w:spacing w:val="-7"/>
          <w:w w:val="95"/>
        </w:rPr>
        <w:t xml:space="preserve"> </w:t>
      </w:r>
      <w:r>
        <w:rPr>
          <w:rFonts w:cs="Arial" w:ascii="Arial" w:hAnsi="Arial"/>
          <w:w w:val="95"/>
        </w:rPr>
        <w:t>will</w:t>
      </w:r>
      <w:r>
        <w:rPr>
          <w:rFonts w:cs="Arial" w:ascii="Arial" w:hAnsi="Arial"/>
          <w:spacing w:val="-7"/>
          <w:w w:val="95"/>
        </w:rPr>
        <w:t xml:space="preserve"> </w:t>
      </w:r>
      <w:r>
        <w:rPr>
          <w:rFonts w:cs="Arial" w:ascii="Arial" w:hAnsi="Arial"/>
          <w:w w:val="95"/>
        </w:rPr>
        <w:t>often</w:t>
      </w:r>
      <w:r>
        <w:rPr>
          <w:rFonts w:cs="Arial" w:ascii="Arial" w:hAnsi="Arial"/>
          <w:spacing w:val="-7"/>
          <w:w w:val="95"/>
        </w:rPr>
        <w:t xml:space="preserve"> </w:t>
      </w:r>
      <w:r>
        <w:rPr>
          <w:rFonts w:cs="Arial" w:ascii="Arial" w:hAnsi="Arial"/>
          <w:w w:val="95"/>
        </w:rPr>
        <w:t>specialize</w:t>
      </w:r>
      <w:r>
        <w:rPr>
          <w:rFonts w:cs="Arial" w:ascii="Arial" w:hAnsi="Arial"/>
          <w:spacing w:val="-7"/>
          <w:w w:val="95"/>
        </w:rPr>
        <w:t xml:space="preserve"> </w:t>
      </w:r>
      <w:r>
        <w:rPr>
          <w:rFonts w:cs="Arial" w:ascii="Arial" w:hAnsi="Arial"/>
          <w:w w:val="95"/>
        </w:rPr>
        <w:t>on</w:t>
      </w:r>
      <w:r>
        <w:rPr>
          <w:rFonts w:cs="Arial" w:ascii="Arial" w:hAnsi="Arial"/>
          <w:spacing w:val="-7"/>
          <w:w w:val="95"/>
        </w:rPr>
        <w:t xml:space="preserve"> </w:t>
      </w:r>
      <w:r>
        <w:rPr>
          <w:rFonts w:cs="Arial" w:ascii="Arial" w:hAnsi="Arial"/>
          <w:w w:val="95"/>
        </w:rPr>
        <w:t>certain species</w:t>
      </w:r>
      <w:r>
        <w:rPr>
          <w:rFonts w:cs="Arial" w:ascii="Arial" w:hAnsi="Arial"/>
          <w:spacing w:val="-6"/>
          <w:w w:val="95"/>
        </w:rPr>
        <w:t xml:space="preserve"> </w:t>
      </w:r>
      <w:r>
        <w:rPr>
          <w:rFonts w:cs="Arial" w:ascii="Arial" w:hAnsi="Arial"/>
          <w:w w:val="95"/>
        </w:rPr>
        <w:t>or</w:t>
      </w:r>
      <w:r>
        <w:rPr>
          <w:rFonts w:cs="Arial" w:ascii="Arial" w:hAnsi="Arial"/>
          <w:spacing w:val="-6"/>
          <w:w w:val="95"/>
        </w:rPr>
        <w:t xml:space="preserve"> </w:t>
      </w:r>
      <w:r>
        <w:rPr>
          <w:rFonts w:cs="Arial" w:ascii="Arial" w:hAnsi="Arial"/>
          <w:w w:val="95"/>
        </w:rPr>
        <w:t>morphs</w:t>
      </w:r>
      <w:r>
        <w:rPr>
          <w:rFonts w:cs="Arial" w:ascii="Arial" w:hAnsi="Arial"/>
          <w:spacing w:val="-6"/>
          <w:w w:val="95"/>
        </w:rPr>
        <w:t xml:space="preserve"> </w:t>
      </w:r>
      <w:r>
        <w:rPr>
          <w:rFonts w:cs="Arial" w:ascii="Arial" w:hAnsi="Arial"/>
          <w:w w:val="95"/>
        </w:rPr>
        <w:t>of</w:t>
      </w:r>
      <w:r>
        <w:rPr>
          <w:rFonts w:cs="Arial" w:ascii="Arial" w:hAnsi="Arial"/>
          <w:spacing w:val="-6"/>
          <w:w w:val="95"/>
        </w:rPr>
        <w:t xml:space="preserve"> </w:t>
      </w:r>
      <w:r>
        <w:rPr>
          <w:rFonts w:cs="Arial" w:ascii="Arial" w:hAnsi="Arial"/>
          <w:w w:val="95"/>
        </w:rPr>
        <w:t>flowers</w:t>
      </w:r>
      <w:r>
        <w:rPr>
          <w:rFonts w:cs="Arial" w:ascii="Arial" w:hAnsi="Arial"/>
          <w:spacing w:val="-6"/>
          <w:w w:val="95"/>
        </w:rPr>
        <w:t xml:space="preserve"> </w:t>
      </w:r>
      <w:r>
        <w:rPr>
          <w:rFonts w:cs="Arial" w:ascii="Arial" w:hAnsi="Arial"/>
          <w:w w:val="95"/>
        </w:rPr>
        <w:t>in</w:t>
      </w:r>
      <w:r>
        <w:rPr>
          <w:rFonts w:cs="Arial" w:ascii="Arial" w:hAnsi="Arial"/>
          <w:spacing w:val="-6"/>
          <w:w w:val="95"/>
        </w:rPr>
        <w:t xml:space="preserve"> </w:t>
      </w:r>
      <w:r>
        <w:rPr>
          <w:rFonts w:cs="Arial" w:ascii="Arial" w:hAnsi="Arial"/>
          <w:w w:val="95"/>
        </w:rPr>
        <w:t>order</w:t>
      </w:r>
      <w:r>
        <w:rPr>
          <w:rFonts w:cs="Arial" w:ascii="Arial" w:hAnsi="Arial"/>
          <w:spacing w:val="-6"/>
          <w:w w:val="95"/>
        </w:rPr>
        <w:t xml:space="preserve"> </w:t>
      </w:r>
      <w:r>
        <w:rPr>
          <w:rFonts w:cs="Arial" w:ascii="Arial" w:hAnsi="Arial"/>
          <w:w w:val="95"/>
        </w:rPr>
        <w:t>to</w:t>
      </w:r>
      <w:r>
        <w:rPr>
          <w:rFonts w:cs="Arial" w:ascii="Arial" w:hAnsi="Arial"/>
          <w:spacing w:val="-6"/>
          <w:w w:val="95"/>
        </w:rPr>
        <w:t xml:space="preserve"> </w:t>
      </w:r>
      <w:r>
        <w:rPr>
          <w:rFonts w:cs="Arial" w:ascii="Arial" w:hAnsi="Arial"/>
          <w:w w:val="95"/>
        </w:rPr>
        <w:t>forage</w:t>
      </w:r>
      <w:r>
        <w:rPr>
          <w:rFonts w:cs="Arial" w:ascii="Arial" w:hAnsi="Arial"/>
          <w:spacing w:val="-6"/>
          <w:w w:val="95"/>
        </w:rPr>
        <w:t xml:space="preserve"> </w:t>
      </w:r>
      <w:r>
        <w:rPr>
          <w:rFonts w:cs="Arial" w:ascii="Arial" w:hAnsi="Arial"/>
          <w:w w:val="95"/>
        </w:rPr>
        <w:t>more</w:t>
      </w:r>
      <w:r>
        <w:rPr>
          <w:rFonts w:cs="Arial" w:ascii="Arial" w:hAnsi="Arial"/>
          <w:spacing w:val="-6"/>
          <w:w w:val="95"/>
        </w:rPr>
        <w:t xml:space="preserve"> </w:t>
      </w:r>
      <w:r>
        <w:rPr>
          <w:rFonts w:cs="Arial" w:ascii="Arial" w:hAnsi="Arial"/>
          <w:w w:val="95"/>
        </w:rPr>
        <w:t>efficiently</w:t>
      </w:r>
      <w:r>
        <w:rPr>
          <w:rFonts w:cs="Arial" w:ascii="Arial" w:hAnsi="Arial"/>
          <w:spacing w:val="-6"/>
          <w:w w:val="95"/>
        </w:rPr>
        <w:t xml:space="preserve"> </w:t>
      </w:r>
      <w:r>
        <w:rPr>
          <w:rFonts w:cs="Arial" w:ascii="Arial" w:hAnsi="Arial"/>
          <w:w w:val="95"/>
        </w:rPr>
        <w:t>(floral</w:t>
      </w:r>
      <w:r>
        <w:rPr>
          <w:rFonts w:cs="Arial" w:ascii="Arial" w:hAnsi="Arial"/>
          <w:spacing w:val="-7"/>
          <w:w w:val="95"/>
        </w:rPr>
        <w:t xml:space="preserve"> </w:t>
      </w:r>
      <w:r>
        <w:rPr>
          <w:rFonts w:cs="Arial" w:ascii="Arial" w:hAnsi="Arial"/>
          <w:w w:val="95"/>
        </w:rPr>
        <w:t>fidelity,</w:t>
      </w:r>
      <w:r>
        <w:rPr>
          <w:rFonts w:cs="Arial" w:ascii="Arial" w:hAnsi="Arial"/>
          <w:spacing w:val="-6"/>
          <w:w w:val="95"/>
        </w:rPr>
        <w:t xml:space="preserve"> </w:t>
      </w:r>
      <w:hyperlink w:anchor="_bookmark49">
        <w:r>
          <w:rPr>
            <w:rFonts w:cs="Arial" w:ascii="Arial" w:hAnsi="Arial"/>
            <w:w w:val="95"/>
          </w:rPr>
          <w:t>Heinrich,</w:t>
        </w:r>
      </w:hyperlink>
      <w:r>
        <w:rPr>
          <w:rFonts w:cs="Arial" w:ascii="Arial" w:hAnsi="Arial"/>
          <w:spacing w:val="-6"/>
          <w:w w:val="95"/>
        </w:rPr>
        <w:t xml:space="preserve"> </w:t>
      </w:r>
      <w:hyperlink w:anchor="_bookmark49">
        <w:r>
          <w:rPr>
            <w:rFonts w:cs="Arial" w:ascii="Arial" w:hAnsi="Arial"/>
            <w:w w:val="95"/>
          </w:rPr>
          <w:t>1976;</w:t>
        </w:r>
      </w:hyperlink>
      <w:r>
        <w:rPr>
          <w:rFonts w:cs="Arial" w:ascii="Arial" w:hAnsi="Arial"/>
          <w:w w:val="95"/>
        </w:rPr>
        <w:t xml:space="preserve"> </w:t>
      </w:r>
      <w:hyperlink w:anchor="_bookmark43">
        <w:r>
          <w:rPr>
            <w:rFonts w:cs="Arial" w:ascii="Arial" w:hAnsi="Arial"/>
          </w:rPr>
          <w:t>Goulson</w:t>
        </w:r>
        <w:r>
          <w:rPr>
            <w:rFonts w:cs="Arial" w:ascii="Arial" w:hAnsi="Arial"/>
            <w:spacing w:val="-10"/>
          </w:rPr>
          <w:t xml:space="preserve"> </w:t>
        </w:r>
        <w:r>
          <w:rPr>
            <w:rFonts w:cs="Arial" w:ascii="Arial" w:hAnsi="Arial"/>
          </w:rPr>
          <w:t>et</w:t>
        </w:r>
        <w:r>
          <w:rPr>
            <w:rFonts w:cs="Arial" w:ascii="Arial" w:hAnsi="Arial"/>
            <w:spacing w:val="-10"/>
          </w:rPr>
          <w:t xml:space="preserve"> </w:t>
        </w:r>
        <w:r>
          <w:rPr>
            <w:rFonts w:cs="Arial" w:ascii="Arial" w:hAnsi="Arial"/>
          </w:rPr>
          <w:t>al.,</w:t>
        </w:r>
      </w:hyperlink>
      <w:r>
        <w:rPr>
          <w:rFonts w:cs="Arial" w:ascii="Arial" w:hAnsi="Arial"/>
          <w:spacing w:val="-10"/>
        </w:rPr>
        <w:t xml:space="preserve"> </w:t>
      </w:r>
      <w:hyperlink w:anchor="_bookmark43">
        <w:r>
          <w:rPr>
            <w:rFonts w:cs="Arial" w:ascii="Arial" w:hAnsi="Arial"/>
          </w:rPr>
          <w:t>1997</w:t>
        </w:r>
      </w:hyperlink>
      <w:r>
        <w:rPr>
          <w:rFonts w:cs="Arial" w:ascii="Arial" w:hAnsi="Arial"/>
        </w:rPr>
        <w:t>).</w:t>
      </w:r>
      <w:r>
        <w:rPr>
          <w:rFonts w:cs="Arial" w:ascii="Arial" w:hAnsi="Arial"/>
          <w:spacing w:val="18"/>
        </w:rPr>
        <w:t xml:space="preserve"> </w:t>
      </w:r>
      <w:r>
        <w:rPr>
          <w:rFonts w:cs="Arial" w:ascii="Arial" w:hAnsi="Arial"/>
        </w:rPr>
        <w:t>Pollination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hybrid</w:t>
      </w:r>
      <w:r>
        <w:rPr>
          <w:rFonts w:cs="Arial" w:ascii="Arial" w:hAnsi="Arial"/>
          <w:spacing w:val="-10"/>
        </w:rPr>
        <w:t xml:space="preserve"> </w:t>
      </w:r>
      <w:r>
        <w:rPr>
          <w:rFonts w:cs="Arial" w:ascii="Arial" w:hAnsi="Arial"/>
        </w:rPr>
        <w:t>seed</w:t>
      </w:r>
      <w:r>
        <w:rPr>
          <w:rFonts w:cs="Arial" w:ascii="Arial" w:hAnsi="Arial"/>
          <w:spacing w:val="-10"/>
        </w:rPr>
        <w:t xml:space="preserve"> </w:t>
      </w:r>
      <w:r>
        <w:rPr>
          <w:rFonts w:cs="Arial" w:ascii="Arial" w:hAnsi="Arial"/>
        </w:rPr>
        <w:t>crops</w:t>
      </w:r>
      <w:r>
        <w:rPr>
          <w:rFonts w:cs="Arial" w:ascii="Arial" w:hAnsi="Arial"/>
          <w:spacing w:val="-10"/>
        </w:rPr>
        <w:t xml:space="preserve"> </w:t>
      </w:r>
      <w:r>
        <w:rPr>
          <w:rFonts w:cs="Arial" w:ascii="Arial" w:hAnsi="Arial"/>
        </w:rPr>
        <w:t>presents</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challenge</w:t>
      </w:r>
      <w:r>
        <w:rPr>
          <w:rFonts w:cs="Arial" w:ascii="Arial" w:hAnsi="Arial"/>
          <w:spacing w:val="-10"/>
        </w:rPr>
        <w:t xml:space="preserve"> </w:t>
      </w:r>
      <w:r>
        <w:rPr>
          <w:rFonts w:cs="Arial" w:ascii="Arial" w:hAnsi="Arial"/>
        </w:rPr>
        <w:t>for</w:t>
      </w:r>
      <w:r>
        <w:rPr>
          <w:rFonts w:cs="Arial" w:ascii="Arial" w:hAnsi="Arial"/>
          <w:spacing w:val="-10"/>
        </w:rPr>
        <w:t xml:space="preserve"> </w:t>
      </w:r>
      <w:r>
        <w:rPr>
          <w:rFonts w:cs="Arial" w:ascii="Arial" w:hAnsi="Arial"/>
        </w:rPr>
        <w:t>specialized foragers,</w:t>
      </w:r>
      <w:r>
        <w:rPr>
          <w:rFonts w:cs="Arial" w:ascii="Arial" w:hAnsi="Arial"/>
          <w:spacing w:val="-12"/>
        </w:rPr>
        <w:t xml:space="preserve"> </w:t>
      </w:r>
      <w:r>
        <w:rPr>
          <w:rFonts w:cs="Arial" w:ascii="Arial" w:hAnsi="Arial"/>
        </w:rPr>
        <w:t>as</w:t>
      </w:r>
      <w:r>
        <w:rPr>
          <w:rFonts w:cs="Arial" w:ascii="Arial" w:hAnsi="Arial"/>
          <w:spacing w:val="-14"/>
        </w:rPr>
        <w:t xml:space="preserve"> </w:t>
      </w:r>
      <w:r>
        <w:rPr>
          <w:rFonts w:cs="Arial" w:ascii="Arial" w:hAnsi="Arial"/>
        </w:rPr>
        <w:t>it</w:t>
      </w:r>
      <w:r>
        <w:rPr>
          <w:rFonts w:cs="Arial" w:ascii="Arial" w:hAnsi="Arial"/>
          <w:spacing w:val="-14"/>
        </w:rPr>
        <w:t xml:space="preserve"> </w:t>
      </w:r>
      <w:r>
        <w:rPr>
          <w:rFonts w:cs="Arial" w:ascii="Arial" w:hAnsi="Arial"/>
        </w:rPr>
        <w:t>requires</w:t>
      </w:r>
      <w:r>
        <w:rPr>
          <w:rFonts w:cs="Arial" w:ascii="Arial" w:hAnsi="Arial"/>
          <w:spacing w:val="-14"/>
        </w:rPr>
        <w:t xml:space="preserve"> </w:t>
      </w:r>
      <w:r>
        <w:rPr>
          <w:rFonts w:cs="Arial" w:ascii="Arial" w:hAnsi="Arial"/>
        </w:rPr>
        <w:t>movement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between</w:t>
      </w:r>
      <w:r>
        <w:rPr>
          <w:rFonts w:cs="Arial" w:ascii="Arial" w:hAnsi="Arial"/>
          <w:spacing w:val="-14"/>
        </w:rPr>
        <w:t xml:space="preserve"> </w:t>
      </w:r>
      <w:r>
        <w:rPr>
          <w:rFonts w:cs="Arial" w:ascii="Arial" w:hAnsi="Arial"/>
        </w:rPr>
        <w:t>separate</w:t>
      </w:r>
      <w:r>
        <w:rPr>
          <w:rFonts w:cs="Arial" w:ascii="Arial" w:hAnsi="Arial"/>
          <w:spacing w:val="-14"/>
        </w:rPr>
        <w:t xml:space="preserve"> </w:t>
      </w:r>
      <w:r>
        <w:rPr>
          <w:rFonts w:cs="Arial" w:ascii="Arial" w:hAnsi="Arial"/>
        </w:rPr>
        <w:t>lines</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plants,</w:t>
      </w:r>
      <w:r>
        <w:rPr>
          <w:rFonts w:cs="Arial" w:ascii="Arial" w:hAnsi="Arial"/>
          <w:spacing w:val="-12"/>
        </w:rPr>
        <w:t xml:space="preserve"> </w:t>
      </w:r>
      <w:r>
        <w:rPr>
          <w:rFonts w:cs="Arial" w:ascii="Arial" w:hAnsi="Arial"/>
        </w:rPr>
        <w:t>meaning</w:t>
      </w:r>
      <w:r>
        <w:rPr>
          <w:rFonts w:cs="Arial" w:ascii="Arial" w:hAnsi="Arial"/>
          <w:spacing w:val="-14"/>
        </w:rPr>
        <w:t xml:space="preserve"> </w:t>
      </w:r>
      <w:r>
        <w:rPr>
          <w:rFonts w:cs="Arial" w:ascii="Arial" w:hAnsi="Arial"/>
        </w:rPr>
        <w:t xml:space="preserve">that </w:t>
      </w:r>
      <w:r>
        <w:rPr>
          <w:rFonts w:cs="Arial" w:ascii="Arial" w:hAnsi="Arial"/>
          <w:w w:val="95"/>
        </w:rPr>
        <w:t>fidelity</w:t>
      </w:r>
      <w:r>
        <w:rPr>
          <w:rFonts w:cs="Arial" w:ascii="Arial" w:hAnsi="Arial"/>
          <w:spacing w:val="-3"/>
          <w:w w:val="95"/>
        </w:rPr>
        <w:t xml:space="preserve"> </w:t>
      </w:r>
      <w:r>
        <w:rPr>
          <w:rFonts w:cs="Arial" w:ascii="Arial" w:hAnsi="Arial"/>
          <w:w w:val="95"/>
        </w:rPr>
        <w:t>can</w:t>
      </w:r>
      <w:r>
        <w:rPr>
          <w:rFonts w:cs="Arial" w:ascii="Arial" w:hAnsi="Arial"/>
          <w:spacing w:val="-3"/>
          <w:w w:val="95"/>
        </w:rPr>
        <w:t xml:space="preserve"> </w:t>
      </w:r>
      <w:r>
        <w:rPr>
          <w:rFonts w:cs="Arial" w:ascii="Arial" w:hAnsi="Arial"/>
          <w:w w:val="95"/>
        </w:rPr>
        <w:t>reduce</w:t>
      </w:r>
      <w:r>
        <w:rPr>
          <w:rFonts w:cs="Arial" w:ascii="Arial" w:hAnsi="Arial"/>
          <w:spacing w:val="-3"/>
          <w:w w:val="95"/>
        </w:rPr>
        <w:t xml:space="preserve"> </w:t>
      </w:r>
      <w:r>
        <w:rPr>
          <w:rFonts w:cs="Arial" w:ascii="Arial" w:hAnsi="Arial"/>
          <w:w w:val="95"/>
        </w:rPr>
        <w:t>pollen</w:t>
      </w:r>
      <w:r>
        <w:rPr>
          <w:rFonts w:cs="Arial" w:ascii="Arial" w:hAnsi="Arial"/>
          <w:spacing w:val="-3"/>
          <w:w w:val="95"/>
        </w:rPr>
        <w:t xml:space="preserve"> </w:t>
      </w:r>
      <w:r>
        <w:rPr>
          <w:rFonts w:cs="Arial" w:ascii="Arial" w:hAnsi="Arial"/>
          <w:w w:val="95"/>
        </w:rPr>
        <w:t>transfer</w:t>
      </w:r>
      <w:r>
        <w:rPr>
          <w:rFonts w:cs="Arial" w:ascii="Arial" w:hAnsi="Arial"/>
          <w:spacing w:val="-3"/>
          <w:w w:val="95"/>
        </w:rPr>
        <w:t xml:space="preserve"> </w:t>
      </w:r>
      <w:hyperlink w:anchor="_bookmark113">
        <w:r>
          <w:rPr>
            <w:rFonts w:cs="Arial" w:ascii="Arial" w:hAnsi="Arial"/>
            <w:w w:val="95"/>
          </w:rPr>
          <w:t>(Waytes,</w:t>
        </w:r>
      </w:hyperlink>
      <w:r>
        <w:rPr>
          <w:rFonts w:cs="Arial" w:ascii="Arial" w:hAnsi="Arial"/>
          <w:spacing w:val="-3"/>
          <w:w w:val="95"/>
        </w:rPr>
        <w:t xml:space="preserve"> </w:t>
      </w:r>
      <w:hyperlink w:anchor="_bookmark113">
        <w:r>
          <w:rPr>
            <w:rFonts w:cs="Arial" w:ascii="Arial" w:hAnsi="Arial"/>
            <w:w w:val="95"/>
          </w:rPr>
          <w:t>2017;</w:t>
        </w:r>
      </w:hyperlink>
      <w:r>
        <w:rPr>
          <w:rFonts w:cs="Arial" w:ascii="Arial" w:hAnsi="Arial"/>
          <w:spacing w:val="-3"/>
          <w:w w:val="95"/>
        </w:rPr>
        <w:t xml:space="preserve"> </w:t>
      </w:r>
      <w:hyperlink w:anchor="_bookmark36">
        <w:r>
          <w:rPr>
            <w:rFonts w:cs="Arial" w:ascii="Arial" w:hAnsi="Arial"/>
            <w:w w:val="95"/>
          </w:rPr>
          <w:t>Gaffney</w:t>
        </w:r>
        <w:r>
          <w:rPr>
            <w:rFonts w:cs="Arial" w:ascii="Arial" w:hAnsi="Arial"/>
            <w:spacing w:val="-3"/>
            <w:w w:val="95"/>
          </w:rPr>
          <w:t xml:space="preserve"> </w:t>
        </w:r>
        <w:r>
          <w:rPr>
            <w:rFonts w:cs="Arial" w:ascii="Arial" w:hAnsi="Arial"/>
            <w:w w:val="95"/>
          </w:rPr>
          <w:t>et</w:t>
        </w:r>
        <w:r>
          <w:rPr>
            <w:rFonts w:cs="Arial" w:ascii="Arial" w:hAnsi="Arial"/>
            <w:spacing w:val="-3"/>
            <w:w w:val="95"/>
          </w:rPr>
          <w:t xml:space="preserve"> </w:t>
        </w:r>
        <w:r>
          <w:rPr>
            <w:rFonts w:cs="Arial" w:ascii="Arial" w:hAnsi="Arial"/>
            <w:w w:val="95"/>
          </w:rPr>
          <w:t>al.,</w:t>
        </w:r>
      </w:hyperlink>
      <w:r>
        <w:rPr>
          <w:rFonts w:cs="Arial" w:ascii="Arial" w:hAnsi="Arial"/>
          <w:spacing w:val="-3"/>
          <w:w w:val="95"/>
        </w:rPr>
        <w:t xml:space="preserve"> </w:t>
      </w:r>
      <w:hyperlink w:anchor="_bookmark36">
        <w:r>
          <w:rPr>
            <w:rFonts w:cs="Arial" w:ascii="Arial" w:hAnsi="Arial"/>
            <w:w w:val="95"/>
          </w:rPr>
          <w:t>2019).</w:t>
        </w:r>
      </w:hyperlink>
      <w:r>
        <w:rPr>
          <w:rFonts w:cs="Arial" w:ascii="Arial" w:hAnsi="Arial"/>
          <w:spacing w:val="30"/>
        </w:rPr>
        <w:t xml:space="preserve"> </w:t>
      </w:r>
      <w:r>
        <w:rPr>
          <w:rFonts w:cs="Arial" w:ascii="Arial" w:hAnsi="Arial"/>
          <w:w w:val="95"/>
        </w:rPr>
        <w:t>Competition</w:t>
      </w:r>
      <w:r>
        <w:rPr>
          <w:rFonts w:cs="Arial" w:ascii="Arial" w:hAnsi="Arial"/>
          <w:spacing w:val="-3"/>
          <w:w w:val="95"/>
        </w:rPr>
        <w:t xml:space="preserve"> </w:t>
      </w:r>
      <w:r>
        <w:rPr>
          <w:rFonts w:cs="Arial" w:ascii="Arial" w:hAnsi="Arial"/>
          <w:w w:val="95"/>
        </w:rPr>
        <w:t>for</w:t>
      </w:r>
      <w:r>
        <w:rPr>
          <w:rFonts w:cs="Arial" w:ascii="Arial" w:hAnsi="Arial"/>
          <w:spacing w:val="-3"/>
          <w:w w:val="95"/>
        </w:rPr>
        <w:t xml:space="preserve"> </w:t>
      </w:r>
      <w:r>
        <w:rPr>
          <w:rFonts w:cs="Arial" w:ascii="Arial" w:hAnsi="Arial"/>
          <w:w w:val="95"/>
        </w:rPr>
        <w:t>floral resources</w:t>
      </w:r>
      <w:r>
        <w:rPr>
          <w:rFonts w:cs="Arial" w:ascii="Arial" w:hAnsi="Arial"/>
          <w:spacing w:val="-5"/>
          <w:w w:val="95"/>
        </w:rPr>
        <w:t xml:space="preserve"> </w:t>
      </w:r>
      <w:r>
        <w:rPr>
          <w:rFonts w:cs="Arial" w:ascii="Arial" w:hAnsi="Arial"/>
          <w:w w:val="95"/>
        </w:rPr>
        <w:t>can</w:t>
      </w:r>
      <w:r>
        <w:rPr>
          <w:rFonts w:cs="Arial" w:ascii="Arial" w:hAnsi="Arial"/>
          <w:spacing w:val="-5"/>
          <w:w w:val="95"/>
        </w:rPr>
        <w:t xml:space="preserve"> </w:t>
      </w:r>
      <w:r>
        <w:rPr>
          <w:rFonts w:cs="Arial" w:ascii="Arial" w:hAnsi="Arial"/>
          <w:w w:val="95"/>
        </w:rPr>
        <w:t>occur</w:t>
      </w:r>
      <w:r>
        <w:rPr>
          <w:rFonts w:cs="Arial" w:ascii="Arial" w:hAnsi="Arial"/>
          <w:spacing w:val="-5"/>
          <w:w w:val="95"/>
        </w:rPr>
        <w:t xml:space="preserve"> </w:t>
      </w:r>
      <w:r>
        <w:rPr>
          <w:rFonts w:cs="Arial" w:ascii="Arial" w:hAnsi="Arial"/>
          <w:w w:val="95"/>
        </w:rPr>
        <w:t>between</w:t>
      </w:r>
      <w:r>
        <w:rPr>
          <w:rFonts w:cs="Arial" w:ascii="Arial" w:hAnsi="Arial"/>
          <w:spacing w:val="-5"/>
          <w:w w:val="95"/>
        </w:rPr>
        <w:t xml:space="preserve"> </w:t>
      </w:r>
      <w:r>
        <w:rPr>
          <w:rFonts w:cs="Arial" w:ascii="Arial" w:hAnsi="Arial"/>
          <w:w w:val="95"/>
        </w:rPr>
        <w:t>different</w:t>
      </w:r>
      <w:r>
        <w:rPr>
          <w:rFonts w:cs="Arial" w:ascii="Arial" w:hAnsi="Arial"/>
          <w:spacing w:val="-5"/>
          <w:w w:val="95"/>
        </w:rPr>
        <w:t xml:space="preserve"> </w:t>
      </w:r>
      <w:r>
        <w:rPr>
          <w:rFonts w:cs="Arial" w:ascii="Arial" w:hAnsi="Arial"/>
          <w:w w:val="95"/>
        </w:rPr>
        <w:t>species</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foragers,</w:t>
      </w:r>
      <w:r>
        <w:rPr>
          <w:rFonts w:cs="Arial" w:ascii="Arial" w:hAnsi="Arial"/>
          <w:spacing w:val="-1"/>
          <w:w w:val="95"/>
        </w:rPr>
        <w:t xml:space="preserve"> </w:t>
      </w:r>
      <w:r>
        <w:rPr>
          <w:rFonts w:cs="Arial" w:ascii="Arial" w:hAnsi="Arial"/>
          <w:w w:val="95"/>
        </w:rPr>
        <w:t>but</w:t>
      </w:r>
      <w:r>
        <w:rPr>
          <w:rFonts w:cs="Arial" w:ascii="Arial" w:hAnsi="Arial"/>
          <w:spacing w:val="-5"/>
          <w:w w:val="95"/>
        </w:rPr>
        <w:t xml:space="preserve"> </w:t>
      </w:r>
      <w:r>
        <w:rPr>
          <w:rFonts w:cs="Arial" w:ascii="Arial" w:hAnsi="Arial"/>
          <w:w w:val="95"/>
        </w:rPr>
        <w:t>they</w:t>
      </w:r>
      <w:r>
        <w:rPr>
          <w:rFonts w:cs="Arial" w:ascii="Arial" w:hAnsi="Arial"/>
          <w:spacing w:val="-5"/>
          <w:w w:val="95"/>
        </w:rPr>
        <w:t xml:space="preserve"> </w:t>
      </w:r>
      <w:r>
        <w:rPr>
          <w:rFonts w:cs="Arial" w:ascii="Arial" w:hAnsi="Arial"/>
          <w:w w:val="95"/>
        </w:rPr>
        <w:t>can</w:t>
      </w:r>
      <w:r>
        <w:rPr>
          <w:rFonts w:cs="Arial" w:ascii="Arial" w:hAnsi="Arial"/>
          <w:spacing w:val="-5"/>
          <w:w w:val="95"/>
        </w:rPr>
        <w:t xml:space="preserve"> </w:t>
      </w:r>
      <w:r>
        <w:rPr>
          <w:rFonts w:cs="Arial" w:ascii="Arial" w:hAnsi="Arial"/>
          <w:w w:val="95"/>
        </w:rPr>
        <w:t>spatially</w:t>
      </w:r>
      <w:r>
        <w:rPr>
          <w:rFonts w:cs="Arial" w:ascii="Arial" w:hAnsi="Arial"/>
          <w:spacing w:val="-5"/>
          <w:w w:val="95"/>
        </w:rPr>
        <w:t xml:space="preserve"> </w:t>
      </w:r>
      <w:r>
        <w:rPr>
          <w:rFonts w:cs="Arial" w:ascii="Arial" w:hAnsi="Arial"/>
          <w:w w:val="95"/>
        </w:rPr>
        <w:t>or</w:t>
      </w:r>
      <w:r>
        <w:rPr>
          <w:rFonts w:cs="Arial" w:ascii="Arial" w:hAnsi="Arial"/>
          <w:spacing w:val="-5"/>
          <w:w w:val="95"/>
        </w:rPr>
        <w:t xml:space="preserve"> </w:t>
      </w:r>
      <w:r>
        <w:rPr>
          <w:rFonts w:cs="Arial" w:ascii="Arial" w:hAnsi="Arial"/>
          <w:w w:val="95"/>
        </w:rPr>
        <w:t xml:space="preserve">temporally </w:t>
      </w:r>
      <w:r>
        <w:rPr>
          <w:rFonts w:cs="Arial" w:ascii="Arial" w:hAnsi="Arial"/>
        </w:rPr>
        <w:t>separate</w:t>
      </w:r>
      <w:r>
        <w:rPr>
          <w:rFonts w:cs="Arial" w:ascii="Arial" w:hAnsi="Arial"/>
          <w:spacing w:val="-5"/>
        </w:rPr>
        <w:t xml:space="preserve"> </w:t>
      </w:r>
      <w:r>
        <w:rPr>
          <w:rFonts w:cs="Arial" w:ascii="Arial" w:hAnsi="Arial"/>
        </w:rPr>
        <w:t>their</w:t>
      </w:r>
      <w:r>
        <w:rPr>
          <w:rFonts w:cs="Arial" w:ascii="Arial" w:hAnsi="Arial"/>
          <w:spacing w:val="-5"/>
        </w:rPr>
        <w:t xml:space="preserve"> </w:t>
      </w:r>
      <w:r>
        <w:rPr>
          <w:rFonts w:cs="Arial" w:ascii="Arial" w:hAnsi="Arial"/>
        </w:rPr>
        <w:t>foraging</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reduce</w:t>
      </w:r>
      <w:r>
        <w:rPr>
          <w:rFonts w:cs="Arial" w:ascii="Arial" w:hAnsi="Arial"/>
          <w:spacing w:val="-5"/>
        </w:rPr>
        <w:t xml:space="preserve"> </w:t>
      </w:r>
      <w:r>
        <w:rPr>
          <w:rFonts w:cs="Arial" w:ascii="Arial" w:hAnsi="Arial"/>
        </w:rPr>
        <w:t>competition</w:t>
      </w:r>
      <w:r>
        <w:rPr>
          <w:rFonts w:cs="Arial" w:ascii="Arial" w:hAnsi="Arial"/>
          <w:spacing w:val="-5"/>
        </w:rPr>
        <w:t xml:space="preserve"> </w:t>
      </w:r>
      <w:hyperlink w:anchor="_bookmark97">
        <w:r>
          <w:rPr>
            <w:rFonts w:cs="Arial" w:ascii="Arial" w:hAnsi="Arial"/>
          </w:rPr>
          <w:t>(Schaffer</w:t>
        </w:r>
        <w:r>
          <w:rPr>
            <w:rFonts w:cs="Arial" w:ascii="Arial" w:hAnsi="Arial"/>
            <w:spacing w:val="-5"/>
          </w:rPr>
          <w:t xml:space="preserve"> </w:t>
        </w:r>
        <w:r>
          <w:rPr>
            <w:rFonts w:cs="Arial" w:ascii="Arial" w:hAnsi="Arial"/>
          </w:rPr>
          <w:t>et</w:t>
        </w:r>
        <w:r>
          <w:rPr>
            <w:rFonts w:cs="Arial" w:ascii="Arial" w:hAnsi="Arial"/>
            <w:spacing w:val="-5"/>
          </w:rPr>
          <w:t xml:space="preserve"> </w:t>
        </w:r>
        <w:r>
          <w:rPr>
            <w:rFonts w:cs="Arial" w:ascii="Arial" w:hAnsi="Arial"/>
          </w:rPr>
          <w:t>al.,</w:t>
        </w:r>
      </w:hyperlink>
      <w:r>
        <w:rPr>
          <w:rFonts w:cs="Arial" w:ascii="Arial" w:hAnsi="Arial"/>
          <w:spacing w:val="-5"/>
        </w:rPr>
        <w:t xml:space="preserve"> </w:t>
      </w:r>
      <w:hyperlink w:anchor="_bookmark97">
        <w:r>
          <w:rPr>
            <w:rFonts w:cs="Arial" w:ascii="Arial" w:hAnsi="Arial"/>
          </w:rPr>
          <w:t>1979;</w:t>
        </w:r>
      </w:hyperlink>
      <w:r>
        <w:rPr>
          <w:rFonts w:cs="Arial" w:ascii="Arial" w:hAnsi="Arial"/>
          <w:spacing w:val="-5"/>
        </w:rPr>
        <w:t xml:space="preserve"> </w:t>
      </w:r>
      <w:hyperlink w:anchor="_bookmark109">
        <w:r>
          <w:rPr>
            <w:rFonts w:cs="Arial" w:ascii="Arial" w:hAnsi="Arial"/>
          </w:rPr>
          <w:t>Thomson</w:t>
        </w:r>
        <w:r>
          <w:rPr>
            <w:rFonts w:cs="Arial" w:ascii="Arial" w:hAnsi="Arial"/>
            <w:spacing w:val="-5"/>
          </w:rPr>
          <w:t xml:space="preserve"> </w:t>
        </w:r>
        <w:r>
          <w:rPr>
            <w:rFonts w:cs="Arial" w:ascii="Arial" w:hAnsi="Arial"/>
          </w:rPr>
          <w:t>et</w:t>
        </w:r>
        <w:r>
          <w:rPr>
            <w:rFonts w:cs="Arial" w:ascii="Arial" w:hAnsi="Arial"/>
            <w:spacing w:val="-5"/>
          </w:rPr>
          <w:t xml:space="preserve"> </w:t>
        </w:r>
        <w:r>
          <w:rPr>
            <w:rFonts w:cs="Arial" w:ascii="Arial" w:hAnsi="Arial"/>
          </w:rPr>
          <w:t>al.,</w:t>
        </w:r>
      </w:hyperlink>
      <w:r>
        <w:rPr>
          <w:rFonts w:cs="Arial" w:ascii="Arial" w:hAnsi="Arial"/>
          <w:spacing w:val="-5"/>
        </w:rPr>
        <w:t xml:space="preserve"> </w:t>
      </w:r>
      <w:hyperlink w:anchor="_bookmark109">
        <w:r>
          <w:rPr>
            <w:rFonts w:cs="Arial" w:ascii="Arial" w:hAnsi="Arial"/>
          </w:rPr>
          <w:t>1987,</w:t>
        </w:r>
      </w:hyperlink>
      <w:r>
        <w:rPr>
          <w:rFonts w:cs="Arial" w:ascii="Arial" w:hAnsi="Arial"/>
        </w:rPr>
        <w:t xml:space="preserve"> </w:t>
      </w:r>
      <w:r>
        <w:rPr>
          <w:rFonts w:cs="Arial" w:ascii="Arial" w:hAnsi="Arial"/>
          <w:w w:val="95"/>
        </w:rPr>
        <w:t xml:space="preserve">but see </w:t>
      </w:r>
      <w:hyperlink w:anchor="_bookmark105">
        <w:r>
          <w:rPr>
            <w:rFonts w:cs="Arial" w:ascii="Arial" w:hAnsi="Arial"/>
            <w:w w:val="95"/>
          </w:rPr>
          <w:t>Steffan-Dewenter and Tscharntk</w:t>
        </w:r>
      </w:hyperlink>
      <w:r>
        <w:rPr>
          <w:rFonts w:cs="Arial" w:ascii="Arial" w:hAnsi="Arial"/>
          <w:w w:val="95"/>
        </w:rPr>
        <w:t xml:space="preserve">e, </w:t>
      </w:r>
      <w:hyperlink w:anchor="_bookmark105">
        <w:r>
          <w:rPr>
            <w:rFonts w:cs="Arial" w:ascii="Arial" w:hAnsi="Arial"/>
            <w:w w:val="95"/>
          </w:rPr>
          <w:t>2000),</w:t>
        </w:r>
      </w:hyperlink>
      <w:r>
        <w:rPr>
          <w:rFonts w:cs="Arial" w:ascii="Arial" w:hAnsi="Arial"/>
          <w:w w:val="95"/>
        </w:rPr>
        <w:t xml:space="preserve"> such as switching between floral morphs more often, or visiting less frequently </w:t>
      </w:r>
      <w:hyperlink w:anchor="_bookmark50">
        <w:r>
          <w:rPr>
            <w:rFonts w:cs="Arial" w:ascii="Arial" w:hAnsi="Arial"/>
            <w:w w:val="95"/>
          </w:rPr>
          <w:t>(Heinrich,</w:t>
        </w:r>
      </w:hyperlink>
      <w:r>
        <w:rPr>
          <w:rFonts w:cs="Arial" w:ascii="Arial" w:hAnsi="Arial"/>
          <w:w w:val="95"/>
        </w:rPr>
        <w:t xml:space="preserve"> </w:t>
      </w:r>
      <w:hyperlink w:anchor="_bookmark50">
        <w:r>
          <w:rPr>
            <w:rFonts w:cs="Arial" w:ascii="Arial" w:hAnsi="Arial"/>
            <w:w w:val="95"/>
          </w:rPr>
          <w:t>1979;</w:t>
        </w:r>
      </w:hyperlink>
      <w:r>
        <w:rPr>
          <w:rFonts w:cs="Arial" w:ascii="Arial" w:hAnsi="Arial"/>
          <w:w w:val="95"/>
        </w:rPr>
        <w:t xml:space="preserve"> </w:t>
      </w:r>
      <w:hyperlink w:anchor="_bookmark46">
        <w:r>
          <w:rPr>
            <w:rFonts w:cs="Arial" w:ascii="Arial" w:hAnsi="Arial"/>
            <w:w w:val="95"/>
          </w:rPr>
          <w:t>Greenleaf and Kremen,</w:t>
        </w:r>
      </w:hyperlink>
      <w:r>
        <w:rPr>
          <w:rFonts w:cs="Arial" w:ascii="Arial" w:hAnsi="Arial"/>
          <w:w w:val="95"/>
        </w:rPr>
        <w:t xml:space="preserve"> </w:t>
      </w:r>
      <w:hyperlink w:anchor="_bookmark46">
        <w:r>
          <w:rPr>
            <w:rFonts w:cs="Arial" w:ascii="Arial" w:hAnsi="Arial"/>
            <w:w w:val="95"/>
          </w:rPr>
          <w:t>2006).</w:t>
        </w:r>
      </w:hyperlink>
      <w:r>
        <w:rPr>
          <w:rFonts w:cs="Arial" w:ascii="Arial" w:hAnsi="Arial"/>
        </w:rPr>
        <w:t xml:space="preserve"> </w:t>
      </w:r>
      <w:r>
        <w:rPr>
          <w:rFonts w:cs="Arial" w:ascii="Arial" w:hAnsi="Arial"/>
          <w:w w:val="95"/>
        </w:rPr>
        <w:t xml:space="preserve">Thus, </w:t>
      </w:r>
      <w:r>
        <w:rPr>
          <w:rFonts w:cs="Arial" w:ascii="Arial" w:hAnsi="Arial"/>
        </w:rPr>
        <w:t>variation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visitation</w:t>
      </w:r>
      <w:r>
        <w:rPr>
          <w:rFonts w:cs="Arial" w:ascii="Arial" w:hAnsi="Arial"/>
          <w:spacing w:val="-11"/>
        </w:rPr>
        <w:t xml:space="preserve"> </w:t>
      </w:r>
      <w:r>
        <w:rPr>
          <w:rFonts w:cs="Arial" w:ascii="Arial" w:hAnsi="Arial"/>
        </w:rPr>
        <w:t>can</w:t>
      </w:r>
      <w:r>
        <w:rPr>
          <w:rFonts w:cs="Arial" w:ascii="Arial" w:hAnsi="Arial"/>
          <w:spacing w:val="-11"/>
        </w:rPr>
        <w:t xml:space="preserve"> </w:t>
      </w:r>
      <w:r>
        <w:rPr>
          <w:rFonts w:cs="Arial" w:ascii="Arial" w:hAnsi="Arial"/>
        </w:rPr>
        <w:t>be</w:t>
      </w:r>
      <w:r>
        <w:rPr>
          <w:rFonts w:cs="Arial" w:ascii="Arial" w:hAnsi="Arial"/>
          <w:spacing w:val="-11"/>
        </w:rPr>
        <w:t xml:space="preserve"> </w:t>
      </w:r>
      <w:r>
        <w:rPr>
          <w:rFonts w:cs="Arial" w:ascii="Arial" w:hAnsi="Arial"/>
        </w:rPr>
        <w:t>driven</w:t>
      </w:r>
      <w:r>
        <w:rPr>
          <w:rFonts w:cs="Arial" w:ascii="Arial" w:hAnsi="Arial"/>
          <w:spacing w:val="-11"/>
        </w:rPr>
        <w:t xml:space="preserve"> </w:t>
      </w:r>
      <w:r>
        <w:rPr>
          <w:rFonts w:cs="Arial" w:ascii="Arial" w:hAnsi="Arial"/>
        </w:rPr>
        <w:t>by</w:t>
      </w:r>
      <w:r>
        <w:rPr>
          <w:rFonts w:cs="Arial" w:ascii="Arial" w:hAnsi="Arial"/>
          <w:spacing w:val="-11"/>
        </w:rPr>
        <w:t xml:space="preserve"> </w:t>
      </w:r>
      <w:r>
        <w:rPr>
          <w:rFonts w:cs="Arial" w:ascii="Arial" w:hAnsi="Arial"/>
        </w:rPr>
        <w:t>distance,</w:t>
      </w:r>
      <w:r>
        <w:rPr>
          <w:rFonts w:cs="Arial" w:ascii="Arial" w:hAnsi="Arial"/>
          <w:spacing w:val="-10"/>
        </w:rPr>
        <w:t xml:space="preserve"> </w:t>
      </w:r>
      <w:r>
        <w:rPr>
          <w:rFonts w:cs="Arial" w:ascii="Arial" w:hAnsi="Arial"/>
        </w:rPr>
        <w:t>competition</w:t>
      </w:r>
      <w:r>
        <w:rPr>
          <w:rFonts w:cs="Arial" w:ascii="Arial" w:hAnsi="Arial"/>
          <w:spacing w:val="-11"/>
        </w:rPr>
        <w:t xml:space="preserve"> </w:t>
      </w:r>
      <w:r>
        <w:rPr>
          <w:rFonts w:cs="Arial" w:ascii="Arial" w:hAnsi="Arial"/>
        </w:rPr>
        <w:t>with</w:t>
      </w:r>
      <w:r>
        <w:rPr>
          <w:rFonts w:cs="Arial" w:ascii="Arial" w:hAnsi="Arial"/>
          <w:spacing w:val="-11"/>
        </w:rPr>
        <w:t xml:space="preserve"> </w:t>
      </w:r>
      <w:r>
        <w:rPr>
          <w:rFonts w:cs="Arial" w:ascii="Arial" w:hAnsi="Arial"/>
        </w:rPr>
        <w:t>other</w:t>
      </w:r>
      <w:r>
        <w:rPr>
          <w:rFonts w:cs="Arial" w:ascii="Arial" w:hAnsi="Arial"/>
          <w:spacing w:val="-11"/>
        </w:rPr>
        <w:t xml:space="preserve"> </w:t>
      </w:r>
      <w:r>
        <w:rPr>
          <w:rFonts w:cs="Arial" w:ascii="Arial" w:hAnsi="Arial"/>
        </w:rPr>
        <w:t>foragers,</w:t>
      </w:r>
      <w:r>
        <w:rPr>
          <w:rFonts w:cs="Arial" w:ascii="Arial" w:hAnsi="Arial"/>
          <w:spacing w:val="-10"/>
        </w:rPr>
        <w:t xml:space="preserve"> </w:t>
      </w:r>
      <w:r>
        <w:rPr>
          <w:rFonts w:cs="Arial" w:ascii="Arial" w:hAnsi="Arial"/>
        </w:rPr>
        <w:t>or</w:t>
      </w:r>
      <w:r>
        <w:rPr>
          <w:rFonts w:cs="Arial" w:ascii="Arial" w:hAnsi="Arial"/>
          <w:spacing w:val="-11"/>
        </w:rPr>
        <w:t xml:space="preserve"> </w:t>
      </w:r>
      <w:r>
        <w:rPr>
          <w:rFonts w:cs="Arial" w:ascii="Arial" w:hAnsi="Arial"/>
        </w:rPr>
        <w:t xml:space="preserve">floral </w:t>
      </w:r>
      <w:r>
        <w:rPr>
          <w:rFonts w:cs="Arial" w:ascii="Arial" w:hAnsi="Arial"/>
          <w:w w:val="95"/>
        </w:rPr>
        <w:t>specialization;</w:t>
      </w:r>
      <w:r>
        <w:rPr>
          <w:rFonts w:cs="Arial" w:ascii="Arial" w:hAnsi="Arial"/>
          <w:spacing w:val="-8"/>
          <w:w w:val="95"/>
        </w:rPr>
        <w:t xml:space="preserve"> </w:t>
      </w:r>
      <w:r>
        <w:rPr>
          <w:rFonts w:cs="Arial" w:ascii="Arial" w:hAnsi="Arial"/>
          <w:w w:val="95"/>
        </w:rPr>
        <w:t>however,</w:t>
      </w:r>
      <w:r>
        <w:rPr>
          <w:rFonts w:cs="Arial" w:ascii="Arial" w:hAnsi="Arial"/>
          <w:spacing w:val="-9"/>
          <w:w w:val="95"/>
        </w:rPr>
        <w:t xml:space="preserve"> </w:t>
      </w:r>
      <w:r>
        <w:rPr>
          <w:rFonts w:cs="Arial" w:ascii="Arial" w:hAnsi="Arial"/>
          <w:w w:val="95"/>
        </w:rPr>
        <w:t>this</w:t>
      </w:r>
      <w:r>
        <w:rPr>
          <w:rFonts w:cs="Arial" w:ascii="Arial" w:hAnsi="Arial"/>
          <w:spacing w:val="-12"/>
          <w:w w:val="95"/>
        </w:rPr>
        <w:t xml:space="preserve"> </w:t>
      </w:r>
      <w:r>
        <w:rPr>
          <w:rFonts w:cs="Arial" w:ascii="Arial" w:hAnsi="Arial"/>
          <w:w w:val="95"/>
        </w:rPr>
        <w:t>is</w:t>
      </w:r>
      <w:r>
        <w:rPr>
          <w:rFonts w:cs="Arial" w:ascii="Arial" w:hAnsi="Arial"/>
          <w:spacing w:val="-12"/>
          <w:w w:val="95"/>
        </w:rPr>
        <w:t xml:space="preserve"> </w:t>
      </w:r>
      <w:r>
        <w:rPr>
          <w:rFonts w:cs="Arial" w:ascii="Arial" w:hAnsi="Arial"/>
          <w:w w:val="95"/>
        </w:rPr>
        <w:t>seldom</w:t>
      </w:r>
      <w:r>
        <w:rPr>
          <w:rFonts w:cs="Arial" w:ascii="Arial" w:hAnsi="Arial"/>
          <w:spacing w:val="-11"/>
          <w:w w:val="95"/>
        </w:rPr>
        <w:t xml:space="preserve"> </w:t>
      </w:r>
      <w:r>
        <w:rPr>
          <w:rFonts w:cs="Arial" w:ascii="Arial" w:hAnsi="Arial"/>
          <w:w w:val="95"/>
        </w:rPr>
        <w:t>considered,</w:t>
      </w:r>
      <w:r>
        <w:rPr>
          <w:rFonts w:cs="Arial" w:ascii="Arial" w:hAnsi="Arial"/>
          <w:spacing w:val="-9"/>
          <w:w w:val="95"/>
        </w:rPr>
        <w:t xml:space="preserve"> </w:t>
      </w:r>
      <w:r>
        <w:rPr>
          <w:rFonts w:cs="Arial" w:ascii="Arial" w:hAnsi="Arial"/>
          <w:w w:val="95"/>
        </w:rPr>
        <w:t>as</w:t>
      </w:r>
      <w:r>
        <w:rPr>
          <w:rFonts w:cs="Arial" w:ascii="Arial" w:hAnsi="Arial"/>
          <w:spacing w:val="-12"/>
          <w:w w:val="95"/>
        </w:rPr>
        <w:t xml:space="preserve"> </w:t>
      </w:r>
      <w:r>
        <w:rPr>
          <w:rFonts w:cs="Arial" w:ascii="Arial" w:hAnsi="Arial"/>
          <w:w w:val="95"/>
        </w:rPr>
        <w:t>commercial</w:t>
      </w:r>
      <w:r>
        <w:rPr>
          <w:rFonts w:cs="Arial" w:ascii="Arial" w:hAnsi="Arial"/>
          <w:spacing w:val="-12"/>
          <w:w w:val="95"/>
        </w:rPr>
        <w:t xml:space="preserve"> </w:t>
      </w:r>
      <w:r>
        <w:rPr>
          <w:rFonts w:cs="Arial" w:ascii="Arial" w:hAnsi="Arial"/>
          <w:w w:val="95"/>
        </w:rPr>
        <w:t>pollinators</w:t>
      </w:r>
      <w:r>
        <w:rPr>
          <w:rFonts w:cs="Arial" w:ascii="Arial" w:hAnsi="Arial"/>
          <w:spacing w:val="-11"/>
          <w:w w:val="95"/>
        </w:rPr>
        <w:t xml:space="preserve"> </w:t>
      </w:r>
      <w:r>
        <w:rPr>
          <w:rFonts w:cs="Arial" w:ascii="Arial" w:hAnsi="Arial"/>
          <w:w w:val="95"/>
        </w:rPr>
        <w:t>are</w:t>
      </w:r>
      <w:r>
        <w:rPr>
          <w:rFonts w:cs="Arial" w:ascii="Arial" w:hAnsi="Arial"/>
          <w:spacing w:val="-12"/>
          <w:w w:val="95"/>
        </w:rPr>
        <w:t xml:space="preserve"> </w:t>
      </w:r>
      <w:r>
        <w:rPr>
          <w:rFonts w:cs="Arial" w:ascii="Arial" w:hAnsi="Arial"/>
          <w:w w:val="95"/>
        </w:rPr>
        <w:t>often</w:t>
      </w:r>
      <w:r>
        <w:rPr>
          <w:rFonts w:cs="Arial" w:ascii="Arial" w:hAnsi="Arial"/>
          <w:spacing w:val="-11"/>
          <w:w w:val="95"/>
        </w:rPr>
        <w:t xml:space="preserve"> </w:t>
      </w:r>
      <w:r>
        <w:rPr>
          <w:rFonts w:cs="Arial" w:ascii="Arial" w:hAnsi="Arial"/>
          <w:w w:val="95"/>
        </w:rPr>
        <w:t xml:space="preserve">treated </w:t>
      </w:r>
      <w:r>
        <w:rPr>
          <w:rFonts w:cs="Arial" w:ascii="Arial" w:hAnsi="Arial"/>
        </w:rPr>
        <w:t>as a single agricultural “input” (akin to fertilizer).</w:t>
      </w:r>
    </w:p>
    <w:p>
      <w:pPr>
        <w:pStyle w:val="TextBody"/>
        <w:spacing w:lineRule="auto" w:line="420" w:before="39" w:after="0"/>
        <w:ind w:left="120" w:right="1054" w:firstLine="351"/>
        <w:jc w:val="both"/>
        <w:rPr>
          <w:rFonts w:ascii="Arial" w:hAnsi="Arial" w:cs="Arial"/>
        </w:rPr>
      </w:pPr>
      <w:r>
        <w:rPr>
          <w:rFonts w:cs="Arial" w:ascii="Arial" w:hAnsi="Arial"/>
        </w:rPr>
        <w:t>Seed</w:t>
      </w:r>
      <w:r>
        <w:rPr>
          <w:rFonts w:cs="Arial" w:ascii="Arial" w:hAnsi="Arial"/>
          <w:spacing w:val="-1"/>
        </w:rPr>
        <w:t xml:space="preserve"> </w:t>
      </w:r>
      <w:r>
        <w:rPr>
          <w:rFonts w:cs="Arial" w:ascii="Arial" w:hAnsi="Arial"/>
        </w:rPr>
        <w:t>production</w:t>
      </w:r>
      <w:r>
        <w:rPr>
          <w:rFonts w:cs="Arial" w:ascii="Arial" w:hAnsi="Arial"/>
          <w:spacing w:val="-1"/>
        </w:rPr>
        <w:t xml:space="preserve"> </w:t>
      </w:r>
      <w:r>
        <w:rPr>
          <w:rFonts w:cs="Arial" w:ascii="Arial" w:hAnsi="Arial"/>
        </w:rPr>
        <w:t>can</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limited</w:t>
      </w:r>
      <w:r>
        <w:rPr>
          <w:rFonts w:cs="Arial" w:ascii="Arial" w:hAnsi="Arial"/>
          <w:spacing w:val="-1"/>
        </w:rPr>
        <w:t xml:space="preserve"> </w:t>
      </w:r>
      <w:r>
        <w:rPr>
          <w:rFonts w:cs="Arial" w:ascii="Arial" w:hAnsi="Arial"/>
        </w:rPr>
        <w:t>by</w:t>
      </w:r>
      <w:r>
        <w:rPr>
          <w:rFonts w:cs="Arial" w:ascii="Arial" w:hAnsi="Arial"/>
          <w:spacing w:val="-1"/>
        </w:rPr>
        <w:t xml:space="preserve"> </w:t>
      </w:r>
      <w:r>
        <w:rPr>
          <w:rFonts w:cs="Arial" w:ascii="Arial" w:hAnsi="Arial"/>
        </w:rPr>
        <w:t>plant</w:t>
      </w:r>
      <w:r>
        <w:rPr>
          <w:rFonts w:cs="Arial" w:ascii="Arial" w:hAnsi="Arial"/>
          <w:spacing w:val="-1"/>
        </w:rPr>
        <w:t xml:space="preserve"> </w:t>
      </w:r>
      <w:r>
        <w:rPr>
          <w:rFonts w:cs="Arial" w:ascii="Arial" w:hAnsi="Arial"/>
        </w:rPr>
        <w:t>resources</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well</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pollen, meaning</w:t>
      </w:r>
      <w:r>
        <w:rPr>
          <w:rFonts w:cs="Arial" w:ascii="Arial" w:hAnsi="Arial"/>
          <w:spacing w:val="-1"/>
        </w:rPr>
        <w:t xml:space="preserve"> </w:t>
      </w:r>
      <w:r>
        <w:rPr>
          <w:rFonts w:cs="Arial" w:ascii="Arial" w:hAnsi="Arial"/>
        </w:rPr>
        <w:t>that</w:t>
      </w:r>
      <w:r>
        <w:rPr>
          <w:rFonts w:cs="Arial" w:ascii="Arial" w:hAnsi="Arial"/>
          <w:spacing w:val="-1"/>
        </w:rPr>
        <w:t xml:space="preserve"> </w:t>
      </w:r>
      <w:r>
        <w:rPr>
          <w:rFonts w:cs="Arial" w:ascii="Arial" w:hAnsi="Arial"/>
        </w:rPr>
        <w:t>the benefits</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insect</w:t>
      </w:r>
      <w:r>
        <w:rPr>
          <w:rFonts w:cs="Arial" w:ascii="Arial" w:hAnsi="Arial"/>
          <w:spacing w:val="-5"/>
        </w:rPr>
        <w:t xml:space="preserve"> </w:t>
      </w:r>
      <w:r>
        <w:rPr>
          <w:rFonts w:cs="Arial" w:ascii="Arial" w:hAnsi="Arial"/>
        </w:rPr>
        <w:t>pollination</w:t>
      </w:r>
      <w:r>
        <w:rPr>
          <w:rFonts w:cs="Arial" w:ascii="Arial" w:hAnsi="Arial"/>
          <w:spacing w:val="-5"/>
        </w:rPr>
        <w:t xml:space="preserve"> </w:t>
      </w:r>
      <w:r>
        <w:rPr>
          <w:rFonts w:cs="Arial" w:ascii="Arial" w:hAnsi="Arial"/>
        </w:rPr>
        <w:t>depend</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resources</w:t>
      </w:r>
      <w:r>
        <w:rPr>
          <w:rFonts w:cs="Arial" w:ascii="Arial" w:hAnsi="Arial"/>
          <w:spacing w:val="-5"/>
        </w:rPr>
        <w:t xml:space="preserve"> </w:t>
      </w:r>
      <w:r>
        <w:rPr>
          <w:rFonts w:cs="Arial" w:ascii="Arial" w:hAnsi="Arial"/>
        </w:rPr>
        <w:t>available</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plant</w:t>
      </w:r>
      <w:r>
        <w:rPr>
          <w:rFonts w:cs="Arial" w:ascii="Arial" w:hAnsi="Arial"/>
          <w:spacing w:val="-5"/>
        </w:rPr>
        <w:t xml:space="preserve"> </w:t>
      </w:r>
      <w:hyperlink w:anchor="_bookmark106">
        <w:r>
          <w:rPr>
            <w:rFonts w:cs="Arial" w:ascii="Arial" w:hAnsi="Arial"/>
          </w:rPr>
          <w:t>(Stephenson,</w:t>
        </w:r>
      </w:hyperlink>
      <w:r>
        <w:rPr>
          <w:rFonts w:cs="Arial" w:ascii="Arial" w:hAnsi="Arial"/>
        </w:rPr>
        <w:t xml:space="preserve"> </w:t>
      </w:r>
      <w:hyperlink w:anchor="_bookmark106">
        <w:r>
          <w:rPr>
            <w:rFonts w:cs="Arial" w:ascii="Arial" w:hAnsi="Arial"/>
          </w:rPr>
          <w:t>1981;</w:t>
        </w:r>
      </w:hyperlink>
      <w:r>
        <w:rPr>
          <w:rFonts w:cs="Arial" w:ascii="Arial" w:hAnsi="Arial"/>
          <w:spacing w:val="-11"/>
        </w:rPr>
        <w:t xml:space="preserve"> </w:t>
      </w:r>
      <w:hyperlink w:anchor="_bookmark67">
        <w:r>
          <w:rPr>
            <w:rFonts w:cs="Arial" w:ascii="Arial" w:hAnsi="Arial"/>
          </w:rPr>
          <w:t>Marini</w:t>
        </w:r>
        <w:r>
          <w:rPr>
            <w:rFonts w:cs="Arial" w:ascii="Arial" w:hAnsi="Arial"/>
            <w:spacing w:val="-11"/>
          </w:rPr>
          <w:t xml:space="preserve"> </w:t>
        </w:r>
        <w:r>
          <w:rPr>
            <w:rFonts w:cs="Arial" w:ascii="Arial" w:hAnsi="Arial"/>
          </w:rPr>
          <w:t>et</w:t>
        </w:r>
        <w:r>
          <w:rPr>
            <w:rFonts w:cs="Arial" w:ascii="Arial" w:hAnsi="Arial"/>
            <w:spacing w:val="-11"/>
          </w:rPr>
          <w:t xml:space="preserve"> </w:t>
        </w:r>
        <w:r>
          <w:rPr>
            <w:rFonts w:cs="Arial" w:ascii="Arial" w:hAnsi="Arial"/>
          </w:rPr>
          <w:t>al.,</w:t>
        </w:r>
      </w:hyperlink>
      <w:r>
        <w:rPr>
          <w:rFonts w:cs="Arial" w:ascii="Arial" w:hAnsi="Arial"/>
          <w:spacing w:val="-10"/>
        </w:rPr>
        <w:t xml:space="preserve"> </w:t>
      </w:r>
      <w:hyperlink w:anchor="_bookmark67">
        <w:r>
          <w:rPr>
            <w:rFonts w:cs="Arial" w:ascii="Arial" w:hAnsi="Arial"/>
          </w:rPr>
          <w:t>2015</w:t>
        </w:r>
      </w:hyperlink>
      <w:r>
        <w:rPr>
          <w:rFonts w:cs="Arial" w:ascii="Arial" w:hAnsi="Arial"/>
        </w:rPr>
        <w:t>;</w:t>
      </w:r>
      <w:r>
        <w:rPr>
          <w:rFonts w:cs="Arial" w:ascii="Arial" w:hAnsi="Arial"/>
          <w:spacing w:val="-10"/>
        </w:rPr>
        <w:t xml:space="preserve"> </w:t>
      </w:r>
      <w:hyperlink w:anchor="_bookmark108">
        <w:r>
          <w:rPr>
            <w:rFonts w:cs="Arial" w:ascii="Arial" w:hAnsi="Arial"/>
          </w:rPr>
          <w:t>Tamburini</w:t>
        </w:r>
        <w:r>
          <w:rPr>
            <w:rFonts w:cs="Arial" w:ascii="Arial" w:hAnsi="Arial"/>
            <w:spacing w:val="-11"/>
          </w:rPr>
          <w:t xml:space="preserve"> </w:t>
        </w:r>
        <w:r>
          <w:rPr>
            <w:rFonts w:cs="Arial" w:ascii="Arial" w:hAnsi="Arial"/>
          </w:rPr>
          <w:t>et</w:t>
        </w:r>
        <w:r>
          <w:rPr>
            <w:rFonts w:cs="Arial" w:ascii="Arial" w:hAnsi="Arial"/>
            <w:spacing w:val="-11"/>
          </w:rPr>
          <w:t xml:space="preserve"> </w:t>
        </w:r>
        <w:r>
          <w:rPr>
            <w:rFonts w:cs="Arial" w:ascii="Arial" w:hAnsi="Arial"/>
          </w:rPr>
          <w:t>al.,</w:t>
        </w:r>
      </w:hyperlink>
      <w:r>
        <w:rPr>
          <w:rFonts w:cs="Arial" w:ascii="Arial" w:hAnsi="Arial"/>
          <w:spacing w:val="-11"/>
        </w:rPr>
        <w:t xml:space="preserve"> </w:t>
      </w:r>
      <w:hyperlink w:anchor="_bookmark108">
        <w:r>
          <w:rPr>
            <w:rFonts w:cs="Arial" w:ascii="Arial" w:hAnsi="Arial"/>
          </w:rPr>
          <w:t>2017,</w:t>
        </w:r>
      </w:hyperlink>
      <w:r>
        <w:rPr>
          <w:rFonts w:cs="Arial" w:ascii="Arial" w:hAnsi="Arial"/>
          <w:spacing w:val="-11"/>
        </w:rPr>
        <w:t xml:space="preserve"> </w:t>
      </w:r>
      <w:hyperlink w:anchor="_bookmark107">
        <w:r>
          <w:rPr>
            <w:rFonts w:cs="Arial" w:ascii="Arial" w:hAnsi="Arial"/>
          </w:rPr>
          <w:t>2019).</w:t>
        </w:r>
      </w:hyperlink>
      <w:r>
        <w:rPr>
          <w:rFonts w:cs="Arial" w:ascii="Arial" w:hAnsi="Arial"/>
          <w:spacing w:val="11"/>
        </w:rPr>
        <w:t xml:space="preserve"> </w:t>
      </w:r>
      <w:r>
        <w:rPr>
          <w:rFonts w:cs="Arial" w:ascii="Arial" w:hAnsi="Arial"/>
        </w:rPr>
        <w:t>Pollination</w:t>
      </w:r>
      <w:r>
        <w:rPr>
          <w:rFonts w:cs="Arial" w:ascii="Arial" w:hAnsi="Arial"/>
          <w:spacing w:val="-11"/>
        </w:rPr>
        <w:t xml:space="preserve"> </w:t>
      </w:r>
      <w:r>
        <w:rPr>
          <w:rFonts w:cs="Arial" w:ascii="Arial" w:hAnsi="Arial"/>
        </w:rPr>
        <w:t>can</w:t>
      </w:r>
      <w:r>
        <w:rPr>
          <w:rFonts w:cs="Arial" w:ascii="Arial" w:hAnsi="Arial"/>
          <w:spacing w:val="-11"/>
        </w:rPr>
        <w:t xml:space="preserve"> </w:t>
      </w:r>
      <w:r>
        <w:rPr>
          <w:rFonts w:cs="Arial" w:ascii="Arial" w:hAnsi="Arial"/>
        </w:rPr>
        <w:t>enhance</w:t>
      </w:r>
      <w:r>
        <w:rPr>
          <w:rFonts w:cs="Arial" w:ascii="Arial" w:hAnsi="Arial"/>
          <w:spacing w:val="-11"/>
        </w:rPr>
        <w:t xml:space="preserve"> </w:t>
      </w:r>
      <w:r>
        <w:rPr>
          <w:rFonts w:cs="Arial" w:ascii="Arial" w:hAnsi="Arial"/>
        </w:rPr>
        <w:t>fruit</w:t>
      </w:r>
      <w:r>
        <w:rPr>
          <w:rFonts w:cs="Arial" w:ascii="Arial" w:hAnsi="Arial"/>
          <w:spacing w:val="-11"/>
        </w:rPr>
        <w:t xml:space="preserve"> </w:t>
      </w:r>
      <w:r>
        <w:rPr>
          <w:rFonts w:cs="Arial" w:ascii="Arial" w:hAnsi="Arial"/>
        </w:rPr>
        <w:t>production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flowering</w:t>
      </w:r>
      <w:r>
        <w:rPr>
          <w:rFonts w:cs="Arial" w:ascii="Arial" w:hAnsi="Arial"/>
          <w:spacing w:val="-13"/>
        </w:rPr>
        <w:t xml:space="preserve"> </w:t>
      </w:r>
      <w:r>
        <w:rPr>
          <w:rFonts w:cs="Arial" w:ascii="Arial" w:hAnsi="Arial"/>
        </w:rPr>
        <w:t>plants</w:t>
      </w:r>
      <w:r>
        <w:rPr>
          <w:rFonts w:cs="Arial" w:ascii="Arial" w:hAnsi="Arial"/>
          <w:spacing w:val="-13"/>
        </w:rPr>
        <w:t xml:space="preserve"> </w:t>
      </w:r>
      <w:r>
        <w:rPr>
          <w:rFonts w:cs="Arial" w:ascii="Arial" w:hAnsi="Arial"/>
        </w:rPr>
        <w:t>by</w:t>
      </w:r>
      <w:r>
        <w:rPr>
          <w:rFonts w:cs="Arial" w:ascii="Arial" w:hAnsi="Arial"/>
          <w:spacing w:val="-13"/>
        </w:rPr>
        <w:t xml:space="preserve"> </w:t>
      </w:r>
      <w:r>
        <w:rPr>
          <w:rFonts w:cs="Arial" w:ascii="Arial" w:hAnsi="Arial"/>
        </w:rPr>
        <w:t>increasing</w:t>
      </w:r>
      <w:r>
        <w:rPr>
          <w:rFonts w:cs="Arial" w:ascii="Arial" w:hAnsi="Arial"/>
          <w:spacing w:val="-13"/>
        </w:rPr>
        <w:t xml:space="preserve"> </w:t>
      </w:r>
      <w:r>
        <w:rPr>
          <w:rFonts w:cs="Arial" w:ascii="Arial" w:hAnsi="Arial"/>
        </w:rPr>
        <w:t>either</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quantity</w:t>
      </w:r>
      <w:r>
        <w:rPr>
          <w:rFonts w:cs="Arial" w:ascii="Arial" w:hAnsi="Arial"/>
          <w:spacing w:val="-13"/>
        </w:rPr>
        <w:t xml:space="preserve"> </w:t>
      </w:r>
      <w:r>
        <w:rPr>
          <w:rFonts w:cs="Arial" w:ascii="Arial" w:hAnsi="Arial"/>
        </w:rPr>
        <w:t>or</w:t>
      </w:r>
      <w:r>
        <w:rPr>
          <w:rFonts w:cs="Arial" w:ascii="Arial" w:hAnsi="Arial"/>
          <w:spacing w:val="-13"/>
        </w:rPr>
        <w:t xml:space="preserve"> </w:t>
      </w:r>
      <w:r>
        <w:rPr>
          <w:rFonts w:cs="Arial" w:ascii="Arial" w:hAnsi="Arial"/>
        </w:rPr>
        <w:t>quality</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pollen</w:t>
      </w:r>
      <w:r>
        <w:rPr>
          <w:rFonts w:cs="Arial" w:ascii="Arial" w:hAnsi="Arial"/>
          <w:spacing w:val="-13"/>
        </w:rPr>
        <w:t xml:space="preserve"> </w:t>
      </w:r>
      <w:r>
        <w:rPr>
          <w:rFonts w:cs="Arial" w:ascii="Arial" w:hAnsi="Arial"/>
        </w:rPr>
        <w:t>deposited on</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stigma</w:t>
      </w:r>
      <w:r>
        <w:rPr>
          <w:rFonts w:cs="Arial" w:ascii="Arial" w:hAnsi="Arial"/>
          <w:spacing w:val="-1"/>
        </w:rPr>
        <w:t xml:space="preserve"> </w:t>
      </w:r>
      <w:hyperlink w:anchor="_bookmark106">
        <w:r>
          <w:rPr>
            <w:rFonts w:cs="Arial" w:ascii="Arial" w:hAnsi="Arial"/>
          </w:rPr>
          <w:t>(Stephenson,</w:t>
        </w:r>
      </w:hyperlink>
      <w:r>
        <w:rPr>
          <w:rFonts w:cs="Arial" w:ascii="Arial" w:hAnsi="Arial"/>
          <w:spacing w:val="-1"/>
        </w:rPr>
        <w:t xml:space="preserve"> </w:t>
      </w:r>
      <w:hyperlink w:anchor="_bookmark106">
        <w:r>
          <w:rPr>
            <w:rFonts w:cs="Arial" w:ascii="Arial" w:hAnsi="Arial"/>
          </w:rPr>
          <w:t>1981;</w:t>
        </w:r>
      </w:hyperlink>
      <w:r>
        <w:rPr>
          <w:rFonts w:cs="Arial" w:ascii="Arial" w:hAnsi="Arial"/>
          <w:spacing w:val="-1"/>
        </w:rPr>
        <w:t xml:space="preserve"> </w:t>
      </w:r>
      <w:hyperlink w:anchor="_bookmark19">
        <w:r>
          <w:rPr>
            <w:rFonts w:cs="Arial" w:ascii="Arial" w:hAnsi="Arial"/>
          </w:rPr>
          <w:t>Burd,</w:t>
        </w:r>
      </w:hyperlink>
      <w:r>
        <w:rPr>
          <w:rFonts w:cs="Arial" w:ascii="Arial" w:hAnsi="Arial"/>
          <w:spacing w:val="-1"/>
        </w:rPr>
        <w:t xml:space="preserve"> </w:t>
      </w:r>
      <w:hyperlink w:anchor="_bookmark19">
        <w:r>
          <w:rPr>
            <w:rFonts w:cs="Arial" w:ascii="Arial" w:hAnsi="Arial"/>
          </w:rPr>
          <w:t>1994;</w:t>
        </w:r>
      </w:hyperlink>
      <w:r>
        <w:rPr>
          <w:rFonts w:cs="Arial" w:ascii="Arial" w:hAnsi="Arial"/>
          <w:spacing w:val="-1"/>
        </w:rPr>
        <w:t xml:space="preserve"> </w:t>
      </w:r>
      <w:hyperlink w:anchor="_bookmark7">
        <w:r>
          <w:rPr>
            <w:rFonts w:cs="Arial" w:ascii="Arial" w:hAnsi="Arial"/>
          </w:rPr>
          <w:t>Aizen</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Harder,</w:t>
        </w:r>
      </w:hyperlink>
      <w:r>
        <w:rPr>
          <w:rFonts w:cs="Arial" w:ascii="Arial" w:hAnsi="Arial"/>
          <w:spacing w:val="-1"/>
        </w:rPr>
        <w:t xml:space="preserve"> </w:t>
      </w:r>
      <w:hyperlink w:anchor="_bookmark7">
        <w:r>
          <w:rPr>
            <w:rFonts w:cs="Arial" w:ascii="Arial" w:hAnsi="Arial"/>
          </w:rPr>
          <w:t>2007).</w:t>
        </w:r>
      </w:hyperlink>
      <w:r>
        <w:rPr>
          <w:rFonts w:cs="Arial" w:ascii="Arial" w:hAnsi="Arial"/>
          <w:spacing w:val="40"/>
        </w:rPr>
        <w:t xml:space="preserve"> </w:t>
      </w:r>
      <w:r>
        <w:rPr>
          <w:rFonts w:cs="Arial" w:ascii="Arial" w:hAnsi="Arial"/>
        </w:rPr>
        <w:t>Many</w:t>
      </w:r>
      <w:r>
        <w:rPr>
          <w:rFonts w:cs="Arial" w:ascii="Arial" w:hAnsi="Arial"/>
          <w:spacing w:val="-1"/>
        </w:rPr>
        <w:t xml:space="preserve"> </w:t>
      </w:r>
      <w:r>
        <w:rPr>
          <w:rFonts w:cs="Arial" w:ascii="Arial" w:hAnsi="Arial"/>
        </w:rPr>
        <w:t>flowering plant</w:t>
      </w:r>
      <w:r>
        <w:rPr>
          <w:rFonts w:cs="Arial" w:ascii="Arial" w:hAnsi="Arial"/>
          <w:spacing w:val="-15"/>
        </w:rPr>
        <w:t xml:space="preserve"> </w:t>
      </w:r>
      <w:r>
        <w:rPr>
          <w:rFonts w:cs="Arial" w:ascii="Arial" w:hAnsi="Arial"/>
        </w:rPr>
        <w:t>species</w:t>
      </w:r>
      <w:r>
        <w:rPr>
          <w:rFonts w:cs="Arial" w:ascii="Arial" w:hAnsi="Arial"/>
          <w:spacing w:val="-14"/>
        </w:rPr>
        <w:t xml:space="preserve"> </w:t>
      </w:r>
      <w:r>
        <w:rPr>
          <w:rFonts w:cs="Arial" w:ascii="Arial" w:hAnsi="Arial"/>
        </w:rPr>
        <w:t>are</w:t>
      </w:r>
      <w:r>
        <w:rPr>
          <w:rFonts w:cs="Arial" w:ascii="Arial" w:hAnsi="Arial"/>
          <w:spacing w:val="-15"/>
        </w:rPr>
        <w:t xml:space="preserve"> </w:t>
      </w:r>
      <w:r>
        <w:rPr>
          <w:rFonts w:cs="Arial" w:ascii="Arial" w:hAnsi="Arial"/>
        </w:rPr>
        <w:t>capable</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self-pollination,</w:t>
      </w:r>
      <w:r>
        <w:rPr>
          <w:rFonts w:cs="Arial" w:ascii="Arial" w:hAnsi="Arial"/>
          <w:spacing w:val="-14"/>
        </w:rPr>
        <w:t xml:space="preserve"> </w:t>
      </w:r>
      <w:r>
        <w:rPr>
          <w:rFonts w:cs="Arial" w:ascii="Arial" w:hAnsi="Arial"/>
        </w:rPr>
        <w:t>but</w:t>
      </w:r>
      <w:r>
        <w:rPr>
          <w:rFonts w:cs="Arial" w:ascii="Arial" w:hAnsi="Arial"/>
          <w:spacing w:val="-14"/>
        </w:rPr>
        <w:t xml:space="preserve"> </w:t>
      </w:r>
      <w:r>
        <w:rPr>
          <w:rFonts w:cs="Arial" w:ascii="Arial" w:hAnsi="Arial"/>
        </w:rPr>
        <w:t>can</w:t>
      </w:r>
      <w:r>
        <w:rPr>
          <w:rFonts w:cs="Arial" w:ascii="Arial" w:hAnsi="Arial"/>
          <w:spacing w:val="-15"/>
        </w:rPr>
        <w:t xml:space="preserve"> </w:t>
      </w:r>
      <w:r>
        <w:rPr>
          <w:rFonts w:cs="Arial" w:ascii="Arial" w:hAnsi="Arial"/>
        </w:rPr>
        <w:t>produce</w:t>
      </w:r>
      <w:r>
        <w:rPr>
          <w:rFonts w:cs="Arial" w:ascii="Arial" w:hAnsi="Arial"/>
          <w:spacing w:val="-14"/>
        </w:rPr>
        <w:t xml:space="preserve"> </w:t>
      </w:r>
      <w:r>
        <w:rPr>
          <w:rFonts w:cs="Arial" w:ascii="Arial" w:hAnsi="Arial"/>
        </w:rPr>
        <w:t>more</w:t>
      </w:r>
      <w:r>
        <w:rPr>
          <w:rFonts w:cs="Arial" w:ascii="Arial" w:hAnsi="Arial"/>
          <w:spacing w:val="-15"/>
        </w:rPr>
        <w:t xml:space="preserve"> </w:t>
      </w:r>
      <w:r>
        <w:rPr>
          <w:rFonts w:cs="Arial" w:ascii="Arial" w:hAnsi="Arial"/>
        </w:rPr>
        <w:t>fruit</w:t>
      </w:r>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seeds</w:t>
      </w:r>
      <w:r>
        <w:rPr>
          <w:rFonts w:cs="Arial" w:ascii="Arial" w:hAnsi="Arial"/>
          <w:spacing w:val="-14"/>
        </w:rPr>
        <w:t xml:space="preserve"> </w:t>
      </w:r>
      <w:r>
        <w:rPr>
          <w:rFonts w:cs="Arial" w:ascii="Arial" w:hAnsi="Arial"/>
        </w:rPr>
        <w:t>from</w:t>
      </w:r>
      <w:r>
        <w:rPr>
          <w:rFonts w:cs="Arial" w:ascii="Arial" w:hAnsi="Arial"/>
          <w:spacing w:val="-15"/>
        </w:rPr>
        <w:t xml:space="preserve"> </w:t>
      </w:r>
      <w:r>
        <w:rPr>
          <w:rFonts w:cs="Arial" w:ascii="Arial" w:hAnsi="Arial"/>
        </w:rPr>
        <w:t>out- crossed</w:t>
      </w:r>
      <w:r>
        <w:rPr>
          <w:rFonts w:cs="Arial" w:ascii="Arial" w:hAnsi="Arial"/>
          <w:spacing w:val="-14"/>
        </w:rPr>
        <w:t xml:space="preserve"> </w:t>
      </w:r>
      <w:r>
        <w:rPr>
          <w:rFonts w:cs="Arial" w:ascii="Arial" w:hAnsi="Arial"/>
        </w:rPr>
        <w:t>pollen</w:t>
      </w:r>
      <w:r>
        <w:rPr>
          <w:rFonts w:cs="Arial" w:ascii="Arial" w:hAnsi="Arial"/>
          <w:spacing w:val="-14"/>
        </w:rPr>
        <w:t xml:space="preserve"> </w:t>
      </w:r>
      <w:hyperlink w:anchor="_bookmark61">
        <w:r>
          <w:rPr>
            <w:rFonts w:cs="Arial" w:ascii="Arial" w:hAnsi="Arial"/>
          </w:rPr>
          <w:t>(Knight</w:t>
        </w:r>
        <w:r>
          <w:rPr>
            <w:rFonts w:cs="Arial" w:ascii="Arial" w:hAnsi="Arial"/>
            <w:spacing w:val="-14"/>
          </w:rPr>
          <w:t xml:space="preserve"> </w:t>
        </w:r>
        <w:r>
          <w:rPr>
            <w:rFonts w:cs="Arial" w:ascii="Arial" w:hAnsi="Arial"/>
          </w:rPr>
          <w:t>et</w:t>
        </w:r>
        <w:r>
          <w:rPr>
            <w:rFonts w:cs="Arial" w:ascii="Arial" w:hAnsi="Arial"/>
            <w:spacing w:val="-15"/>
          </w:rPr>
          <w:t xml:space="preserve"> </w:t>
        </w:r>
        <w:r>
          <w:rPr>
            <w:rFonts w:cs="Arial" w:ascii="Arial" w:hAnsi="Arial"/>
          </w:rPr>
          <w:t>al.,</w:t>
        </w:r>
      </w:hyperlink>
      <w:r>
        <w:rPr>
          <w:rFonts w:cs="Arial" w:ascii="Arial" w:hAnsi="Arial"/>
          <w:spacing w:val="-14"/>
        </w:rPr>
        <w:t xml:space="preserve"> </w:t>
      </w:r>
      <w:hyperlink w:anchor="_bookmark61">
        <w:r>
          <w:rPr>
            <w:rFonts w:cs="Arial" w:ascii="Arial" w:hAnsi="Arial"/>
          </w:rPr>
          <w:t>2005).</w:t>
        </w:r>
      </w:hyperlink>
      <w:r>
        <w:rPr>
          <w:rFonts w:cs="Arial" w:ascii="Arial" w:hAnsi="Arial"/>
          <w:spacing w:val="5"/>
        </w:rPr>
        <w:t xml:space="preserve"> </w:t>
      </w:r>
      <w:r>
        <w:rPr>
          <w:rFonts w:cs="Arial" w:ascii="Arial" w:hAnsi="Arial"/>
        </w:rPr>
        <w:t>However,</w:t>
      </w:r>
      <w:r>
        <w:rPr>
          <w:rFonts w:cs="Arial" w:ascii="Arial" w:hAnsi="Arial"/>
          <w:spacing w:val="-14"/>
        </w:rPr>
        <w:t xml:space="preserve"> </w:t>
      </w:r>
      <w:r>
        <w:rPr>
          <w:rFonts w:cs="Arial" w:ascii="Arial" w:hAnsi="Arial"/>
        </w:rPr>
        <w:t>the</w:t>
      </w:r>
      <w:r>
        <w:rPr>
          <w:rFonts w:cs="Arial" w:ascii="Arial" w:hAnsi="Arial"/>
          <w:spacing w:val="-14"/>
        </w:rPr>
        <w:t xml:space="preserve"> r</w:t>
      </w:r>
      <w:r>
        <w:rPr>
          <w:rFonts w:cs="Arial" w:ascii="Arial" w:hAnsi="Arial"/>
        </w:rPr>
        <w:t>eturns from</w:t>
      </w:r>
      <w:r>
        <w:rPr>
          <w:rFonts w:cs="Arial" w:ascii="Arial" w:hAnsi="Arial"/>
          <w:spacing w:val="-14"/>
        </w:rPr>
        <w:t xml:space="preserve"> </w:t>
      </w:r>
      <w:r>
        <w:rPr>
          <w:rFonts w:cs="Arial" w:ascii="Arial" w:hAnsi="Arial"/>
        </w:rPr>
        <w:t>this</w:t>
      </w:r>
      <w:r>
        <w:rPr>
          <w:rFonts w:cs="Arial" w:ascii="Arial" w:hAnsi="Arial"/>
          <w:spacing w:val="-14"/>
        </w:rPr>
        <w:t xml:space="preserve"> </w:t>
      </w:r>
      <w:r>
        <w:rPr>
          <w:rFonts w:cs="Arial" w:ascii="Arial" w:hAnsi="Arial"/>
        </w:rPr>
        <w:t>extra</w:t>
      </w:r>
      <w:r>
        <w:rPr>
          <w:rFonts w:cs="Arial" w:ascii="Arial" w:hAnsi="Arial"/>
          <w:spacing w:val="-15"/>
        </w:rPr>
        <w:t xml:space="preserve"> </w:t>
      </w:r>
      <w:r>
        <w:rPr>
          <w:rFonts w:cs="Arial" w:ascii="Arial" w:hAnsi="Arial"/>
        </w:rPr>
        <w:t>pollen</w:t>
      </w:r>
      <w:r>
        <w:rPr>
          <w:rFonts w:cs="Arial" w:ascii="Arial" w:hAnsi="Arial"/>
          <w:spacing w:val="-14"/>
        </w:rPr>
        <w:t xml:space="preserve"> </w:t>
      </w:r>
      <w:r>
        <w:rPr>
          <w:rFonts w:cs="Arial" w:ascii="Arial" w:hAnsi="Arial"/>
        </w:rPr>
        <w:t>deposition</w:t>
      </w:r>
      <w:r>
        <w:rPr>
          <w:rFonts w:cs="Arial" w:ascii="Arial" w:hAnsi="Arial"/>
          <w:spacing w:val="-14"/>
        </w:rPr>
        <w:t xml:space="preserve"> </w:t>
      </w:r>
      <w:r>
        <w:rPr>
          <w:rFonts w:cs="Arial" w:ascii="Arial" w:hAnsi="Arial"/>
        </w:rPr>
        <w:t xml:space="preserve">are </w:t>
      </w:r>
      <w:r>
        <w:rPr>
          <w:rFonts w:cs="Arial" w:ascii="Arial" w:hAnsi="Arial"/>
          <w:w w:val="95"/>
        </w:rPr>
        <w:t xml:space="preserve">diminishing </w:t>
      </w:r>
      <w:hyperlink w:anchor="_bookmark88">
        <w:r>
          <w:rPr>
            <w:rFonts w:cs="Arial" w:ascii="Arial" w:hAnsi="Arial"/>
            <w:w w:val="95"/>
          </w:rPr>
          <w:t>(Plowright and Hartling,</w:t>
        </w:r>
      </w:hyperlink>
      <w:r>
        <w:rPr>
          <w:rFonts w:cs="Arial" w:ascii="Arial" w:hAnsi="Arial"/>
          <w:w w:val="95"/>
        </w:rPr>
        <w:t xml:space="preserve"> </w:t>
      </w:r>
      <w:hyperlink w:anchor="_bookmark88">
        <w:r>
          <w:rPr>
            <w:rFonts w:cs="Arial" w:ascii="Arial" w:hAnsi="Arial"/>
            <w:w w:val="95"/>
          </w:rPr>
          <w:t>1981),</w:t>
        </w:r>
      </w:hyperlink>
      <w:r>
        <w:rPr>
          <w:rFonts w:cs="Arial" w:ascii="Arial" w:hAnsi="Arial"/>
          <w:w w:val="95"/>
        </w:rPr>
        <w:t xml:space="preserve"> with very high numbers of pollen grains causing </w:t>
      </w:r>
      <w:r>
        <w:rPr>
          <w:rFonts w:cs="Arial" w:ascii="Arial" w:hAnsi="Arial"/>
        </w:rPr>
        <w:t>decreasing</w:t>
      </w:r>
      <w:r>
        <w:rPr>
          <w:rFonts w:cs="Arial" w:ascii="Arial" w:hAnsi="Arial"/>
          <w:spacing w:val="-4"/>
        </w:rPr>
        <w:t xml:space="preserve"> </w:t>
      </w:r>
      <w:r>
        <w:rPr>
          <w:rFonts w:cs="Arial" w:ascii="Arial" w:hAnsi="Arial"/>
        </w:rPr>
        <w:t>improvements</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fruit</w:t>
      </w:r>
      <w:r>
        <w:rPr>
          <w:rFonts w:cs="Arial" w:ascii="Arial" w:hAnsi="Arial"/>
          <w:spacing w:val="-5"/>
        </w:rPr>
        <w:t xml:space="preserve"> </w:t>
      </w:r>
      <w:r>
        <w:rPr>
          <w:rFonts w:cs="Arial" w:ascii="Arial" w:hAnsi="Arial"/>
        </w:rPr>
        <w:t>production</w:t>
      </w:r>
      <w:r>
        <w:rPr>
          <w:rFonts w:cs="Arial" w:ascii="Arial" w:hAnsi="Arial"/>
          <w:spacing w:val="-5"/>
        </w:rPr>
        <w:t xml:space="preserve"> </w:t>
      </w:r>
      <w:hyperlink w:anchor="_bookmark10">
        <w:r>
          <w:rPr>
            <w:rFonts w:cs="Arial" w:ascii="Arial" w:hAnsi="Arial"/>
          </w:rPr>
          <w:t>(Ashman</w:t>
        </w:r>
        <w:r>
          <w:rPr>
            <w:rFonts w:cs="Arial" w:ascii="Arial" w:hAnsi="Arial"/>
            <w:spacing w:val="-4"/>
          </w:rPr>
          <w:t xml:space="preserve"> </w:t>
        </w:r>
        <w:r>
          <w:rPr>
            <w:rFonts w:cs="Arial" w:ascii="Arial" w:hAnsi="Arial"/>
          </w:rPr>
          <w:t>et</w:t>
        </w:r>
        <w:r>
          <w:rPr>
            <w:rFonts w:cs="Arial" w:ascii="Arial" w:hAnsi="Arial"/>
            <w:spacing w:val="-5"/>
          </w:rPr>
          <w:t xml:space="preserve"> </w:t>
        </w:r>
        <w:r>
          <w:rPr>
            <w:rFonts w:cs="Arial" w:ascii="Arial" w:hAnsi="Arial"/>
          </w:rPr>
          <w:t>al.,</w:t>
        </w:r>
      </w:hyperlink>
      <w:r>
        <w:rPr>
          <w:rFonts w:cs="Arial" w:ascii="Arial" w:hAnsi="Arial"/>
          <w:spacing w:val="-4"/>
        </w:rPr>
        <w:t xml:space="preserve"> </w:t>
      </w:r>
      <w:hyperlink w:anchor="_bookmark10">
        <w:r>
          <w:rPr>
            <w:rFonts w:cs="Arial" w:ascii="Arial" w:hAnsi="Arial"/>
          </w:rPr>
          <w:t>2004;</w:t>
        </w:r>
      </w:hyperlink>
      <w:r>
        <w:rPr>
          <w:rFonts w:cs="Arial" w:ascii="Arial" w:hAnsi="Arial"/>
          <w:spacing w:val="-4"/>
        </w:rPr>
        <w:t xml:space="preserve"> </w:t>
      </w:r>
      <w:hyperlink w:anchor="_bookmark48">
        <w:r>
          <w:rPr>
            <w:rFonts w:cs="Arial" w:ascii="Arial" w:hAnsi="Arial"/>
          </w:rPr>
          <w:t>Harder</w:t>
        </w:r>
        <w:r>
          <w:rPr>
            <w:rFonts w:cs="Arial" w:ascii="Arial" w:hAnsi="Arial"/>
            <w:spacing w:val="-5"/>
          </w:rPr>
          <w:t xml:space="preserve"> </w:t>
        </w:r>
        <w:r>
          <w:rPr>
            <w:rFonts w:cs="Arial" w:ascii="Arial" w:hAnsi="Arial"/>
          </w:rPr>
          <w:t>et</w:t>
        </w:r>
        <w:r>
          <w:rPr>
            <w:rFonts w:cs="Arial" w:ascii="Arial" w:hAnsi="Arial"/>
            <w:spacing w:val="-5"/>
          </w:rPr>
          <w:t xml:space="preserve"> </w:t>
        </w:r>
        <w:r>
          <w:rPr>
            <w:rFonts w:cs="Arial" w:ascii="Arial" w:hAnsi="Arial"/>
          </w:rPr>
          <w:t>al.,</w:t>
        </w:r>
      </w:hyperlink>
      <w:r>
        <w:rPr>
          <w:rFonts w:cs="Arial" w:ascii="Arial" w:hAnsi="Arial"/>
          <w:spacing w:val="-5"/>
        </w:rPr>
        <w:t xml:space="preserve"> </w:t>
      </w:r>
      <w:hyperlink w:anchor="_bookmark48">
        <w:r>
          <w:rPr>
            <w:rFonts w:cs="Arial" w:ascii="Arial" w:hAnsi="Arial"/>
          </w:rPr>
          <w:t>2016).</w:t>
        </w:r>
      </w:hyperlink>
      <w:r>
        <w:rPr>
          <w:rFonts w:cs="Arial" w:ascii="Arial" w:hAnsi="Arial"/>
        </w:rPr>
        <w:t xml:space="preserve"> Pollen</w:t>
      </w:r>
      <w:r>
        <w:rPr>
          <w:rFonts w:cs="Arial" w:ascii="Arial" w:hAnsi="Arial"/>
          <w:spacing w:val="-1"/>
        </w:rPr>
        <w:t xml:space="preserve"> </w:t>
      </w:r>
      <w:r>
        <w:rPr>
          <w:rFonts w:cs="Arial" w:ascii="Arial" w:hAnsi="Arial"/>
        </w:rPr>
        <w:t>limitation</w:t>
      </w:r>
      <w:r>
        <w:rPr>
          <w:rFonts w:cs="Arial" w:ascii="Arial" w:hAnsi="Arial"/>
          <w:spacing w:val="-2"/>
        </w:rPr>
        <w:t xml:space="preserve"> </w:t>
      </w:r>
      <w:r>
        <w:rPr>
          <w:rFonts w:cs="Arial" w:ascii="Arial" w:hAnsi="Arial"/>
        </w:rPr>
        <w:t>can</w:t>
      </w:r>
      <w:r>
        <w:rPr>
          <w:rFonts w:cs="Arial" w:ascii="Arial" w:hAnsi="Arial"/>
          <w:spacing w:val="-1"/>
        </w:rPr>
        <w:t xml:space="preserve"> </w:t>
      </w:r>
      <w:r>
        <w:rPr>
          <w:rFonts w:cs="Arial" w:ascii="Arial" w:hAnsi="Arial"/>
        </w:rPr>
        <w:t>also</w:t>
      </w:r>
      <w:r>
        <w:rPr>
          <w:rFonts w:cs="Arial" w:ascii="Arial" w:hAnsi="Arial"/>
          <w:spacing w:val="-1"/>
        </w:rPr>
        <w:t xml:space="preserve"> </w:t>
      </w:r>
      <w:r>
        <w:rPr>
          <w:rFonts w:cs="Arial" w:ascii="Arial" w:hAnsi="Arial"/>
        </w:rPr>
        <w:t>occur</w:t>
      </w:r>
      <w:r>
        <w:rPr>
          <w:rFonts w:cs="Arial" w:ascii="Arial" w:hAnsi="Arial"/>
          <w:spacing w:val="-1"/>
        </w:rPr>
        <w:t xml:space="preserve"> </w:t>
      </w:r>
      <w:r>
        <w:rPr>
          <w:rFonts w:cs="Arial" w:ascii="Arial" w:hAnsi="Arial"/>
        </w:rPr>
        <w:t>at</w:t>
      </w:r>
      <w:r>
        <w:rPr>
          <w:rFonts w:cs="Arial" w:ascii="Arial" w:hAnsi="Arial"/>
          <w:spacing w:val="-1"/>
        </w:rPr>
        <w:t xml:space="preserve"> </w:t>
      </w:r>
      <w:r>
        <w:rPr>
          <w:rFonts w:cs="Arial" w:ascii="Arial" w:hAnsi="Arial"/>
        </w:rPr>
        <w:t>multiple</w:t>
      </w:r>
      <w:r>
        <w:rPr>
          <w:rFonts w:cs="Arial" w:ascii="Arial" w:hAnsi="Arial"/>
          <w:spacing w:val="-1"/>
        </w:rPr>
        <w:t xml:space="preserve"> </w:t>
      </w:r>
      <w:r>
        <w:rPr>
          <w:rFonts w:cs="Arial" w:ascii="Arial" w:hAnsi="Arial"/>
        </w:rPr>
        <w:t>levels</w:t>
      </w:r>
      <w:r>
        <w:rPr>
          <w:rFonts w:cs="Arial" w:ascii="Arial" w:hAnsi="Arial"/>
          <w:spacing w:val="-1"/>
        </w:rPr>
        <w:t xml:space="preserve"> </w:t>
      </w:r>
      <w:r>
        <w:rPr>
          <w:rFonts w:cs="Arial" w:ascii="Arial" w:hAnsi="Arial"/>
        </w:rPr>
        <w:t>within</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plant, reducing</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number</w:t>
      </w:r>
      <w:r>
        <w:rPr>
          <w:rFonts w:cs="Arial" w:ascii="Arial" w:hAnsi="Arial"/>
          <w:spacing w:val="-1"/>
        </w:rPr>
        <w:t xml:space="preserve"> </w:t>
      </w:r>
      <w:r>
        <w:rPr>
          <w:rFonts w:cs="Arial" w:ascii="Arial" w:hAnsi="Arial"/>
        </w:rPr>
        <w:t xml:space="preserve">of seeds per fruit or the number of mature fruit </w:t>
      </w:r>
      <w:hyperlink w:anchor="_bookmark19">
        <w:r>
          <w:rPr>
            <w:rFonts w:cs="Arial" w:ascii="Arial" w:hAnsi="Arial"/>
          </w:rPr>
          <w:t>(Burd,</w:t>
        </w:r>
      </w:hyperlink>
      <w:r>
        <w:rPr>
          <w:rFonts w:cs="Arial" w:ascii="Arial" w:hAnsi="Arial"/>
        </w:rPr>
        <w:t xml:space="preserve"> </w:t>
      </w:r>
      <w:hyperlink w:anchor="_bookmark19">
        <w:r>
          <w:rPr>
            <w:rFonts w:cs="Arial" w:ascii="Arial" w:hAnsi="Arial"/>
          </w:rPr>
          <w:t>1994).</w:t>
        </w:r>
      </w:hyperlink>
      <w:r>
        <w:rPr>
          <w:rFonts w:cs="Arial" w:ascii="Arial" w:hAnsi="Arial"/>
          <w:spacing w:val="40"/>
        </w:rPr>
        <w:t xml:space="preserve"> </w:t>
      </w:r>
      <w:r>
        <w:rPr>
          <w:rFonts w:cs="Arial" w:ascii="Arial" w:hAnsi="Arial"/>
        </w:rPr>
        <w:t>Low pollen deposition can also cause flower</w:t>
      </w:r>
      <w:r>
        <w:rPr>
          <w:rFonts w:cs="Arial" w:ascii="Arial" w:hAnsi="Arial"/>
          <w:spacing w:val="-2"/>
        </w:rPr>
        <w:t xml:space="preserve"> </w:t>
      </w:r>
      <w:r>
        <w:rPr>
          <w:rFonts w:cs="Arial" w:ascii="Arial" w:hAnsi="Arial"/>
        </w:rPr>
        <w:t>abortion, where</w:t>
      </w:r>
      <w:r>
        <w:rPr>
          <w:rFonts w:cs="Arial" w:ascii="Arial" w:hAnsi="Arial"/>
          <w:spacing w:val="-2"/>
        </w:rPr>
        <w:t xml:space="preserve"> </w:t>
      </w:r>
      <w:r>
        <w:rPr>
          <w:rFonts w:cs="Arial" w:ascii="Arial" w:hAnsi="Arial"/>
        </w:rPr>
        <w:t>poorly-pollinated</w:t>
      </w:r>
      <w:r>
        <w:rPr>
          <w:rFonts w:cs="Arial" w:ascii="Arial" w:hAnsi="Arial"/>
          <w:spacing w:val="-2"/>
        </w:rPr>
        <w:t xml:space="preserve"> </w:t>
      </w:r>
      <w:r>
        <w:rPr>
          <w:rFonts w:cs="Arial" w:ascii="Arial" w:hAnsi="Arial"/>
        </w:rPr>
        <w:t>flowers</w:t>
      </w:r>
      <w:r>
        <w:rPr>
          <w:rFonts w:cs="Arial" w:ascii="Arial" w:hAnsi="Arial"/>
          <w:spacing w:val="-2"/>
        </w:rPr>
        <w:t xml:space="preserve"> </w:t>
      </w:r>
      <w:r>
        <w:rPr>
          <w:rFonts w:cs="Arial" w:ascii="Arial" w:hAnsi="Arial"/>
        </w:rPr>
        <w:t>are</w:t>
      </w:r>
      <w:r>
        <w:rPr>
          <w:rFonts w:cs="Arial" w:ascii="Arial" w:hAnsi="Arial"/>
          <w:spacing w:val="-2"/>
        </w:rPr>
        <w:t xml:space="preserve"> </w:t>
      </w:r>
      <w:r>
        <w:rPr>
          <w:rFonts w:cs="Arial" w:ascii="Arial" w:hAnsi="Arial"/>
        </w:rPr>
        <w:t>cut</w:t>
      </w:r>
      <w:r>
        <w:rPr>
          <w:rFonts w:cs="Arial" w:ascii="Arial" w:hAnsi="Arial"/>
          <w:spacing w:val="-2"/>
        </w:rPr>
        <w:t xml:space="preserve"> </w:t>
      </w:r>
      <w:r>
        <w:rPr>
          <w:rFonts w:cs="Arial" w:ascii="Arial" w:hAnsi="Arial"/>
        </w:rPr>
        <w:t>off</w:t>
      </w:r>
      <w:r>
        <w:rPr>
          <w:rFonts w:cs="Arial" w:ascii="Arial" w:hAnsi="Arial"/>
          <w:spacing w:val="-2"/>
        </w:rPr>
        <w:t xml:space="preserve"> </w:t>
      </w:r>
      <w:r>
        <w:rPr>
          <w:rFonts w:cs="Arial" w:ascii="Arial" w:hAnsi="Arial"/>
        </w:rPr>
        <w:t>from</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plant</w:t>
      </w:r>
      <w:r>
        <w:rPr>
          <w:rFonts w:cs="Arial" w:ascii="Arial" w:hAnsi="Arial"/>
          <w:spacing w:val="-2"/>
        </w:rPr>
        <w:t xml:space="preserve"> </w:t>
      </w:r>
      <w:hyperlink w:anchor="_bookmark60">
        <w:r>
          <w:rPr>
            <w:rFonts w:cs="Arial" w:ascii="Arial" w:hAnsi="Arial"/>
          </w:rPr>
          <w:t>(</w:t>
        </w:r>
      </w:hyperlink>
      <w:hyperlink w:anchor="_bookmark60">
        <w:r>
          <w:rPr>
            <w:rFonts w:cs="Arial" w:ascii="Arial" w:hAnsi="Arial"/>
            <w:w w:val="95"/>
          </w:rPr>
          <w:t>Stephenson, 1981</w:t>
        </w:r>
      </w:hyperlink>
      <w:r>
        <w:rPr>
          <w:rFonts w:cs="Arial" w:ascii="Arial" w:hAnsi="Arial"/>
          <w:w w:val="95"/>
        </w:rPr>
        <w:t>),;  an indeterminate growth strategy may help to offset this, however, by enabling the plant to continue to produce more flowers</w:t>
      </w:r>
      <w:r>
        <w:rPr>
          <w:rFonts w:cs="Arial" w:ascii="Arial" w:hAnsi="Arial"/>
        </w:rPr>
        <w:t xml:space="preserve"> </w:t>
      </w:r>
      <w:hyperlink w:anchor="_bookmark65">
        <w:r>
          <w:rPr>
            <w:rFonts w:cs="Arial" w:ascii="Arial" w:hAnsi="Arial"/>
          </w:rPr>
          <w:t>(Lovett-Doust and Eaton,</w:t>
        </w:r>
      </w:hyperlink>
      <w:r>
        <w:rPr>
          <w:rFonts w:cs="Arial" w:ascii="Arial" w:hAnsi="Arial"/>
        </w:rPr>
        <w:t xml:space="preserve"> </w:t>
      </w:r>
      <w:hyperlink w:anchor="_bookmark65">
        <w:r>
          <w:rPr>
            <w:rFonts w:cs="Arial" w:ascii="Arial" w:hAnsi="Arial"/>
          </w:rPr>
          <w:t>1982;</w:t>
        </w:r>
      </w:hyperlink>
      <w:r>
        <w:rPr>
          <w:rFonts w:cs="Arial" w:ascii="Arial" w:hAnsi="Arial"/>
        </w:rPr>
        <w:t xml:space="preserve"> </w:t>
      </w:r>
      <w:hyperlink w:anchor="_bookmark63">
        <w:r>
          <w:rPr>
            <w:rFonts w:cs="Arial" w:ascii="Arial" w:hAnsi="Arial"/>
          </w:rPr>
          <w:t>Lawrence,</w:t>
        </w:r>
      </w:hyperlink>
      <w:r>
        <w:rPr>
          <w:rFonts w:cs="Arial" w:ascii="Arial" w:hAnsi="Arial"/>
        </w:rPr>
        <w:t xml:space="preserve"> </w:t>
      </w:r>
      <w:hyperlink w:anchor="_bookmark63">
        <w:r>
          <w:rPr>
            <w:rFonts w:cs="Arial" w:ascii="Arial" w:hAnsi="Arial"/>
          </w:rPr>
          <w:t>1993;</w:t>
        </w:r>
      </w:hyperlink>
      <w:r>
        <w:rPr>
          <w:rFonts w:cs="Arial" w:ascii="Arial" w:hAnsi="Arial"/>
        </w:rPr>
        <w:t xml:space="preserve"> </w:t>
      </w:r>
      <w:hyperlink w:anchor="_bookmark95">
        <w:r>
          <w:rPr>
            <w:rFonts w:cs="Arial" w:ascii="Arial" w:hAnsi="Arial"/>
          </w:rPr>
          <w:t>Sabbahi et al.,</w:t>
        </w:r>
      </w:hyperlink>
      <w:r>
        <w:rPr>
          <w:rFonts w:cs="Arial" w:ascii="Arial" w:hAnsi="Arial"/>
        </w:rPr>
        <w:t xml:space="preserve"> </w:t>
      </w:r>
      <w:hyperlink w:anchor="_bookmark95">
        <w:r>
          <w:rPr>
            <w:rFonts w:cs="Arial" w:ascii="Arial" w:hAnsi="Arial"/>
          </w:rPr>
          <w:t>2006;</w:t>
        </w:r>
      </w:hyperlink>
      <w:r>
        <w:rPr>
          <w:rFonts w:cs="Arial" w:ascii="Arial" w:hAnsi="Arial"/>
        </w:rPr>
        <w:t xml:space="preserve"> </w:t>
      </w:r>
      <w:hyperlink w:anchor="_bookmark16">
        <w:r>
          <w:rPr>
            <w:rFonts w:cs="Arial" w:ascii="Arial" w:hAnsi="Arial"/>
          </w:rPr>
          <w:t>Bos et al.,</w:t>
        </w:r>
      </w:hyperlink>
      <w:r>
        <w:rPr>
          <w:rFonts w:cs="Arial" w:ascii="Arial" w:hAnsi="Arial"/>
        </w:rPr>
        <w:t xml:space="preserve"> </w:t>
      </w:r>
      <w:hyperlink w:anchor="_bookmark16">
        <w:r>
          <w:rPr>
            <w:rFonts w:cs="Arial" w:ascii="Arial" w:hAnsi="Arial"/>
          </w:rPr>
          <w:t>2007).</w:t>
        </w:r>
      </w:hyperlink>
      <w:r>
        <w:rPr>
          <w:rFonts w:cs="Arial" w:ascii="Arial" w:hAnsi="Arial"/>
          <w:spacing w:val="35"/>
        </w:rPr>
        <w:t xml:space="preserve"> </w:t>
      </w:r>
      <w:r>
        <w:rPr>
          <w:rFonts w:cs="Arial" w:ascii="Arial" w:hAnsi="Arial"/>
        </w:rPr>
        <w:t xml:space="preserve">Additional pollen may result in a greater number of seeds per fruit </w:t>
      </w:r>
      <w:hyperlink w:anchor="_bookmark60">
        <w:r>
          <w:rPr>
            <w:rFonts w:cs="Arial" w:ascii="Arial" w:hAnsi="Arial"/>
          </w:rPr>
          <w:t>(Knight et al.,</w:t>
        </w:r>
      </w:hyperlink>
      <w:r>
        <w:rPr>
          <w:rFonts w:cs="Arial" w:ascii="Arial" w:hAnsi="Arial"/>
        </w:rPr>
        <w:t xml:space="preserve"> </w:t>
      </w:r>
      <w:hyperlink w:anchor="_bookmark60">
        <w:r>
          <w:rPr>
            <w:rFonts w:cs="Arial" w:ascii="Arial" w:hAnsi="Arial"/>
          </w:rPr>
          <w:t>2006),</w:t>
        </w:r>
      </w:hyperlink>
      <w:r>
        <w:rPr>
          <w:rFonts w:cs="Arial" w:ascii="Arial" w:hAnsi="Arial"/>
          <w:spacing w:val="-5"/>
        </w:rPr>
        <w:t xml:space="preserve"> </w:t>
      </w:r>
      <w:r>
        <w:rPr>
          <w:rFonts w:cs="Arial" w:ascii="Arial" w:hAnsi="Arial"/>
        </w:rPr>
        <w:t>which</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turn</w:t>
      </w:r>
      <w:r>
        <w:rPr>
          <w:rFonts w:cs="Arial" w:ascii="Arial" w:hAnsi="Arial"/>
          <w:spacing w:val="-6"/>
        </w:rPr>
        <w:t xml:space="preserve"> </w:t>
      </w:r>
      <w:r>
        <w:rPr>
          <w:rFonts w:cs="Arial" w:ascii="Arial" w:hAnsi="Arial"/>
        </w:rPr>
        <w:t>may</w:t>
      </w:r>
      <w:r>
        <w:rPr>
          <w:rFonts w:cs="Arial" w:ascii="Arial" w:hAnsi="Arial"/>
          <w:spacing w:val="-6"/>
        </w:rPr>
        <w:t xml:space="preserve"> </w:t>
      </w:r>
      <w:r>
        <w:rPr>
          <w:rFonts w:cs="Arial" w:ascii="Arial" w:hAnsi="Arial"/>
        </w:rPr>
        <w:t>result</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reduction</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size</w:t>
      </w:r>
      <w:r>
        <w:rPr>
          <w:rFonts w:cs="Arial" w:ascii="Arial" w:hAnsi="Arial"/>
          <w:spacing w:val="-6"/>
        </w:rPr>
        <w:t xml:space="preserve"> </w:t>
      </w:r>
      <w:r>
        <w:rPr>
          <w:rFonts w:cs="Arial" w:ascii="Arial" w:hAnsi="Arial"/>
        </w:rPr>
        <w:t>per</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due</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competition</w:t>
      </w:r>
      <w:r>
        <w:rPr>
          <w:rFonts w:cs="Arial" w:ascii="Arial" w:hAnsi="Arial"/>
          <w:spacing w:val="-6"/>
        </w:rPr>
        <w:t xml:space="preserve"> </w:t>
      </w:r>
      <w:r>
        <w:rPr>
          <w:rFonts w:cs="Arial" w:ascii="Arial" w:hAnsi="Arial"/>
        </w:rPr>
        <w:t>be</w:t>
      </w:r>
      <w:r>
        <w:rPr>
          <w:rFonts w:cs="Arial" w:ascii="Arial" w:hAnsi="Arial"/>
          <w:w w:val="95"/>
        </w:rPr>
        <w:t>tween ovules or fruit (F</w:t>
      </w:r>
      <w:hyperlink w:anchor="_bookmark32">
        <w:r>
          <w:rPr>
            <w:rFonts w:cs="Arial" w:ascii="Arial" w:hAnsi="Arial"/>
            <w:w w:val="95"/>
          </w:rPr>
          <w:t>ree and Nuttall,</w:t>
        </w:r>
      </w:hyperlink>
      <w:r>
        <w:rPr>
          <w:rFonts w:cs="Arial" w:ascii="Arial" w:hAnsi="Arial"/>
          <w:w w:val="95"/>
        </w:rPr>
        <w:t xml:space="preserve"> </w:t>
      </w:r>
      <w:hyperlink w:anchor="_bookmark32">
        <w:r>
          <w:rPr>
            <w:rFonts w:cs="Arial" w:ascii="Arial" w:hAnsi="Arial"/>
            <w:w w:val="95"/>
          </w:rPr>
          <w:t>1968;</w:t>
        </w:r>
      </w:hyperlink>
      <w:r>
        <w:rPr>
          <w:rFonts w:cs="Arial" w:ascii="Arial" w:hAnsi="Arial"/>
          <w:w w:val="95"/>
        </w:rPr>
        <w:t xml:space="preserve"> </w:t>
      </w:r>
      <w:hyperlink w:anchor="_bookmark68">
        <w:r>
          <w:rPr>
            <w:rFonts w:cs="Arial" w:ascii="Arial" w:hAnsi="Arial"/>
            <w:w w:val="95"/>
          </w:rPr>
          <w:t>Mazer,</w:t>
        </w:r>
      </w:hyperlink>
      <w:r>
        <w:rPr>
          <w:rFonts w:cs="Arial" w:ascii="Arial" w:hAnsi="Arial"/>
          <w:w w:val="95"/>
        </w:rPr>
        <w:t xml:space="preserve"> </w:t>
      </w:r>
      <w:hyperlink w:anchor="_bookmark68">
        <w:r>
          <w:rPr>
            <w:rFonts w:cs="Arial" w:ascii="Arial" w:hAnsi="Arial"/>
            <w:w w:val="95"/>
          </w:rPr>
          <w:t>1987).</w:t>
        </w:r>
      </w:hyperlink>
      <w:r>
        <w:rPr>
          <w:rFonts w:cs="Arial" w:ascii="Arial" w:hAnsi="Arial"/>
          <w:spacing w:val="33"/>
        </w:rPr>
        <w:t xml:space="preserve"> </w:t>
      </w:r>
      <w:r>
        <w:rPr>
          <w:rFonts w:cs="Arial" w:ascii="Arial" w:hAnsi="Arial"/>
          <w:w w:val="95"/>
        </w:rPr>
        <w:t xml:space="preserve">Seed size can also vary dramatically </w:t>
      </w:r>
      <w:r>
        <w:rPr>
          <w:rFonts w:cs="Arial" w:ascii="Arial" w:hAnsi="Arial"/>
        </w:rPr>
        <w:t>among</w:t>
      </w:r>
      <w:r>
        <w:rPr>
          <w:rFonts w:cs="Arial" w:ascii="Arial" w:hAnsi="Arial"/>
          <w:spacing w:val="-1"/>
        </w:rPr>
        <w:t xml:space="preserve"> </w:t>
      </w:r>
      <w:r>
        <w:rPr>
          <w:rFonts w:cs="Arial" w:ascii="Arial" w:hAnsi="Arial"/>
        </w:rPr>
        <w:t>plants, and</w:t>
      </w:r>
      <w:r>
        <w:rPr>
          <w:rFonts w:cs="Arial" w:ascii="Arial" w:hAnsi="Arial"/>
          <w:spacing w:val="-1"/>
        </w:rPr>
        <w:t xml:space="preserve"> </w:t>
      </w:r>
      <w:r>
        <w:rPr>
          <w:rFonts w:cs="Arial" w:ascii="Arial" w:hAnsi="Arial"/>
        </w:rPr>
        <w:t>can</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affected</w:t>
      </w:r>
      <w:r>
        <w:rPr>
          <w:rFonts w:cs="Arial" w:ascii="Arial" w:hAnsi="Arial"/>
          <w:spacing w:val="-1"/>
        </w:rPr>
        <w:t xml:space="preserve"> </w:t>
      </w:r>
      <w:r>
        <w:rPr>
          <w:rFonts w:cs="Arial" w:ascii="Arial" w:hAnsi="Arial"/>
        </w:rPr>
        <w:t>by</w:t>
      </w:r>
      <w:r>
        <w:rPr>
          <w:rFonts w:cs="Arial" w:ascii="Arial" w:hAnsi="Arial"/>
          <w:spacing w:val="-1"/>
        </w:rPr>
        <w:t xml:space="preserve"> </w:t>
      </w:r>
      <w:r>
        <w:rPr>
          <w:rFonts w:cs="Arial" w:ascii="Arial" w:hAnsi="Arial"/>
        </w:rPr>
        <w:t>resources</w:t>
      </w:r>
      <w:r>
        <w:rPr>
          <w:rFonts w:cs="Arial" w:ascii="Arial" w:hAnsi="Arial"/>
          <w:spacing w:val="-1"/>
        </w:rPr>
        <w:t xml:space="preserve"> </w:t>
      </w:r>
      <w:r>
        <w:rPr>
          <w:rFonts w:cs="Arial" w:ascii="Arial" w:hAnsi="Arial"/>
        </w:rPr>
        <w:t>available</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plant</w:t>
      </w:r>
      <w:r>
        <w:rPr>
          <w:rFonts w:cs="Arial" w:ascii="Arial" w:hAnsi="Arial"/>
          <w:spacing w:val="-1"/>
        </w:rPr>
        <w:t xml:space="preserve"> </w:t>
      </w:r>
      <w:hyperlink w:anchor="_bookmark68">
        <w:r>
          <w:rPr>
            <w:rFonts w:cs="Arial" w:ascii="Arial" w:hAnsi="Arial"/>
          </w:rPr>
          <w:t>(Mazer,</w:t>
        </w:r>
      </w:hyperlink>
      <w:r>
        <w:rPr>
          <w:rFonts w:cs="Arial" w:ascii="Arial" w:hAnsi="Arial"/>
          <w:spacing w:val="-1"/>
        </w:rPr>
        <w:t xml:space="preserve"> </w:t>
      </w:r>
      <w:hyperlink w:anchor="_bookmark68">
        <w:r>
          <w:rPr>
            <w:rFonts w:cs="Arial" w:ascii="Arial" w:hAnsi="Arial"/>
          </w:rPr>
          <w:t>1987;</w:t>
        </w:r>
      </w:hyperlink>
      <w:r>
        <w:rPr>
          <w:rFonts w:cs="Arial" w:ascii="Arial" w:hAnsi="Arial"/>
          <w:spacing w:val="-1"/>
        </w:rPr>
        <w:t xml:space="preserve"> </w:t>
      </w:r>
      <w:hyperlink w:anchor="_bookmark112">
        <w:r>
          <w:rPr>
            <w:rFonts w:cs="Arial" w:ascii="Arial" w:hAnsi="Arial"/>
          </w:rPr>
          <w:t>Ven-</w:t>
        </w:r>
      </w:hyperlink>
      <w:r>
        <w:rPr>
          <w:rFonts w:cs="Arial" w:ascii="Arial" w:hAnsi="Arial"/>
        </w:rPr>
        <w:t xml:space="preserve"> </w:t>
      </w:r>
      <w:hyperlink w:anchor="_bookmark112">
        <w:r>
          <w:rPr>
            <w:rFonts w:cs="Arial" w:ascii="Arial" w:hAnsi="Arial"/>
            <w:w w:val="95"/>
          </w:rPr>
          <w:t>able,</w:t>
        </w:r>
      </w:hyperlink>
      <w:r>
        <w:rPr>
          <w:rFonts w:cs="Arial" w:ascii="Arial" w:hAnsi="Arial"/>
          <w:w w:val="95"/>
        </w:rPr>
        <w:t xml:space="preserve"> </w:t>
      </w:r>
      <w:hyperlink w:anchor="_bookmark112">
        <w:r>
          <w:rPr>
            <w:rFonts w:cs="Arial" w:ascii="Arial" w:hAnsi="Arial"/>
            <w:w w:val="95"/>
          </w:rPr>
          <w:t>1992).</w:t>
        </w:r>
      </w:hyperlink>
      <w:r>
        <w:rPr>
          <w:rFonts w:cs="Arial" w:ascii="Arial" w:hAnsi="Arial"/>
        </w:rPr>
        <w:t xml:space="preserve"> </w:t>
      </w:r>
      <w:r>
        <w:rPr>
          <w:rFonts w:cs="Arial" w:ascii="Arial" w:hAnsi="Arial"/>
          <w:w w:val="95"/>
        </w:rPr>
        <w:t xml:space="preserve">Therefore, understanding how plants allocate their resources to seeds under pollen </w:t>
      </w:r>
      <w:r>
        <w:rPr>
          <w:rFonts w:cs="Arial" w:ascii="Arial" w:hAnsi="Arial"/>
        </w:rPr>
        <w:t>or</w:t>
      </w:r>
      <w:r>
        <w:rPr>
          <w:rFonts w:cs="Arial" w:ascii="Arial" w:hAnsi="Arial"/>
          <w:spacing w:val="-7"/>
        </w:rPr>
        <w:t xml:space="preserve"> </w:t>
      </w:r>
      <w:r>
        <w:rPr>
          <w:rFonts w:cs="Arial" w:ascii="Arial" w:hAnsi="Arial"/>
        </w:rPr>
        <w:t>resource</w:t>
      </w:r>
      <w:r>
        <w:rPr>
          <w:rFonts w:cs="Arial" w:ascii="Arial" w:hAnsi="Arial"/>
          <w:spacing w:val="-7"/>
        </w:rPr>
        <w:t xml:space="preserve"> </w:t>
      </w:r>
      <w:r>
        <w:rPr>
          <w:rFonts w:cs="Arial" w:ascii="Arial" w:hAnsi="Arial"/>
        </w:rPr>
        <w:t>deficits</w:t>
      </w:r>
      <w:r>
        <w:rPr>
          <w:rFonts w:cs="Arial" w:ascii="Arial" w:hAnsi="Arial"/>
          <w:spacing w:val="-7"/>
        </w:rPr>
        <w:t xml:space="preserve"> </w:t>
      </w:r>
      <w:r>
        <w:rPr>
          <w:rFonts w:cs="Arial" w:ascii="Arial" w:hAnsi="Arial"/>
        </w:rPr>
        <w:t>are</w:t>
      </w:r>
      <w:r>
        <w:rPr>
          <w:rFonts w:cs="Arial" w:ascii="Arial" w:hAnsi="Arial"/>
          <w:spacing w:val="-7"/>
        </w:rPr>
        <w:t xml:space="preserve"> </w:t>
      </w:r>
      <w:r>
        <w:rPr>
          <w:rFonts w:cs="Arial" w:ascii="Arial" w:hAnsi="Arial"/>
        </w:rPr>
        <w:t>important</w:t>
      </w:r>
      <w:r>
        <w:rPr>
          <w:rFonts w:cs="Arial" w:ascii="Arial" w:hAnsi="Arial"/>
          <w:spacing w:val="-7"/>
        </w:rPr>
        <w:t xml:space="preserve"> </w:t>
      </w:r>
      <w:r>
        <w:rPr>
          <w:rFonts w:cs="Arial" w:ascii="Arial" w:hAnsi="Arial"/>
        </w:rPr>
        <w:t>for</w:t>
      </w:r>
      <w:r>
        <w:rPr>
          <w:rFonts w:cs="Arial" w:ascii="Arial" w:hAnsi="Arial"/>
          <w:spacing w:val="-7"/>
        </w:rPr>
        <w:t xml:space="preserve"> </w:t>
      </w:r>
      <w:r>
        <w:rPr>
          <w:rFonts w:cs="Arial" w:ascii="Arial" w:hAnsi="Arial"/>
        </w:rPr>
        <w:t>managing</w:t>
      </w:r>
      <w:r>
        <w:rPr>
          <w:rFonts w:cs="Arial" w:ascii="Arial" w:hAnsi="Arial"/>
          <w:spacing w:val="-7"/>
        </w:rPr>
        <w:t xml:space="preserve"> </w:t>
      </w:r>
      <w:r>
        <w:rPr>
          <w:rFonts w:cs="Arial" w:ascii="Arial" w:hAnsi="Arial"/>
        </w:rPr>
        <w:t>agricultural</w:t>
      </w:r>
      <w:r>
        <w:rPr>
          <w:rFonts w:cs="Arial" w:ascii="Arial" w:hAnsi="Arial"/>
          <w:spacing w:val="-7"/>
        </w:rPr>
        <w:t xml:space="preserve"> </w:t>
      </w:r>
      <w:r>
        <w:rPr>
          <w:rFonts w:cs="Arial" w:ascii="Arial" w:hAnsi="Arial"/>
        </w:rPr>
        <w:t>production</w:t>
      </w:r>
      <w:r>
        <w:rPr>
          <w:rFonts w:cs="Arial" w:ascii="Arial" w:hAnsi="Arial"/>
          <w:spacing w:val="-7"/>
        </w:rPr>
        <w:t xml:space="preserve"> </w:t>
      </w:r>
      <w:hyperlink w:anchor="_bookmark16">
        <w:r>
          <w:rPr>
            <w:rFonts w:cs="Arial" w:ascii="Arial" w:hAnsi="Arial"/>
          </w:rPr>
          <w:t>(Bos</w:t>
        </w:r>
        <w:r>
          <w:rPr>
            <w:rFonts w:cs="Arial" w:ascii="Arial" w:hAnsi="Arial"/>
            <w:spacing w:val="-7"/>
          </w:rPr>
          <w:t xml:space="preserve"> </w:t>
        </w:r>
        <w:r>
          <w:rPr>
            <w:rFonts w:cs="Arial" w:ascii="Arial" w:hAnsi="Arial"/>
          </w:rPr>
          <w:t>et</w:t>
        </w:r>
        <w:r>
          <w:rPr>
            <w:rFonts w:cs="Arial" w:ascii="Arial" w:hAnsi="Arial"/>
            <w:spacing w:val="-7"/>
          </w:rPr>
          <w:t xml:space="preserve"> </w:t>
        </w:r>
        <w:r>
          <w:rPr>
            <w:rFonts w:cs="Arial" w:ascii="Arial" w:hAnsi="Arial"/>
          </w:rPr>
          <w:t>al.,</w:t>
        </w:r>
      </w:hyperlink>
      <w:r>
        <w:rPr>
          <w:rFonts w:cs="Arial" w:ascii="Arial" w:hAnsi="Arial"/>
          <w:spacing w:val="-7"/>
        </w:rPr>
        <w:t xml:space="preserve"> </w:t>
      </w:r>
      <w:hyperlink w:anchor="_bookmark16">
        <w:r>
          <w:rPr>
            <w:rFonts w:cs="Arial" w:ascii="Arial" w:hAnsi="Arial"/>
          </w:rPr>
          <w:t>2007;</w:t>
        </w:r>
      </w:hyperlink>
      <w:r>
        <w:rPr>
          <w:rFonts w:cs="Arial" w:ascii="Arial" w:hAnsi="Arial"/>
        </w:rPr>
        <w:t xml:space="preserve"> </w:t>
      </w:r>
      <w:hyperlink w:anchor="_bookmark107">
        <w:r>
          <w:rPr>
            <w:rFonts w:cs="Arial" w:ascii="Arial" w:hAnsi="Arial"/>
          </w:rPr>
          <w:t>Tamburini et al.,</w:t>
        </w:r>
      </w:hyperlink>
      <w:r>
        <w:rPr>
          <w:rFonts w:cs="Arial" w:ascii="Arial" w:hAnsi="Arial"/>
        </w:rPr>
        <w:t xml:space="preserve"> </w:t>
      </w:r>
      <w:hyperlink w:anchor="_bookmark107">
        <w:r>
          <w:rPr>
            <w:rFonts w:cs="Arial" w:ascii="Arial" w:hAnsi="Arial"/>
          </w:rPr>
          <w:t>2019).</w:t>
        </w:r>
      </w:hyperlink>
    </w:p>
    <w:p>
      <w:pPr>
        <w:pStyle w:val="TextBody"/>
        <w:spacing w:lineRule="auto" w:line="362"/>
        <w:ind w:left="119" w:right="1057" w:firstLine="351"/>
        <w:jc w:val="both"/>
        <w:rPr>
          <w:rFonts w:ascii="Arial" w:hAnsi="Arial" w:cs="Arial"/>
        </w:rPr>
      </w:pPr>
      <w:r>
        <w:rPr>
          <w:rFonts w:cs="Arial" w:ascii="Arial" w:hAnsi="Arial"/>
        </w:rPr>
        <w:t>Insect pollination is especially important in the production of canola (</w:t>
      </w:r>
      <w:r>
        <w:rPr>
          <w:rFonts w:cs="Arial" w:ascii="Arial" w:hAnsi="Arial"/>
          <w:i/>
        </w:rPr>
        <w:t>Brassica napus</w:t>
      </w:r>
      <w:r>
        <w:rPr>
          <w:rFonts w:cs="Arial" w:ascii="Arial" w:hAnsi="Arial"/>
          <w:i/>
          <w:spacing w:val="34"/>
        </w:rPr>
        <w:t xml:space="preserve"> </w:t>
      </w:r>
      <w:r>
        <w:rPr>
          <w:rFonts w:cs="Arial" w:ascii="Arial" w:hAnsi="Arial"/>
        </w:rPr>
        <w:t>L.).</w:t>
      </w:r>
      <w:r>
        <w:rPr>
          <w:rFonts w:cs="Arial" w:ascii="Arial" w:hAnsi="Arial"/>
          <w:spacing w:val="79"/>
        </w:rPr>
        <w:t xml:space="preserve"> </w:t>
      </w:r>
      <w:r>
        <w:rPr>
          <w:rFonts w:cs="Arial" w:ascii="Arial" w:hAnsi="Arial"/>
        </w:rPr>
        <w:t>Hybrid</w:t>
      </w:r>
      <w:r>
        <w:rPr>
          <w:rFonts w:cs="Arial" w:ascii="Arial" w:hAnsi="Arial"/>
          <w:spacing w:val="21"/>
        </w:rPr>
        <w:t xml:space="preserve"> </w:t>
      </w:r>
      <w:r>
        <w:rPr>
          <w:rFonts w:cs="Arial" w:ascii="Arial" w:hAnsi="Arial"/>
          <w:i/>
        </w:rPr>
        <w:t>commodity</w:t>
      </w:r>
      <w:r>
        <w:rPr>
          <w:rFonts w:cs="Arial" w:ascii="Arial" w:hAnsi="Arial"/>
          <w:i/>
          <w:spacing w:val="22"/>
        </w:rPr>
        <w:t xml:space="preserve"> </w:t>
      </w:r>
      <w:r>
        <w:rPr>
          <w:rFonts w:cs="Arial" w:ascii="Arial" w:hAnsi="Arial"/>
          <w:i/>
        </w:rPr>
        <w:t>canola</w:t>
      </w:r>
      <w:r>
        <w:rPr>
          <w:rFonts w:cs="Arial" w:ascii="Arial" w:hAnsi="Arial"/>
          <w:i/>
          <w:spacing w:val="32"/>
        </w:rPr>
        <w:t xml:space="preserve"> </w:t>
      </w:r>
      <w:r>
        <w:rPr>
          <w:rFonts w:cs="Arial" w:ascii="Arial" w:hAnsi="Arial"/>
        </w:rPr>
        <w:t>(used</w:t>
      </w:r>
      <w:r>
        <w:rPr>
          <w:rFonts w:cs="Arial" w:ascii="Arial" w:hAnsi="Arial"/>
          <w:spacing w:val="21"/>
        </w:rPr>
        <w:t xml:space="preserve"> </w:t>
      </w:r>
      <w:r>
        <w:rPr>
          <w:rFonts w:cs="Arial" w:ascii="Arial" w:hAnsi="Arial"/>
        </w:rPr>
        <w:t>for</w:t>
      </w:r>
      <w:r>
        <w:rPr>
          <w:rFonts w:cs="Arial" w:ascii="Arial" w:hAnsi="Arial"/>
          <w:spacing w:val="21"/>
        </w:rPr>
        <w:t xml:space="preserve"> </w:t>
      </w:r>
      <w:r>
        <w:rPr>
          <w:rFonts w:cs="Arial" w:ascii="Arial" w:hAnsi="Arial"/>
        </w:rPr>
        <w:t>oil</w:t>
      </w:r>
      <w:r>
        <w:rPr>
          <w:rFonts w:cs="Arial" w:ascii="Arial" w:hAnsi="Arial"/>
          <w:spacing w:val="21"/>
        </w:rPr>
        <w:t xml:space="preserve"> </w:t>
      </w:r>
      <w:r>
        <w:rPr>
          <w:rFonts w:cs="Arial" w:ascii="Arial" w:hAnsi="Arial"/>
        </w:rPr>
        <w:t>and</w:t>
      </w:r>
      <w:r>
        <w:rPr>
          <w:rFonts w:cs="Arial" w:ascii="Arial" w:hAnsi="Arial"/>
          <w:spacing w:val="21"/>
        </w:rPr>
        <w:t xml:space="preserve"> </w:t>
      </w:r>
      <w:r>
        <w:rPr>
          <w:rFonts w:cs="Arial" w:ascii="Arial" w:hAnsi="Arial"/>
        </w:rPr>
        <w:t>meal</w:t>
      </w:r>
      <w:r>
        <w:rPr>
          <w:rFonts w:cs="Arial" w:ascii="Arial" w:hAnsi="Arial"/>
          <w:spacing w:val="21"/>
        </w:rPr>
        <w:t xml:space="preserve"> </w:t>
      </w:r>
      <w:r>
        <w:rPr>
          <w:rFonts w:cs="Arial" w:ascii="Arial" w:hAnsi="Arial"/>
        </w:rPr>
        <w:t>production)</w:t>
      </w:r>
      <w:r>
        <w:rPr>
          <w:rFonts w:cs="Arial" w:ascii="Arial" w:hAnsi="Arial"/>
          <w:spacing w:val="21"/>
        </w:rPr>
        <w:t xml:space="preserve"> </w:t>
      </w:r>
      <w:r>
        <w:rPr>
          <w:rFonts w:cs="Arial" w:ascii="Arial" w:hAnsi="Arial"/>
        </w:rPr>
        <w:t>is</w:t>
      </w:r>
      <w:r>
        <w:rPr>
          <w:rFonts w:cs="Arial" w:ascii="Arial" w:hAnsi="Arial"/>
          <w:spacing w:val="21"/>
        </w:rPr>
        <w:t xml:space="preserve"> </w:t>
      </w:r>
      <w:r>
        <w:rPr>
          <w:rFonts w:cs="Arial" w:ascii="Arial" w:hAnsi="Arial"/>
        </w:rPr>
        <w:t>the</w:t>
      </w:r>
      <w:r>
        <w:rPr>
          <w:rFonts w:cs="Arial" w:ascii="Arial" w:hAnsi="Arial"/>
          <w:spacing w:val="21"/>
        </w:rPr>
        <w:t xml:space="preserve"> </w:t>
      </w:r>
      <w:r>
        <w:rPr>
          <w:rFonts w:cs="Arial" w:ascii="Arial" w:hAnsi="Arial"/>
        </w:rPr>
        <w:t xml:space="preserve">offspring of two parental </w:t>
      </w:r>
      <w:r>
        <w:rPr>
          <w:rFonts w:cs="Arial" w:ascii="Arial" w:hAnsi="Arial"/>
          <w:i/>
        </w:rPr>
        <w:t xml:space="preserve">seed canola </w:t>
      </w:r>
      <w:r>
        <w:rPr>
          <w:rFonts w:cs="Arial" w:ascii="Arial" w:hAnsi="Arial"/>
        </w:rPr>
        <w:t xml:space="preserve">breeding lines, a male-sterile “female” and a hermaphroditic </w:t>
      </w:r>
      <w:r>
        <w:rPr>
          <w:rFonts w:cs="Arial" w:ascii="Arial" w:hAnsi="Arial"/>
          <w:w w:val="95"/>
        </w:rPr>
        <w:t>“male”</w:t>
      </w:r>
      <w:r>
        <w:rPr>
          <w:rFonts w:cs="Arial" w:ascii="Arial" w:hAnsi="Arial"/>
          <w:spacing w:val="9"/>
        </w:rPr>
        <w:t xml:space="preserve"> </w:t>
      </w:r>
      <w:r>
        <w:rPr>
          <w:rFonts w:cs="Arial" w:ascii="Arial" w:hAnsi="Arial"/>
          <w:w w:val="95"/>
        </w:rPr>
        <w:t>line</w:t>
      </w:r>
      <w:r>
        <w:rPr>
          <w:rFonts w:cs="Arial" w:ascii="Arial" w:hAnsi="Arial"/>
          <w:spacing w:val="10"/>
        </w:rPr>
        <w:t xml:space="preserve"> </w:t>
      </w:r>
      <w:hyperlink w:anchor="_bookmark114">
        <w:r>
          <w:rPr>
            <w:rFonts w:cs="Arial" w:ascii="Arial" w:hAnsi="Arial"/>
            <w:w w:val="95"/>
          </w:rPr>
          <w:t>(Westcott</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Nelson,</w:t>
        </w:r>
      </w:hyperlink>
      <w:r>
        <w:rPr>
          <w:rFonts w:cs="Arial" w:ascii="Arial" w:hAnsi="Arial"/>
          <w:spacing w:val="10"/>
        </w:rPr>
        <w:t xml:space="preserve"> </w:t>
      </w:r>
      <w:hyperlink w:anchor="_bookmark114">
        <w:r>
          <w:rPr>
            <w:rFonts w:cs="Arial" w:ascii="Arial" w:hAnsi="Arial"/>
            <w:w w:val="95"/>
          </w:rPr>
          <w:t>2001;</w:t>
        </w:r>
      </w:hyperlink>
      <w:r>
        <w:rPr>
          <w:rFonts w:cs="Arial" w:ascii="Arial" w:hAnsi="Arial"/>
          <w:spacing w:val="10"/>
        </w:rPr>
        <w:t xml:space="preserve"> </w:t>
      </w:r>
      <w:hyperlink w:anchor="_bookmark104">
        <w:r>
          <w:rPr>
            <w:rFonts w:cs="Arial" w:ascii="Arial" w:hAnsi="Arial"/>
            <w:w w:val="95"/>
          </w:rPr>
          <w:t>Steffan-Dewenter,</w:t>
        </w:r>
      </w:hyperlink>
      <w:r>
        <w:rPr>
          <w:rFonts w:cs="Arial" w:ascii="Arial" w:hAnsi="Arial"/>
          <w:spacing w:val="10"/>
        </w:rPr>
        <w:t xml:space="preserve"> </w:t>
      </w:r>
      <w:hyperlink w:anchor="_bookmark104">
        <w:r>
          <w:rPr>
            <w:rFonts w:cs="Arial" w:ascii="Arial" w:hAnsi="Arial"/>
            <w:w w:val="95"/>
          </w:rPr>
          <w:t>2003;</w:t>
        </w:r>
      </w:hyperlink>
      <w:r>
        <w:rPr>
          <w:rFonts w:cs="Arial" w:ascii="Arial" w:hAnsi="Arial"/>
          <w:spacing w:val="10"/>
        </w:rPr>
        <w:t xml:space="preserve"> </w:t>
      </w:r>
      <w:hyperlink w:anchor="_bookmark22">
        <w:r>
          <w:rPr>
            <w:rFonts w:cs="Arial" w:ascii="Arial" w:hAnsi="Arial"/>
            <w:w w:val="95"/>
          </w:rPr>
          <w:t>Clay,</w:t>
        </w:r>
      </w:hyperlink>
      <w:r>
        <w:rPr>
          <w:rFonts w:cs="Arial" w:ascii="Arial" w:hAnsi="Arial"/>
          <w:spacing w:val="10"/>
        </w:rPr>
        <w:t xml:space="preserve"> </w:t>
      </w:r>
      <w:hyperlink w:anchor="_bookmark22">
        <w:r>
          <w:rPr>
            <w:rFonts w:cs="Arial" w:ascii="Arial" w:hAnsi="Arial"/>
            <w:w w:val="95"/>
          </w:rPr>
          <w:t>2009).</w:t>
        </w:r>
      </w:hyperlink>
      <w:r>
        <w:rPr>
          <w:rFonts w:cs="Arial" w:ascii="Arial" w:hAnsi="Arial"/>
          <w:spacing w:val="44"/>
        </w:rPr>
        <w:t xml:space="preserve"> </w:t>
      </w:r>
      <w:r>
        <w:rPr>
          <w:rFonts w:cs="Arial" w:ascii="Arial" w:hAnsi="Arial"/>
          <w:w w:val="95"/>
        </w:rPr>
        <w:t>Seed</w:t>
      </w:r>
      <w:r>
        <w:rPr>
          <w:rFonts w:cs="Arial" w:ascii="Arial" w:hAnsi="Arial"/>
          <w:spacing w:val="10"/>
        </w:rPr>
        <w:t xml:space="preserve"> </w:t>
      </w:r>
      <w:r>
        <w:rPr>
          <w:rFonts w:cs="Arial" w:ascii="Arial" w:hAnsi="Arial"/>
          <w:spacing w:val="-2"/>
          <w:w w:val="95"/>
        </w:rPr>
        <w:t>canola</w:t>
      </w:r>
    </w:p>
    <w:p>
      <w:pPr>
        <w:pStyle w:val="TextBody"/>
        <w:spacing w:lineRule="auto" w:line="420" w:before="54" w:after="0"/>
        <w:ind w:left="120" w:right="1058" w:hanging="0"/>
        <w:rPr>
          <w:rFonts w:ascii="Arial" w:hAnsi="Arial" w:cs="Arial"/>
        </w:rPr>
      </w:pPr>
      <w:r>
        <w:rPr>
          <w:rFonts w:cs="Arial" w:ascii="Arial" w:hAnsi="Arial"/>
        </w:rPr>
        <w:t>production</w:t>
      </w:r>
      <w:r>
        <w:rPr>
          <w:rFonts w:cs="Arial" w:ascii="Arial" w:hAnsi="Arial"/>
          <w:spacing w:val="-6"/>
        </w:rPr>
        <w:t xml:space="preserve"> therefore </w:t>
      </w:r>
      <w:r>
        <w:rPr>
          <w:rFonts w:cs="Arial" w:ascii="Arial" w:hAnsi="Arial"/>
        </w:rPr>
        <w:t>requires</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large</w:t>
      </w:r>
      <w:r>
        <w:rPr>
          <w:rFonts w:cs="Arial" w:ascii="Arial" w:hAnsi="Arial"/>
          <w:spacing w:val="-6"/>
        </w:rPr>
        <w:t xml:space="preserve"> </w:t>
      </w:r>
      <w:r>
        <w:rPr>
          <w:rFonts w:cs="Arial" w:ascii="Arial" w:hAnsi="Arial"/>
        </w:rPr>
        <w:t>number</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pollinators</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ensure pollen transfer from the male to the female lines</w:t>
      </w:r>
      <w:r>
        <w:rPr>
          <w:rFonts w:cs="Arial" w:ascii="Arial" w:hAnsi="Arial"/>
          <w:spacing w:val="-6"/>
        </w:rPr>
        <w:t xml:space="preserve"> </w:t>
      </w:r>
      <w:r>
        <w:rPr>
          <w:rFonts w:cs="Arial" w:ascii="Arial" w:hAnsi="Arial"/>
          <w:w w:val="95"/>
        </w:rPr>
        <w:t>(seed</w:t>
      </w:r>
      <w:r>
        <w:rPr>
          <w:rFonts w:cs="Arial" w:ascii="Arial" w:hAnsi="Arial"/>
          <w:spacing w:val="6"/>
        </w:rPr>
        <w:t xml:space="preserve"> </w:t>
      </w:r>
      <w:r>
        <w:rPr>
          <w:rFonts w:cs="Arial" w:ascii="Arial" w:hAnsi="Arial"/>
          <w:w w:val="95"/>
        </w:rPr>
        <w:t>from</w:t>
      </w:r>
      <w:r>
        <w:rPr>
          <w:rFonts w:cs="Arial" w:ascii="Arial" w:hAnsi="Arial"/>
          <w:spacing w:val="6"/>
        </w:rPr>
        <w:t xml:space="preserve"> </w:t>
      </w:r>
      <w:r>
        <w:rPr>
          <w:rFonts w:cs="Arial" w:ascii="Arial" w:hAnsi="Arial"/>
          <w:w w:val="95"/>
        </w:rPr>
        <w:t>the</w:t>
      </w:r>
      <w:r>
        <w:rPr>
          <w:rFonts w:cs="Arial" w:ascii="Arial" w:hAnsi="Arial"/>
          <w:spacing w:val="6"/>
        </w:rPr>
        <w:t xml:space="preserve"> </w:t>
      </w:r>
      <w:r>
        <w:rPr>
          <w:rFonts w:cs="Arial" w:ascii="Arial" w:hAnsi="Arial"/>
          <w:w w:val="95"/>
        </w:rPr>
        <w:t>male</w:t>
      </w:r>
      <w:r>
        <w:rPr>
          <w:rFonts w:cs="Arial" w:ascii="Arial" w:hAnsi="Arial"/>
          <w:spacing w:val="6"/>
        </w:rPr>
        <w:t xml:space="preserve"> </w:t>
      </w:r>
      <w:r>
        <w:rPr>
          <w:rFonts w:cs="Arial" w:ascii="Arial" w:hAnsi="Arial"/>
          <w:w w:val="95"/>
        </w:rPr>
        <w:t>line</w:t>
      </w:r>
      <w:r>
        <w:rPr>
          <w:rFonts w:cs="Arial" w:ascii="Arial" w:hAnsi="Arial"/>
          <w:spacing w:val="6"/>
        </w:rPr>
        <w:t xml:space="preserve"> </w:t>
      </w:r>
      <w:r>
        <w:rPr>
          <w:rFonts w:cs="Arial" w:ascii="Arial" w:hAnsi="Arial"/>
          <w:w w:val="95"/>
        </w:rPr>
        <w:t>is</w:t>
      </w:r>
      <w:r>
        <w:rPr>
          <w:rFonts w:cs="Arial" w:ascii="Arial" w:hAnsi="Arial"/>
          <w:spacing w:val="6"/>
        </w:rPr>
        <w:t xml:space="preserve"> </w:t>
      </w:r>
      <w:r>
        <w:rPr>
          <w:rFonts w:cs="Arial" w:ascii="Arial" w:hAnsi="Arial"/>
          <w:w w:val="95"/>
        </w:rPr>
        <w:t>not</w:t>
      </w:r>
      <w:r>
        <w:rPr>
          <w:rFonts w:cs="Arial" w:ascii="Arial" w:hAnsi="Arial"/>
          <w:spacing w:val="6"/>
        </w:rPr>
        <w:t xml:space="preserve"> </w:t>
      </w:r>
      <w:r>
        <w:rPr>
          <w:rFonts w:cs="Arial" w:ascii="Arial" w:hAnsi="Arial"/>
          <w:w w:val="95"/>
        </w:rPr>
        <w:t>harvested),</w:t>
      </w:r>
      <w:r>
        <w:rPr>
          <w:rFonts w:cs="Arial" w:ascii="Arial" w:hAnsi="Arial"/>
          <w:spacing w:val="8"/>
        </w:rPr>
        <w:t xml:space="preserve"> </w:t>
      </w:r>
      <w:r>
        <w:rPr>
          <w:rFonts w:cs="Arial" w:ascii="Arial" w:hAnsi="Arial"/>
          <w:w w:val="95"/>
        </w:rPr>
        <w:t>but</w:t>
      </w:r>
      <w:r>
        <w:rPr>
          <w:rFonts w:cs="Arial" w:ascii="Arial" w:hAnsi="Arial"/>
          <w:spacing w:val="6"/>
        </w:rPr>
        <w:t xml:space="preserve"> </w:t>
      </w:r>
      <w:r>
        <w:rPr>
          <w:rFonts w:cs="Arial" w:ascii="Arial" w:hAnsi="Arial"/>
          <w:w w:val="95"/>
        </w:rPr>
        <w:t>there</w:t>
      </w:r>
      <w:r>
        <w:rPr>
          <w:rFonts w:cs="Arial" w:ascii="Arial" w:hAnsi="Arial"/>
          <w:spacing w:val="6"/>
        </w:rPr>
        <w:t xml:space="preserve"> </w:t>
      </w:r>
      <w:r>
        <w:rPr>
          <w:rFonts w:cs="Arial" w:ascii="Arial" w:hAnsi="Arial"/>
          <w:w w:val="95"/>
        </w:rPr>
        <w:t>are</w:t>
      </w:r>
      <w:r>
        <w:rPr>
          <w:rFonts w:cs="Arial" w:ascii="Arial" w:hAnsi="Arial"/>
          <w:spacing w:val="7"/>
        </w:rPr>
        <w:t xml:space="preserve"> </w:t>
      </w:r>
      <w:r>
        <w:rPr>
          <w:rFonts w:cs="Arial" w:ascii="Arial" w:hAnsi="Arial"/>
          <w:w w:val="95"/>
        </w:rPr>
        <w:t>few</w:t>
      </w:r>
      <w:r>
        <w:rPr>
          <w:rFonts w:cs="Arial" w:ascii="Arial" w:hAnsi="Arial"/>
          <w:spacing w:val="6"/>
        </w:rPr>
        <w:t xml:space="preserve"> </w:t>
      </w:r>
      <w:r>
        <w:rPr>
          <w:rFonts w:cs="Arial" w:ascii="Arial" w:hAnsi="Arial"/>
          <w:w w:val="95"/>
        </w:rPr>
        <w:t>published</w:t>
      </w:r>
      <w:r>
        <w:rPr>
          <w:rFonts w:cs="Arial" w:ascii="Arial" w:hAnsi="Arial"/>
          <w:spacing w:val="6"/>
        </w:rPr>
        <w:t xml:space="preserve"> </w:t>
      </w:r>
      <w:r>
        <w:rPr>
          <w:rFonts w:cs="Arial" w:ascii="Arial" w:hAnsi="Arial"/>
          <w:w w:val="95"/>
        </w:rPr>
        <w:t>studies</w:t>
      </w:r>
      <w:r>
        <w:rPr>
          <w:rFonts w:cs="Arial" w:ascii="Arial" w:hAnsi="Arial"/>
          <w:spacing w:val="6"/>
        </w:rPr>
        <w:t xml:space="preserve"> </w:t>
      </w:r>
      <w:r>
        <w:rPr>
          <w:rFonts w:cs="Arial" w:ascii="Arial" w:hAnsi="Arial"/>
          <w:w w:val="95"/>
        </w:rPr>
        <w:t>that</w:t>
      </w:r>
      <w:r>
        <w:rPr>
          <w:rFonts w:cs="Arial" w:ascii="Arial" w:hAnsi="Arial"/>
          <w:spacing w:val="6"/>
        </w:rPr>
        <w:t xml:space="preserve"> </w:t>
      </w:r>
      <w:r>
        <w:rPr>
          <w:rFonts w:cs="Arial" w:ascii="Arial" w:hAnsi="Arial"/>
          <w:spacing w:val="-2"/>
          <w:w w:val="95"/>
        </w:rPr>
        <w:t>examine</w:t>
      </w:r>
      <w:r>
        <w:rPr>
          <w:rFonts w:cs="Arial" w:ascii="Arial" w:hAnsi="Arial"/>
          <w:w w:val="95"/>
        </w:rPr>
        <w:t xml:space="preserve"> pollination in this seed production system (but see </w:t>
      </w:r>
      <w:hyperlink w:anchor="_bookmark72">
        <w:r>
          <w:rPr>
            <w:rFonts w:cs="Arial" w:ascii="Arial" w:hAnsi="Arial"/>
            <w:w w:val="95"/>
          </w:rPr>
          <w:t>Mesquida and Renard,</w:t>
        </w:r>
      </w:hyperlink>
      <w:r>
        <w:rPr>
          <w:rFonts w:cs="Arial" w:ascii="Arial" w:hAnsi="Arial"/>
          <w:w w:val="95"/>
        </w:rPr>
        <w:t xml:space="preserve"> </w:t>
      </w:r>
      <w:hyperlink w:anchor="_bookmark72">
        <w:r>
          <w:rPr>
            <w:rFonts w:cs="Arial" w:ascii="Arial" w:hAnsi="Arial"/>
            <w:w w:val="95"/>
          </w:rPr>
          <w:t>1981;</w:t>
        </w:r>
      </w:hyperlink>
      <w:r>
        <w:rPr>
          <w:rFonts w:cs="Arial" w:ascii="Arial" w:hAnsi="Arial"/>
          <w:w w:val="95"/>
        </w:rPr>
        <w:t xml:space="preserve"> </w:t>
      </w:r>
      <w:hyperlink w:anchor="_bookmark70">
        <w:r>
          <w:rPr>
            <w:rFonts w:cs="Arial" w:ascii="Arial" w:hAnsi="Arial"/>
            <w:w w:val="95"/>
          </w:rPr>
          <w:t>Mesquida et al.,</w:t>
        </w:r>
      </w:hyperlink>
      <w:r>
        <w:rPr>
          <w:rFonts w:cs="Arial" w:ascii="Arial" w:hAnsi="Arial"/>
          <w:w w:val="95"/>
        </w:rPr>
        <w:t xml:space="preserve"> </w:t>
      </w:r>
      <w:hyperlink w:anchor="_bookmark70">
        <w:r>
          <w:rPr>
            <w:rFonts w:cs="Arial" w:ascii="Arial" w:hAnsi="Arial"/>
            <w:w w:val="95"/>
          </w:rPr>
          <w:t>1991)</w:t>
        </w:r>
      </w:hyperlink>
      <w:r>
        <w:rPr>
          <w:rFonts w:cs="Arial" w:ascii="Arial" w:hAnsi="Arial"/>
          <w:w w:val="95"/>
        </w:rPr>
        <w:t>.</w:t>
      </w:r>
      <w:r>
        <w:rPr>
          <w:rFonts w:cs="Arial" w:ascii="Arial" w:hAnsi="Arial"/>
          <w:spacing w:val="40"/>
        </w:rPr>
        <w:t xml:space="preserve"> </w:t>
      </w:r>
      <w:r>
        <w:rPr>
          <w:rFonts w:cs="Arial" w:ascii="Arial" w:hAnsi="Arial"/>
          <w:spacing w:val="40"/>
          <w:w w:val="95"/>
        </w:rPr>
        <w:t xml:space="preserve">Extra </w:t>
      </w:r>
      <w:r>
        <w:rPr>
          <w:rFonts w:cs="Arial" w:ascii="Arial" w:hAnsi="Arial"/>
          <w:w w:val="95"/>
        </w:rPr>
        <w:t xml:space="preserve">High levels of animal-enabled pollination may also increase the yield of commodity canola </w:t>
      </w:r>
      <w:hyperlink w:anchor="_bookmark76">
        <w:r>
          <w:rPr>
            <w:rFonts w:cs="Arial" w:ascii="Arial" w:hAnsi="Arial"/>
            <w:w w:val="95"/>
          </w:rPr>
          <w:t>(Morandin and Winston,</w:t>
        </w:r>
      </w:hyperlink>
      <w:r>
        <w:rPr>
          <w:rFonts w:cs="Arial" w:ascii="Arial" w:hAnsi="Arial"/>
          <w:w w:val="95"/>
        </w:rPr>
        <w:t xml:space="preserve"> </w:t>
      </w:r>
      <w:hyperlink w:anchor="_bookmark76">
        <w:r>
          <w:rPr>
            <w:rFonts w:cs="Arial" w:ascii="Arial" w:hAnsi="Arial"/>
            <w:w w:val="95"/>
          </w:rPr>
          <w:t>2005;</w:t>
        </w:r>
      </w:hyperlink>
      <w:r>
        <w:rPr>
          <w:rFonts w:cs="Arial" w:ascii="Arial" w:hAnsi="Arial"/>
          <w:w w:val="95"/>
        </w:rPr>
        <w:t xml:space="preserve"> </w:t>
      </w:r>
      <w:hyperlink w:anchor="_bookmark90">
        <w:r>
          <w:rPr>
            <w:rFonts w:cs="Arial" w:ascii="Arial" w:hAnsi="Arial"/>
          </w:rPr>
          <w:t>Rader,</w:t>
        </w:r>
      </w:hyperlink>
      <w:r>
        <w:rPr>
          <w:rFonts w:cs="Arial" w:ascii="Arial" w:hAnsi="Arial"/>
          <w:spacing w:val="-2"/>
        </w:rPr>
        <w:t xml:space="preserve"> </w:t>
      </w:r>
      <w:hyperlink w:anchor="_bookmark90">
        <w:r>
          <w:rPr>
            <w:rFonts w:cs="Arial" w:ascii="Arial" w:hAnsi="Arial"/>
          </w:rPr>
          <w:t>2010;</w:t>
        </w:r>
      </w:hyperlink>
      <w:r>
        <w:rPr>
          <w:rFonts w:cs="Arial" w:ascii="Arial" w:hAnsi="Arial"/>
          <w:spacing w:val="-2"/>
        </w:rPr>
        <w:t xml:space="preserve"> </w:t>
      </w:r>
      <w:hyperlink w:anchor="_bookmark15">
        <w:r>
          <w:rPr>
            <w:rFonts w:cs="Arial" w:ascii="Arial" w:hAnsi="Arial"/>
          </w:rPr>
          <w:t>Bommarco</w:t>
        </w:r>
        <w:r>
          <w:rPr>
            <w:rFonts w:cs="Arial" w:ascii="Arial" w:hAnsi="Arial"/>
            <w:spacing w:val="-2"/>
          </w:rPr>
          <w:t xml:space="preserve"> </w:t>
        </w:r>
        <w:r>
          <w:rPr>
            <w:rFonts w:cs="Arial" w:ascii="Arial" w:hAnsi="Arial"/>
          </w:rPr>
          <w:t>et</w:t>
        </w:r>
        <w:r>
          <w:rPr>
            <w:rFonts w:cs="Arial" w:ascii="Arial" w:hAnsi="Arial"/>
            <w:spacing w:val="-2"/>
          </w:rPr>
          <w:t xml:space="preserve"> </w:t>
        </w:r>
        <w:r>
          <w:rPr>
            <w:rFonts w:cs="Arial" w:ascii="Arial" w:hAnsi="Arial"/>
          </w:rPr>
          <w:t>al.,</w:t>
        </w:r>
      </w:hyperlink>
      <w:r>
        <w:rPr>
          <w:rFonts w:cs="Arial" w:ascii="Arial" w:hAnsi="Arial"/>
          <w:spacing w:val="-2"/>
        </w:rPr>
        <w:t xml:space="preserve"> </w:t>
      </w:r>
      <w:hyperlink w:anchor="_bookmark15">
        <w:r>
          <w:rPr>
            <w:rFonts w:cs="Arial" w:ascii="Arial" w:hAnsi="Arial"/>
          </w:rPr>
          <w:t>2012;</w:t>
        </w:r>
      </w:hyperlink>
      <w:r>
        <w:rPr>
          <w:rFonts w:cs="Arial" w:ascii="Arial" w:hAnsi="Arial"/>
          <w:spacing w:val="-2"/>
        </w:rPr>
        <w:t xml:space="preserve"> </w:t>
      </w:r>
      <w:hyperlink w:anchor="_bookmark11">
        <w:r>
          <w:rPr>
            <w:rFonts w:cs="Arial" w:ascii="Arial" w:hAnsi="Arial"/>
          </w:rPr>
          <w:t>Bartomeus</w:t>
        </w:r>
        <w:r>
          <w:rPr>
            <w:rFonts w:cs="Arial" w:ascii="Arial" w:hAnsi="Arial"/>
            <w:spacing w:val="-2"/>
          </w:rPr>
          <w:t xml:space="preserve"> </w:t>
        </w:r>
        <w:r>
          <w:rPr>
            <w:rFonts w:cs="Arial" w:ascii="Arial" w:hAnsi="Arial"/>
          </w:rPr>
          <w:t>et</w:t>
        </w:r>
        <w:r>
          <w:rPr>
            <w:rFonts w:cs="Arial" w:ascii="Arial" w:hAnsi="Arial"/>
            <w:spacing w:val="-2"/>
          </w:rPr>
          <w:t xml:space="preserve"> </w:t>
        </w:r>
        <w:r>
          <w:rPr>
            <w:rFonts w:cs="Arial" w:ascii="Arial" w:hAnsi="Arial"/>
          </w:rPr>
          <w:t>al.,</w:t>
        </w:r>
      </w:hyperlink>
      <w:r>
        <w:rPr>
          <w:rFonts w:cs="Arial" w:ascii="Arial" w:hAnsi="Arial"/>
          <w:spacing w:val="-2"/>
        </w:rPr>
        <w:t xml:space="preserve"> </w:t>
      </w:r>
      <w:hyperlink w:anchor="_bookmark11">
        <w:r>
          <w:rPr>
            <w:rFonts w:cs="Arial" w:ascii="Arial" w:hAnsi="Arial"/>
          </w:rPr>
          <w:t>2015;</w:t>
        </w:r>
      </w:hyperlink>
      <w:r>
        <w:rPr>
          <w:rFonts w:cs="Arial" w:ascii="Arial" w:hAnsi="Arial"/>
          <w:spacing w:val="-2"/>
        </w:rPr>
        <w:t xml:space="preserve"> </w:t>
      </w:r>
      <w:hyperlink w:anchor="_bookmark82">
        <w:r>
          <w:rPr>
            <w:rFonts w:cs="Arial" w:ascii="Arial" w:hAnsi="Arial"/>
          </w:rPr>
          <w:t>Perrot</w:t>
        </w:r>
        <w:r>
          <w:rPr>
            <w:rFonts w:cs="Arial" w:ascii="Arial" w:hAnsi="Arial"/>
            <w:spacing w:val="-2"/>
          </w:rPr>
          <w:t xml:space="preserve"> </w:t>
        </w:r>
        <w:r>
          <w:rPr>
            <w:rFonts w:cs="Arial" w:ascii="Arial" w:hAnsi="Arial"/>
          </w:rPr>
          <w:t>et</w:t>
        </w:r>
        <w:r>
          <w:rPr>
            <w:rFonts w:cs="Arial" w:ascii="Arial" w:hAnsi="Arial"/>
            <w:spacing w:val="-2"/>
          </w:rPr>
          <w:t xml:space="preserve"> </w:t>
        </w:r>
        <w:r>
          <w:rPr>
            <w:rFonts w:cs="Arial" w:ascii="Arial" w:hAnsi="Arial"/>
          </w:rPr>
          <w:t>al.,</w:t>
        </w:r>
      </w:hyperlink>
      <w:r>
        <w:rPr>
          <w:rFonts w:cs="Arial" w:ascii="Arial" w:hAnsi="Arial"/>
          <w:spacing w:val="-2"/>
        </w:rPr>
        <w:t xml:space="preserve"> </w:t>
      </w:r>
      <w:hyperlink w:anchor="_bookmark82">
        <w:r>
          <w:rPr>
            <w:rFonts w:cs="Arial" w:ascii="Arial" w:hAnsi="Arial"/>
          </w:rPr>
          <w:t>2018),</w:t>
        </w:r>
      </w:hyperlink>
      <w:r>
        <w:rPr>
          <w:rFonts w:cs="Arial" w:ascii="Arial" w:hAnsi="Arial"/>
        </w:rPr>
        <w:t xml:space="preserve"> but</w:t>
      </w:r>
      <w:r>
        <w:rPr>
          <w:rFonts w:cs="Arial" w:ascii="Arial" w:hAnsi="Arial"/>
          <w:spacing w:val="-2"/>
        </w:rPr>
        <w:t xml:space="preserve"> </w:t>
      </w:r>
      <w:r>
        <w:rPr>
          <w:rFonts w:cs="Arial" w:ascii="Arial" w:hAnsi="Arial"/>
        </w:rPr>
        <w:t>this is</w:t>
      </w:r>
      <w:r>
        <w:rPr>
          <w:rFonts w:cs="Arial" w:ascii="Arial" w:hAnsi="Arial"/>
          <w:spacing w:val="-14"/>
        </w:rPr>
        <w:t xml:space="preserve"> </w:t>
      </w:r>
      <w:r>
        <w:rPr>
          <w:rFonts w:cs="Arial" w:ascii="Arial" w:hAnsi="Arial"/>
        </w:rPr>
        <w:t>unclear,</w:t>
      </w:r>
      <w:r>
        <w:rPr>
          <w:rFonts w:cs="Arial" w:ascii="Arial" w:hAnsi="Arial"/>
          <w:spacing w:val="-14"/>
        </w:rPr>
        <w:t xml:space="preserve"> </w:t>
      </w:r>
      <w:r>
        <w:rPr>
          <w:rFonts w:cs="Arial" w:ascii="Arial" w:hAnsi="Arial"/>
        </w:rPr>
        <w:t>as</w:t>
      </w:r>
      <w:r>
        <w:rPr>
          <w:rFonts w:cs="Arial" w:ascii="Arial" w:hAnsi="Arial"/>
          <w:spacing w:val="-14"/>
        </w:rPr>
        <w:t xml:space="preserve"> </w:t>
      </w:r>
      <w:r>
        <w:rPr>
          <w:rFonts w:cs="Arial" w:ascii="Arial" w:hAnsi="Arial"/>
        </w:rPr>
        <w:t>many</w:t>
      </w:r>
      <w:r>
        <w:rPr>
          <w:rFonts w:cs="Arial" w:ascii="Arial" w:hAnsi="Arial"/>
          <w:spacing w:val="-14"/>
        </w:rPr>
        <w:t xml:space="preserve"> </w:t>
      </w:r>
      <w:r>
        <w:rPr>
          <w:rFonts w:cs="Arial" w:ascii="Arial" w:hAnsi="Arial"/>
        </w:rPr>
        <w:t>key</w:t>
      </w:r>
      <w:r>
        <w:rPr>
          <w:rFonts w:cs="Arial" w:ascii="Arial" w:hAnsi="Arial"/>
          <w:spacing w:val="-14"/>
        </w:rPr>
        <w:t xml:space="preserve"> </w:t>
      </w:r>
      <w:r>
        <w:rPr>
          <w:rFonts w:cs="Arial" w:ascii="Arial" w:hAnsi="Arial"/>
        </w:rPr>
        <w:t>studies</w:t>
      </w:r>
      <w:r>
        <w:rPr>
          <w:rFonts w:cs="Arial" w:ascii="Arial" w:hAnsi="Arial"/>
          <w:spacing w:val="-14"/>
        </w:rPr>
        <w:t xml:space="preserve"> </w:t>
      </w:r>
      <w:r>
        <w:rPr>
          <w:rFonts w:cs="Arial" w:ascii="Arial" w:hAnsi="Arial"/>
        </w:rPr>
        <w:t>suffer</w:t>
      </w:r>
      <w:r>
        <w:rPr>
          <w:rFonts w:cs="Arial" w:ascii="Arial" w:hAnsi="Arial"/>
          <w:spacing w:val="-14"/>
        </w:rPr>
        <w:t xml:space="preserve"> </w:t>
      </w:r>
      <w:r>
        <w:rPr>
          <w:rFonts w:cs="Arial" w:ascii="Arial" w:hAnsi="Arial"/>
        </w:rPr>
        <w:t>from</w:t>
      </w:r>
      <w:r>
        <w:rPr>
          <w:rFonts w:cs="Arial" w:ascii="Arial" w:hAnsi="Arial"/>
          <w:spacing w:val="-14"/>
        </w:rPr>
        <w:t xml:space="preserve"> </w:t>
      </w:r>
      <w:r>
        <w:rPr>
          <w:rFonts w:cs="Arial" w:ascii="Arial" w:hAnsi="Arial"/>
        </w:rPr>
        <w:t>either</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lack</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realistic</w:t>
      </w:r>
      <w:r>
        <w:rPr>
          <w:rFonts w:cs="Arial" w:ascii="Arial" w:hAnsi="Arial"/>
          <w:spacing w:val="-14"/>
        </w:rPr>
        <w:t xml:space="preserve"> </w:t>
      </w:r>
      <w:r>
        <w:rPr>
          <w:rFonts w:cs="Arial" w:ascii="Arial" w:hAnsi="Arial"/>
        </w:rPr>
        <w:t>context,</w:t>
      </w:r>
      <w:r>
        <w:rPr>
          <w:rFonts w:cs="Arial" w:ascii="Arial" w:hAnsi="Arial"/>
          <w:spacing w:val="-14"/>
        </w:rPr>
        <w:t xml:space="preserve"> </w:t>
      </w:r>
      <w:r>
        <w:rPr>
          <w:rFonts w:cs="Arial" w:ascii="Arial" w:hAnsi="Arial"/>
        </w:rPr>
        <w:t>have</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 xml:space="preserve">number </w:t>
      </w:r>
      <w:r>
        <w:rPr>
          <w:rFonts w:cs="Arial" w:ascii="Arial" w:hAnsi="Arial"/>
          <w:w w:val="95"/>
        </w:rPr>
        <w:t>of</w:t>
      </w:r>
      <w:r>
        <w:rPr>
          <w:rFonts w:cs="Arial" w:ascii="Arial" w:hAnsi="Arial"/>
          <w:spacing w:val="-8"/>
          <w:w w:val="95"/>
        </w:rPr>
        <w:t xml:space="preserve"> </w:t>
      </w:r>
      <w:r>
        <w:rPr>
          <w:rFonts w:cs="Arial" w:ascii="Arial" w:hAnsi="Arial"/>
          <w:w w:val="95"/>
        </w:rPr>
        <w:t>potential</w:t>
      </w:r>
      <w:r>
        <w:rPr>
          <w:rFonts w:cs="Arial" w:ascii="Arial" w:hAnsi="Arial"/>
          <w:spacing w:val="-8"/>
          <w:w w:val="95"/>
        </w:rPr>
        <w:t xml:space="preserve"> </w:t>
      </w:r>
      <w:r>
        <w:rPr>
          <w:rFonts w:cs="Arial" w:ascii="Arial" w:hAnsi="Arial"/>
          <w:w w:val="95"/>
        </w:rPr>
        <w:t>confounding</w:t>
      </w:r>
      <w:r>
        <w:rPr>
          <w:rFonts w:cs="Arial" w:ascii="Arial" w:hAnsi="Arial"/>
          <w:spacing w:val="-8"/>
          <w:w w:val="95"/>
        </w:rPr>
        <w:t xml:space="preserve"> </w:t>
      </w:r>
      <w:r>
        <w:rPr>
          <w:rFonts w:cs="Arial" w:ascii="Arial" w:hAnsi="Arial"/>
          <w:w w:val="95"/>
        </w:rPr>
        <w:t>variables,</w:t>
      </w:r>
      <w:r>
        <w:rPr>
          <w:rFonts w:cs="Arial" w:ascii="Arial" w:hAnsi="Arial"/>
          <w:spacing w:val="-7"/>
          <w:w w:val="95"/>
        </w:rPr>
        <w:t xml:space="preserve"> </w:t>
      </w:r>
      <w:r>
        <w:rPr>
          <w:rFonts w:cs="Arial" w:ascii="Arial" w:hAnsi="Arial"/>
          <w:w w:val="95"/>
        </w:rPr>
        <w:t>or</w:t>
      </w:r>
      <w:r>
        <w:rPr>
          <w:rFonts w:cs="Arial" w:ascii="Arial" w:hAnsi="Arial"/>
          <w:spacing w:val="-8"/>
          <w:w w:val="95"/>
        </w:rPr>
        <w:t xml:space="preserve"> </w:t>
      </w:r>
      <w:r>
        <w:rPr>
          <w:rFonts w:cs="Arial" w:ascii="Arial" w:hAnsi="Arial"/>
          <w:w w:val="95"/>
        </w:rPr>
        <w:t>infer</w:t>
      </w:r>
      <w:r>
        <w:rPr>
          <w:rFonts w:cs="Arial" w:ascii="Arial" w:hAnsi="Arial"/>
          <w:spacing w:val="-8"/>
          <w:w w:val="95"/>
        </w:rPr>
        <w:t xml:space="preserve"> </w:t>
      </w:r>
      <w:r>
        <w:rPr>
          <w:rFonts w:cs="Arial" w:ascii="Arial" w:hAnsi="Arial"/>
          <w:w w:val="95"/>
        </w:rPr>
        <w:t>plant-level</w:t>
      </w:r>
      <w:r>
        <w:rPr>
          <w:rFonts w:cs="Arial" w:ascii="Arial" w:hAnsi="Arial"/>
          <w:spacing w:val="-8"/>
          <w:w w:val="95"/>
        </w:rPr>
        <w:t xml:space="preserve"> </w:t>
      </w:r>
      <w:r>
        <w:rPr>
          <w:rFonts w:cs="Arial" w:ascii="Arial" w:hAnsi="Arial"/>
          <w:w w:val="95"/>
        </w:rPr>
        <w:t>outcomes</w:t>
      </w:r>
      <w:r>
        <w:rPr>
          <w:rFonts w:cs="Arial" w:ascii="Arial" w:hAnsi="Arial"/>
          <w:spacing w:val="-8"/>
          <w:w w:val="95"/>
        </w:rPr>
        <w:t xml:space="preserve"> </w:t>
      </w:r>
      <w:r>
        <w:rPr>
          <w:rFonts w:cs="Arial" w:ascii="Arial" w:hAnsi="Arial"/>
          <w:w w:val="95"/>
        </w:rPr>
        <w:t>from</w:t>
      </w:r>
      <w:r>
        <w:rPr>
          <w:rFonts w:cs="Arial" w:ascii="Arial" w:hAnsi="Arial"/>
          <w:spacing w:val="-8"/>
          <w:w w:val="95"/>
        </w:rPr>
        <w:t xml:space="preserve"> </w:t>
      </w:r>
      <w:r>
        <w:rPr>
          <w:rFonts w:cs="Arial" w:ascii="Arial" w:hAnsi="Arial"/>
          <w:w w:val="95"/>
        </w:rPr>
        <w:t>flower-level</w:t>
      </w:r>
      <w:r>
        <w:rPr>
          <w:rFonts w:cs="Arial" w:ascii="Arial" w:hAnsi="Arial"/>
          <w:spacing w:val="-8"/>
          <w:w w:val="95"/>
        </w:rPr>
        <w:t xml:space="preserve"> </w:t>
      </w:r>
      <w:r>
        <w:rPr>
          <w:rFonts w:cs="Arial" w:ascii="Arial" w:hAnsi="Arial"/>
          <w:w w:val="95"/>
        </w:rPr>
        <w:t xml:space="preserve">treatments </w:t>
      </w:r>
      <w:hyperlink w:anchor="_bookmark80">
        <w:r>
          <w:rPr>
            <w:rFonts w:cs="Arial" w:ascii="Arial" w:hAnsi="Arial"/>
            <w:w w:val="95"/>
          </w:rPr>
          <w:t>(Ouvrard and Jacquemart,</w:t>
        </w:r>
      </w:hyperlink>
      <w:r>
        <w:rPr>
          <w:rFonts w:cs="Arial" w:ascii="Arial" w:hAnsi="Arial"/>
          <w:w w:val="95"/>
        </w:rPr>
        <w:t xml:space="preserve"> </w:t>
      </w:r>
      <w:hyperlink w:anchor="_bookmark80">
        <w:r>
          <w:rPr>
            <w:rFonts w:cs="Arial" w:ascii="Arial" w:hAnsi="Arial"/>
            <w:w w:val="95"/>
          </w:rPr>
          <w:t>2019).</w:t>
        </w:r>
      </w:hyperlink>
      <w:r>
        <w:rPr>
          <w:rFonts w:cs="Arial" w:ascii="Arial" w:hAnsi="Arial"/>
          <w:spacing w:val="40"/>
        </w:rPr>
        <w:t xml:space="preserve"> </w:t>
      </w:r>
      <w:r>
        <w:rPr>
          <w:rFonts w:cs="Arial" w:ascii="Arial" w:hAnsi="Arial"/>
          <w:w w:val="95"/>
        </w:rPr>
        <w:t xml:space="preserve">Greenhouse experiments typically involve unrealistically </w:t>
      </w:r>
      <w:r>
        <w:rPr>
          <w:rFonts w:cs="Arial" w:ascii="Arial" w:hAnsi="Arial"/>
        </w:rPr>
        <w:t xml:space="preserve">high levels of pollination, nutrient availability, and water, all of which can interact with </w:t>
      </w:r>
      <w:r>
        <w:rPr>
          <w:rFonts w:cs="Arial" w:ascii="Arial" w:hAnsi="Arial"/>
          <w:w w:val="95"/>
        </w:rPr>
        <w:t xml:space="preserve">yield </w:t>
      </w:r>
      <w:hyperlink w:anchor="_bookmark11">
        <w:r>
          <w:rPr>
            <w:rFonts w:cs="Arial" w:ascii="Arial" w:hAnsi="Arial"/>
            <w:w w:val="95"/>
          </w:rPr>
          <w:t>(Bartomeus et al.,</w:t>
        </w:r>
      </w:hyperlink>
      <w:r>
        <w:rPr>
          <w:rFonts w:cs="Arial" w:ascii="Arial" w:hAnsi="Arial"/>
          <w:w w:val="95"/>
        </w:rPr>
        <w:t xml:space="preserve"> </w:t>
      </w:r>
      <w:hyperlink w:anchor="_bookmark11">
        <w:r>
          <w:rPr>
            <w:rFonts w:cs="Arial" w:ascii="Arial" w:hAnsi="Arial"/>
            <w:w w:val="95"/>
          </w:rPr>
          <w:t>2015;</w:t>
        </w:r>
      </w:hyperlink>
      <w:r>
        <w:rPr>
          <w:rFonts w:cs="Arial" w:ascii="Arial" w:hAnsi="Arial"/>
          <w:w w:val="95"/>
        </w:rPr>
        <w:t xml:space="preserve"> </w:t>
      </w:r>
      <w:hyperlink w:anchor="_bookmark67">
        <w:r>
          <w:rPr>
            <w:rFonts w:cs="Arial" w:ascii="Arial" w:hAnsi="Arial"/>
            <w:w w:val="95"/>
          </w:rPr>
          <w:t>Marini et al.,</w:t>
        </w:r>
      </w:hyperlink>
      <w:r>
        <w:rPr>
          <w:rFonts w:cs="Arial" w:ascii="Arial" w:hAnsi="Arial"/>
          <w:w w:val="95"/>
        </w:rPr>
        <w:t xml:space="preserve"> </w:t>
      </w:r>
      <w:hyperlink w:anchor="_bookmark67">
        <w:r>
          <w:rPr>
            <w:rFonts w:cs="Arial" w:ascii="Arial" w:hAnsi="Arial"/>
            <w:w w:val="95"/>
          </w:rPr>
          <w:t>2015).</w:t>
        </w:r>
      </w:hyperlink>
      <w:r>
        <w:rPr>
          <w:rFonts w:cs="Arial" w:ascii="Arial" w:hAnsi="Arial"/>
          <w:spacing w:val="37"/>
        </w:rPr>
        <w:t xml:space="preserve"> </w:t>
      </w:r>
      <w:r>
        <w:rPr>
          <w:rFonts w:cs="Arial" w:ascii="Arial" w:hAnsi="Arial"/>
          <w:w w:val="95"/>
        </w:rPr>
        <w:t>Field studies often relate yield to indirect measures</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pollination</w:t>
      </w:r>
      <w:r>
        <w:rPr>
          <w:rFonts w:cs="Arial" w:ascii="Arial" w:hAnsi="Arial"/>
          <w:spacing w:val="-4"/>
          <w:w w:val="95"/>
        </w:rPr>
        <w:t xml:space="preserve"> </w:t>
      </w:r>
      <w:r>
        <w:rPr>
          <w:rFonts w:cs="Arial" w:ascii="Arial" w:hAnsi="Arial"/>
          <w:w w:val="95"/>
        </w:rPr>
        <w:t>services,</w:t>
      </w:r>
      <w:r>
        <w:rPr>
          <w:rFonts w:cs="Arial" w:ascii="Arial" w:hAnsi="Arial"/>
          <w:spacing w:val="-3"/>
          <w:w w:val="95"/>
        </w:rPr>
        <w:t xml:space="preserve"> </w:t>
      </w:r>
      <w:r>
        <w:rPr>
          <w:rFonts w:cs="Arial" w:ascii="Arial" w:hAnsi="Arial"/>
          <w:w w:val="95"/>
        </w:rPr>
        <w:t>such</w:t>
      </w:r>
      <w:r>
        <w:rPr>
          <w:rFonts w:cs="Arial" w:ascii="Arial" w:hAnsi="Arial"/>
          <w:spacing w:val="-4"/>
          <w:w w:val="95"/>
        </w:rPr>
        <w:t xml:space="preserve"> </w:t>
      </w:r>
      <w:r>
        <w:rPr>
          <w:rFonts w:cs="Arial" w:ascii="Arial" w:hAnsi="Arial"/>
          <w:w w:val="95"/>
        </w:rPr>
        <w:t>as</w:t>
      </w:r>
      <w:r>
        <w:rPr>
          <w:rFonts w:cs="Arial" w:ascii="Arial" w:hAnsi="Arial"/>
          <w:spacing w:val="-5"/>
          <w:w w:val="95"/>
        </w:rPr>
        <w:t xml:space="preserve"> </w:t>
      </w:r>
      <w:r>
        <w:rPr>
          <w:rFonts w:cs="Arial" w:ascii="Arial" w:hAnsi="Arial"/>
          <w:w w:val="95"/>
        </w:rPr>
        <w:t>insect</w:t>
      </w:r>
      <w:r>
        <w:rPr>
          <w:rFonts w:cs="Arial" w:ascii="Arial" w:hAnsi="Arial"/>
          <w:spacing w:val="-5"/>
          <w:w w:val="95"/>
        </w:rPr>
        <w:t xml:space="preserve"> </w:t>
      </w:r>
      <w:r>
        <w:rPr>
          <w:rFonts w:cs="Arial" w:ascii="Arial" w:hAnsi="Arial"/>
          <w:w w:val="95"/>
        </w:rPr>
        <w:t>abundance,</w:t>
      </w:r>
      <w:r>
        <w:rPr>
          <w:rFonts w:cs="Arial" w:ascii="Arial" w:hAnsi="Arial"/>
          <w:spacing w:val="-4"/>
          <w:w w:val="95"/>
        </w:rPr>
        <w:t xml:space="preserve"> </w:t>
      </w:r>
      <w:r>
        <w:rPr>
          <w:rFonts w:cs="Arial" w:ascii="Arial" w:hAnsi="Arial"/>
          <w:w w:val="95"/>
        </w:rPr>
        <w:t>species</w:t>
      </w:r>
      <w:r>
        <w:rPr>
          <w:rFonts w:cs="Arial" w:ascii="Arial" w:hAnsi="Arial"/>
          <w:spacing w:val="-5"/>
          <w:w w:val="95"/>
        </w:rPr>
        <w:t xml:space="preserve"> </w:t>
      </w:r>
      <w:r>
        <w:rPr>
          <w:rFonts w:cs="Arial" w:ascii="Arial" w:hAnsi="Arial"/>
          <w:w w:val="95"/>
        </w:rPr>
        <w:t>richness,</w:t>
      </w:r>
      <w:r>
        <w:rPr>
          <w:rFonts w:cs="Arial" w:ascii="Arial" w:hAnsi="Arial"/>
          <w:spacing w:val="-3"/>
          <w:w w:val="95"/>
        </w:rPr>
        <w:t xml:space="preserve"> </w:t>
      </w:r>
      <w:r>
        <w:rPr>
          <w:rFonts w:cs="Arial" w:ascii="Arial" w:hAnsi="Arial"/>
          <w:w w:val="95"/>
        </w:rPr>
        <w:t>or</w:t>
      </w:r>
      <w:r>
        <w:rPr>
          <w:rFonts w:cs="Arial" w:ascii="Arial" w:hAnsi="Arial"/>
          <w:spacing w:val="-5"/>
          <w:w w:val="95"/>
        </w:rPr>
        <w:t xml:space="preserve"> </w:t>
      </w:r>
      <w:r>
        <w:rPr>
          <w:rFonts w:cs="Arial" w:ascii="Arial" w:hAnsi="Arial"/>
          <w:w w:val="95"/>
        </w:rPr>
        <w:t>distance</w:t>
      </w:r>
      <w:r>
        <w:rPr>
          <w:rFonts w:cs="Arial" w:ascii="Arial" w:hAnsi="Arial"/>
          <w:spacing w:val="-5"/>
          <w:w w:val="95"/>
        </w:rPr>
        <w:t xml:space="preserve"> </w:t>
      </w:r>
      <w:r>
        <w:rPr>
          <w:rFonts w:cs="Arial" w:ascii="Arial" w:hAnsi="Arial"/>
          <w:w w:val="95"/>
        </w:rPr>
        <w:t xml:space="preserve">from sources of potential pollinators </w:t>
      </w:r>
      <w:hyperlink w:anchor="_bookmark76">
        <w:r>
          <w:rPr>
            <w:rFonts w:cs="Arial" w:ascii="Arial" w:hAnsi="Arial"/>
            <w:w w:val="95"/>
          </w:rPr>
          <w:t>(Morandin and Winston,</w:t>
        </w:r>
      </w:hyperlink>
      <w:r>
        <w:rPr>
          <w:rFonts w:cs="Arial" w:ascii="Arial" w:hAnsi="Arial"/>
          <w:w w:val="95"/>
        </w:rPr>
        <w:t xml:space="preserve"> </w:t>
      </w:r>
      <w:hyperlink w:anchor="_bookmark76">
        <w:r>
          <w:rPr>
            <w:rFonts w:cs="Arial" w:ascii="Arial" w:hAnsi="Arial"/>
            <w:w w:val="95"/>
          </w:rPr>
          <w:t>2005;</w:t>
        </w:r>
      </w:hyperlink>
      <w:r>
        <w:rPr>
          <w:rFonts w:cs="Arial" w:ascii="Arial" w:hAnsi="Arial"/>
          <w:w w:val="95"/>
        </w:rPr>
        <w:t xml:space="preserve"> </w:t>
      </w:r>
      <w:hyperlink w:anchor="_bookmark92">
        <w:r>
          <w:rPr>
            <w:rFonts w:cs="Arial" w:ascii="Arial" w:hAnsi="Arial"/>
            <w:w w:val="95"/>
          </w:rPr>
          <w:t>Ricketts et al.,</w:t>
        </w:r>
      </w:hyperlink>
      <w:r>
        <w:rPr>
          <w:rFonts w:cs="Arial" w:ascii="Arial" w:hAnsi="Arial"/>
          <w:w w:val="95"/>
        </w:rPr>
        <w:t xml:space="preserve"> </w:t>
      </w:r>
      <w:hyperlink w:anchor="_bookmark92">
        <w:r>
          <w:rPr>
            <w:rFonts w:cs="Arial" w:ascii="Arial" w:hAnsi="Arial"/>
            <w:w w:val="95"/>
          </w:rPr>
          <w:t>2008),</w:t>
        </w:r>
      </w:hyperlink>
      <w:r>
        <w:rPr>
          <w:rFonts w:cs="Arial" w:ascii="Arial" w:hAnsi="Arial"/>
          <w:w w:val="95"/>
        </w:rPr>
        <w:t xml:space="preserve"> rather than visitation rates or pollen deposition.</w:t>
      </w:r>
      <w:r>
        <w:rPr>
          <w:rFonts w:cs="Arial" w:ascii="Arial" w:hAnsi="Arial"/>
          <w:spacing w:val="40"/>
        </w:rPr>
        <w:t xml:space="preserve"> </w:t>
      </w:r>
      <w:commentRangeStart w:id="2"/>
      <w:r>
        <w:rPr>
          <w:rFonts w:cs="Arial" w:ascii="Arial" w:hAnsi="Arial"/>
          <w:w w:val="95"/>
        </w:rPr>
        <w:t>These</w:t>
      </w:r>
      <w:r>
        <w:rPr>
          <w:rFonts w:cs="Arial" w:ascii="Arial" w:hAnsi="Arial"/>
          <w:w w:val="95"/>
        </w:rPr>
      </w:r>
      <w:commentRangeEnd w:id="2"/>
      <w:r>
        <w:commentReference w:id="2"/>
      </w:r>
      <w:r>
        <w:rPr>
          <w:rFonts w:cs="Arial" w:ascii="Arial" w:hAnsi="Arial"/>
          <w:w w:val="95"/>
        </w:rPr>
        <w:commentReference w:id="3"/>
      </w:r>
      <w:r>
        <w:rPr>
          <w:rFonts w:cs="Arial" w:ascii="Arial" w:hAnsi="Arial"/>
          <w:w w:val="95"/>
        </w:rPr>
        <w:t xml:space="preserve"> proxies provide limited information about how</w:t>
      </w:r>
      <w:r>
        <w:rPr>
          <w:rFonts w:cs="Arial" w:ascii="Arial" w:hAnsi="Arial"/>
          <w:spacing w:val="-7"/>
          <w:w w:val="95"/>
        </w:rPr>
        <w:t xml:space="preserve"> </w:t>
      </w:r>
      <w:r>
        <w:rPr>
          <w:rFonts w:cs="Arial" w:ascii="Arial" w:hAnsi="Arial"/>
          <w:w w:val="95"/>
        </w:rPr>
        <w:t>plants</w:t>
      </w:r>
      <w:r>
        <w:rPr>
          <w:rFonts w:cs="Arial" w:ascii="Arial" w:hAnsi="Arial"/>
          <w:spacing w:val="-7"/>
          <w:w w:val="95"/>
        </w:rPr>
        <w:t xml:space="preserve"> </w:t>
      </w:r>
      <w:r>
        <w:rPr>
          <w:rFonts w:cs="Arial" w:ascii="Arial" w:hAnsi="Arial"/>
          <w:w w:val="95"/>
        </w:rPr>
        <w:t>dynamically</w:t>
      </w:r>
      <w:r>
        <w:rPr>
          <w:rFonts w:cs="Arial" w:ascii="Arial" w:hAnsi="Arial"/>
          <w:spacing w:val="-7"/>
          <w:w w:val="95"/>
        </w:rPr>
        <w:t xml:space="preserve"> </w:t>
      </w:r>
      <w:r>
        <w:rPr>
          <w:rFonts w:cs="Arial" w:ascii="Arial" w:hAnsi="Arial"/>
          <w:w w:val="95"/>
        </w:rPr>
        <w:t>respond</w:t>
      </w:r>
      <w:r>
        <w:rPr>
          <w:rFonts w:cs="Arial" w:ascii="Arial" w:hAnsi="Arial"/>
          <w:spacing w:val="-7"/>
          <w:w w:val="95"/>
        </w:rPr>
        <w:t xml:space="preserve"> </w:t>
      </w:r>
      <w:r>
        <w:rPr>
          <w:rFonts w:cs="Arial" w:ascii="Arial" w:hAnsi="Arial"/>
          <w:w w:val="95"/>
        </w:rPr>
        <w:t>to</w:t>
      </w:r>
      <w:r>
        <w:rPr>
          <w:rFonts w:cs="Arial" w:ascii="Arial" w:hAnsi="Arial"/>
          <w:spacing w:val="-7"/>
          <w:w w:val="95"/>
        </w:rPr>
        <w:t xml:space="preserve"> </w:t>
      </w:r>
      <w:r>
        <w:rPr>
          <w:rFonts w:cs="Arial" w:ascii="Arial" w:hAnsi="Arial"/>
          <w:w w:val="95"/>
        </w:rPr>
        <w:t>pollen</w:t>
      </w:r>
      <w:r>
        <w:rPr>
          <w:rFonts w:cs="Arial" w:ascii="Arial" w:hAnsi="Arial"/>
          <w:spacing w:val="-7"/>
          <w:w w:val="95"/>
        </w:rPr>
        <w:t xml:space="preserve"> </w:t>
      </w:r>
      <w:r>
        <w:rPr>
          <w:rFonts w:cs="Arial" w:ascii="Arial" w:hAnsi="Arial"/>
          <w:w w:val="95"/>
        </w:rPr>
        <w:t>exclusion</w:t>
      </w:r>
      <w:r>
        <w:rPr>
          <w:rFonts w:cs="Arial" w:ascii="Arial" w:hAnsi="Arial"/>
          <w:spacing w:val="-7"/>
          <w:w w:val="95"/>
        </w:rPr>
        <w:t xml:space="preserve"> </w:t>
      </w:r>
      <w:r>
        <w:rPr>
          <w:rFonts w:cs="Arial" w:ascii="Arial" w:hAnsi="Arial"/>
          <w:w w:val="95"/>
        </w:rPr>
        <w:t>or</w:t>
      </w:r>
      <w:r>
        <w:rPr>
          <w:rFonts w:cs="Arial" w:ascii="Arial" w:hAnsi="Arial"/>
          <w:spacing w:val="-7"/>
          <w:w w:val="95"/>
        </w:rPr>
        <w:t xml:space="preserve"> </w:t>
      </w:r>
      <w:r>
        <w:rPr>
          <w:rFonts w:cs="Arial" w:ascii="Arial" w:hAnsi="Arial"/>
          <w:w w:val="95"/>
        </w:rPr>
        <w:t>addition</w:t>
      </w:r>
      <w:r>
        <w:rPr>
          <w:rFonts w:cs="Arial" w:ascii="Arial" w:hAnsi="Arial"/>
          <w:spacing w:val="-7"/>
          <w:w w:val="95"/>
        </w:rPr>
        <w:t xml:space="preserve"> </w:t>
      </w:r>
      <w:r>
        <w:rPr>
          <w:rFonts w:cs="Arial" w:ascii="Arial" w:hAnsi="Arial"/>
          <w:w w:val="95"/>
        </w:rPr>
        <w:t>(but</w:t>
      </w:r>
      <w:r>
        <w:rPr>
          <w:rFonts w:cs="Arial" w:ascii="Arial" w:hAnsi="Arial"/>
          <w:spacing w:val="-7"/>
          <w:w w:val="95"/>
        </w:rPr>
        <w:t xml:space="preserve"> </w:t>
      </w:r>
      <w:r>
        <w:rPr>
          <w:rFonts w:cs="Arial" w:ascii="Arial" w:hAnsi="Arial"/>
          <w:w w:val="95"/>
        </w:rPr>
        <w:t>see</w:t>
      </w:r>
      <w:r>
        <w:rPr>
          <w:rFonts w:cs="Arial" w:ascii="Arial" w:hAnsi="Arial"/>
          <w:spacing w:val="-7"/>
          <w:w w:val="95"/>
        </w:rPr>
        <w:t xml:space="preserve"> </w:t>
      </w:r>
      <w:hyperlink w:anchor="_bookmark94">
        <w:r>
          <w:rPr>
            <w:rFonts w:cs="Arial" w:ascii="Arial" w:hAnsi="Arial"/>
            <w:w w:val="95"/>
          </w:rPr>
          <w:t>Sabbahi</w:t>
        </w:r>
        <w:r>
          <w:rPr>
            <w:rFonts w:cs="Arial" w:ascii="Arial" w:hAnsi="Arial"/>
            <w:spacing w:val="-7"/>
            <w:w w:val="95"/>
          </w:rPr>
          <w:t xml:space="preserve"> </w:t>
        </w:r>
        <w:r>
          <w:rPr>
            <w:rFonts w:cs="Arial" w:ascii="Arial" w:hAnsi="Arial"/>
            <w:w w:val="95"/>
          </w:rPr>
          <w:t>et</w:t>
        </w:r>
        <w:r>
          <w:rPr>
            <w:rFonts w:cs="Arial" w:ascii="Arial" w:hAnsi="Arial"/>
            <w:spacing w:val="-7"/>
            <w:w w:val="95"/>
          </w:rPr>
          <w:t xml:space="preserve"> </w:t>
        </w:r>
        <w:r>
          <w:rPr>
            <w:rFonts w:cs="Arial" w:ascii="Arial" w:hAnsi="Arial"/>
            <w:w w:val="95"/>
          </w:rPr>
          <w:t>al.,</w:t>
        </w:r>
      </w:hyperlink>
      <w:r>
        <w:rPr>
          <w:rFonts w:cs="Arial" w:ascii="Arial" w:hAnsi="Arial"/>
          <w:spacing w:val="-7"/>
          <w:w w:val="95"/>
        </w:rPr>
        <w:t xml:space="preserve"> </w:t>
      </w:r>
      <w:hyperlink w:anchor="_bookmark94">
        <w:r>
          <w:rPr>
            <w:rFonts w:cs="Arial" w:ascii="Arial" w:hAnsi="Arial"/>
            <w:w w:val="95"/>
          </w:rPr>
          <w:t>2005).</w:t>
        </w:r>
      </w:hyperlink>
      <w:r>
        <w:rPr>
          <w:rFonts w:cs="Arial" w:ascii="Arial" w:hAnsi="Arial"/>
          <w:w w:val="95"/>
        </w:rPr>
        <w:t xml:space="preserve"> Net- or cage-treatments exclude insect visitation from certain plants or flowers, but can alter wind pollination, humidity, light, andor pest pressure </w:t>
      </w:r>
      <w:hyperlink w:anchor="_bookmark79">
        <w:r>
          <w:rPr>
            <w:rFonts w:cs="Arial" w:ascii="Arial" w:hAnsi="Arial"/>
            <w:w w:val="95"/>
          </w:rPr>
          <w:t>(Olsson,</w:t>
        </w:r>
      </w:hyperlink>
      <w:r>
        <w:rPr>
          <w:rFonts w:cs="Arial" w:ascii="Arial" w:hAnsi="Arial"/>
          <w:w w:val="95"/>
        </w:rPr>
        <w:t xml:space="preserve"> </w:t>
      </w:r>
      <w:hyperlink w:anchor="_bookmark79">
        <w:r>
          <w:rPr>
            <w:rFonts w:cs="Arial" w:ascii="Arial" w:hAnsi="Arial"/>
            <w:w w:val="95"/>
          </w:rPr>
          <w:t>1960;</w:t>
        </w:r>
      </w:hyperlink>
      <w:r>
        <w:rPr>
          <w:rFonts w:cs="Arial" w:ascii="Arial" w:hAnsi="Arial"/>
          <w:w w:val="95"/>
        </w:rPr>
        <w:t xml:space="preserve"> </w:t>
      </w:r>
      <w:hyperlink w:anchor="_bookmark77">
        <w:r>
          <w:rPr>
            <w:rFonts w:cs="Arial" w:ascii="Arial" w:hAnsi="Arial"/>
            <w:w w:val="95"/>
          </w:rPr>
          <w:t>Neal and Anderson,</w:t>
        </w:r>
      </w:hyperlink>
      <w:r>
        <w:rPr>
          <w:rFonts w:cs="Arial" w:ascii="Arial" w:hAnsi="Arial"/>
          <w:w w:val="95"/>
        </w:rPr>
        <w:t xml:space="preserve"> </w:t>
      </w:r>
      <w:hyperlink w:anchor="_bookmark77">
        <w:r>
          <w:rPr>
            <w:rFonts w:cs="Arial" w:ascii="Arial" w:hAnsi="Arial"/>
            <w:w w:val="95"/>
          </w:rPr>
          <w:t>2004;</w:t>
        </w:r>
      </w:hyperlink>
      <w:r>
        <w:rPr>
          <w:rFonts w:cs="Arial" w:ascii="Arial" w:hAnsi="Arial"/>
          <w:w w:val="95"/>
        </w:rPr>
        <w:t xml:space="preserve"> </w:t>
      </w:r>
      <w:hyperlink w:anchor="_bookmark56">
        <w:r>
          <w:rPr>
            <w:rFonts w:cs="Arial" w:ascii="Arial" w:hAnsi="Arial"/>
            <w:w w:val="95"/>
          </w:rPr>
          <w:t>Jauker</w:t>
        </w:r>
        <w:r>
          <w:rPr>
            <w:rFonts w:cs="Arial" w:ascii="Arial" w:hAnsi="Arial"/>
            <w:spacing w:val="-12"/>
            <w:w w:val="95"/>
          </w:rPr>
          <w:t xml:space="preserve"> </w:t>
        </w:r>
        <w:r>
          <w:rPr>
            <w:rFonts w:cs="Arial" w:ascii="Arial" w:hAnsi="Arial"/>
            <w:w w:val="95"/>
          </w:rPr>
          <w:t>and</w:t>
        </w:r>
        <w:r>
          <w:rPr>
            <w:rFonts w:cs="Arial" w:ascii="Arial" w:hAnsi="Arial"/>
            <w:spacing w:val="-12"/>
            <w:w w:val="95"/>
          </w:rPr>
          <w:t xml:space="preserve"> </w:t>
        </w:r>
        <w:r>
          <w:rPr>
            <w:rFonts w:cs="Arial" w:ascii="Arial" w:hAnsi="Arial"/>
            <w:w w:val="95"/>
          </w:rPr>
          <w:t>Wolters,</w:t>
        </w:r>
      </w:hyperlink>
      <w:r>
        <w:rPr>
          <w:rFonts w:cs="Arial" w:ascii="Arial" w:hAnsi="Arial"/>
          <w:spacing w:val="-11"/>
          <w:w w:val="95"/>
        </w:rPr>
        <w:t xml:space="preserve"> </w:t>
      </w:r>
      <w:hyperlink w:anchor="_bookmark56">
        <w:r>
          <w:rPr>
            <w:rFonts w:cs="Arial" w:ascii="Arial" w:hAnsi="Arial"/>
            <w:w w:val="95"/>
          </w:rPr>
          <w:t>2008).</w:t>
        </w:r>
      </w:hyperlink>
      <w:r>
        <w:rPr>
          <w:rFonts w:cs="Arial" w:ascii="Arial" w:hAnsi="Arial"/>
          <w:spacing w:val="-10"/>
          <w:w w:val="95"/>
        </w:rPr>
        <w:t xml:space="preserve"> </w:t>
      </w:r>
      <w:r>
        <w:rPr>
          <w:rFonts w:cs="Arial" w:ascii="Arial" w:hAnsi="Arial"/>
          <w:w w:val="95"/>
        </w:rPr>
        <w:t>All</w:t>
      </w:r>
      <w:r>
        <w:rPr>
          <w:rFonts w:cs="Arial" w:ascii="Arial" w:hAnsi="Arial"/>
          <w:spacing w:val="-12"/>
          <w:w w:val="95"/>
        </w:rPr>
        <w:t xml:space="preserve"> </w:t>
      </w:r>
      <w:r>
        <w:rPr>
          <w:rFonts w:cs="Arial" w:ascii="Arial" w:hAnsi="Arial"/>
          <w:w w:val="95"/>
        </w:rPr>
        <w:t>of</w:t>
      </w:r>
      <w:r>
        <w:rPr>
          <w:rFonts w:cs="Arial" w:ascii="Arial" w:hAnsi="Arial"/>
          <w:spacing w:val="-11"/>
          <w:w w:val="95"/>
        </w:rPr>
        <w:t xml:space="preserve"> </w:t>
      </w:r>
      <w:r>
        <w:rPr>
          <w:rFonts w:cs="Arial" w:ascii="Arial" w:hAnsi="Arial"/>
          <w:w w:val="95"/>
        </w:rPr>
        <w:t>these</w:t>
      </w:r>
      <w:r>
        <w:rPr>
          <w:rFonts w:cs="Arial" w:ascii="Arial" w:hAnsi="Arial"/>
          <w:spacing w:val="-12"/>
          <w:w w:val="95"/>
        </w:rPr>
        <w:t xml:space="preserve"> </w:t>
      </w:r>
      <w:r>
        <w:rPr>
          <w:rFonts w:cs="Arial" w:ascii="Arial" w:hAnsi="Arial"/>
          <w:w w:val="95"/>
        </w:rPr>
        <w:t>methods</w:t>
      </w:r>
      <w:r>
        <w:rPr>
          <w:rFonts w:cs="Arial" w:ascii="Arial" w:hAnsi="Arial"/>
          <w:spacing w:val="-11"/>
          <w:w w:val="95"/>
        </w:rPr>
        <w:t xml:space="preserve"> </w:t>
      </w:r>
      <w:r>
        <w:rPr>
          <w:rFonts w:cs="Arial" w:ascii="Arial" w:hAnsi="Arial"/>
          <w:w w:val="95"/>
        </w:rPr>
        <w:t>give</w:t>
      </w:r>
      <w:r>
        <w:rPr>
          <w:rFonts w:cs="Arial" w:ascii="Arial" w:hAnsi="Arial"/>
          <w:spacing w:val="-12"/>
          <w:w w:val="95"/>
        </w:rPr>
        <w:t xml:space="preserve"> </w:t>
      </w:r>
      <w:r>
        <w:rPr>
          <w:rFonts w:cs="Arial" w:ascii="Arial" w:hAnsi="Arial"/>
          <w:w w:val="95"/>
        </w:rPr>
        <w:t>an</w:t>
      </w:r>
      <w:r>
        <w:rPr>
          <w:rFonts w:cs="Arial" w:ascii="Arial" w:hAnsi="Arial"/>
          <w:spacing w:val="-12"/>
          <w:w w:val="95"/>
        </w:rPr>
        <w:t xml:space="preserve"> </w:t>
      </w:r>
      <w:r>
        <w:rPr>
          <w:rFonts w:cs="Arial" w:ascii="Arial" w:hAnsi="Arial"/>
          <w:w w:val="95"/>
        </w:rPr>
        <w:t>incomplete</w:t>
      </w:r>
      <w:r>
        <w:rPr>
          <w:rFonts w:cs="Arial" w:ascii="Arial" w:hAnsi="Arial"/>
          <w:spacing w:val="-11"/>
          <w:w w:val="95"/>
        </w:rPr>
        <w:t xml:space="preserve"> </w:t>
      </w:r>
      <w:r>
        <w:rPr>
          <w:rFonts w:cs="Arial" w:ascii="Arial" w:hAnsi="Arial"/>
          <w:w w:val="95"/>
        </w:rPr>
        <w:t>picture</w:t>
      </w:r>
      <w:r>
        <w:rPr>
          <w:rFonts w:cs="Arial" w:ascii="Arial" w:hAnsi="Arial"/>
          <w:spacing w:val="-12"/>
          <w:w w:val="95"/>
        </w:rPr>
        <w:t xml:space="preserve"> </w:t>
      </w:r>
      <w:r>
        <w:rPr>
          <w:rFonts w:cs="Arial" w:ascii="Arial" w:hAnsi="Arial"/>
          <w:w w:val="95"/>
        </w:rPr>
        <w:t>of</w:t>
      </w:r>
      <w:r>
        <w:rPr>
          <w:rFonts w:cs="Arial" w:ascii="Arial" w:hAnsi="Arial"/>
          <w:spacing w:val="-11"/>
          <w:w w:val="95"/>
        </w:rPr>
        <w:t xml:space="preserve"> </w:t>
      </w:r>
      <w:r>
        <w:rPr>
          <w:rFonts w:cs="Arial" w:ascii="Arial" w:hAnsi="Arial"/>
          <w:w w:val="95"/>
        </w:rPr>
        <w:t>how</w:t>
      </w:r>
      <w:r>
        <w:rPr>
          <w:rFonts w:cs="Arial" w:ascii="Arial" w:hAnsi="Arial"/>
          <w:spacing w:val="-12"/>
          <w:w w:val="95"/>
        </w:rPr>
        <w:t xml:space="preserve"> </w:t>
      </w:r>
      <w:r>
        <w:rPr>
          <w:rFonts w:cs="Arial" w:ascii="Arial" w:hAnsi="Arial"/>
          <w:w w:val="95"/>
        </w:rPr>
        <w:t xml:space="preserve">pollination </w:t>
      </w:r>
      <w:r>
        <w:rPr>
          <w:rFonts w:cs="Arial" w:ascii="Arial" w:hAnsi="Arial"/>
        </w:rPr>
        <w:t>relates</w:t>
      </w:r>
      <w:r>
        <w:rPr>
          <w:rFonts w:cs="Arial" w:ascii="Arial" w:hAnsi="Arial"/>
          <w:spacing w:val="-13"/>
        </w:rPr>
        <w:t xml:space="preserve"> </w:t>
      </w:r>
      <w:r>
        <w:rPr>
          <w:rFonts w:cs="Arial" w:ascii="Arial" w:hAnsi="Arial"/>
        </w:rPr>
        <w:t>to</w:t>
      </w:r>
      <w:r>
        <w:rPr>
          <w:rFonts w:cs="Arial" w:ascii="Arial" w:hAnsi="Arial"/>
          <w:spacing w:val="-13"/>
        </w:rPr>
        <w:t xml:space="preserve"> </w:t>
      </w:r>
      <w:r>
        <w:rPr>
          <w:rFonts w:cs="Arial" w:ascii="Arial" w:hAnsi="Arial"/>
        </w:rPr>
        <w:t>yield</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canola</w:t>
      </w:r>
      <w:r>
        <w:rPr>
          <w:rFonts w:cs="Arial" w:ascii="Arial" w:hAnsi="Arial"/>
          <w:spacing w:val="-13"/>
        </w:rPr>
        <w:t xml:space="preserve"> </w:t>
      </w:r>
      <w:r>
        <w:rPr>
          <w:rFonts w:cs="Arial" w:ascii="Arial" w:hAnsi="Arial"/>
        </w:rPr>
        <w:t>crops</w:t>
      </w:r>
      <w:r>
        <w:rPr>
          <w:rFonts w:cs="Arial" w:ascii="Arial" w:hAnsi="Arial"/>
          <w:spacing w:val="-13"/>
        </w:rPr>
        <w:t xml:space="preserve"> </w:t>
      </w:r>
      <w:hyperlink w:anchor="_bookmark80">
        <w:r>
          <w:rPr>
            <w:rFonts w:cs="Arial" w:ascii="Arial" w:hAnsi="Arial"/>
          </w:rPr>
          <w:t>(Ouvrard</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Jacquemart,</w:t>
        </w:r>
      </w:hyperlink>
      <w:r>
        <w:rPr>
          <w:rFonts w:cs="Arial" w:ascii="Arial" w:hAnsi="Arial"/>
          <w:spacing w:val="-13"/>
        </w:rPr>
        <w:t xml:space="preserve"> </w:t>
      </w:r>
      <w:hyperlink w:anchor="_bookmark80">
        <w:r>
          <w:rPr>
            <w:rFonts w:cs="Arial" w:ascii="Arial" w:hAnsi="Arial"/>
          </w:rPr>
          <w:t>2019),</w:t>
        </w:r>
      </w:hyperlink>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obscure</w:t>
      </w:r>
      <w:r>
        <w:rPr>
          <w:rFonts w:cs="Arial" w:ascii="Arial" w:hAnsi="Arial"/>
          <w:spacing w:val="-13"/>
        </w:rPr>
        <w:t xml:space="preserve"> </w:t>
      </w:r>
      <w:r>
        <w:rPr>
          <w:rFonts w:cs="Arial" w:ascii="Arial" w:hAnsi="Arial"/>
        </w:rPr>
        <w:t>estimates</w:t>
      </w:r>
      <w:r>
        <w:rPr>
          <w:rFonts w:cs="Arial" w:ascii="Arial" w:hAnsi="Arial"/>
          <w:spacing w:val="-13"/>
        </w:rPr>
        <w:t xml:space="preserve"> </w:t>
      </w:r>
      <w:r>
        <w:rPr>
          <w:rFonts w:cs="Arial" w:ascii="Arial" w:hAnsi="Arial"/>
        </w:rPr>
        <w:t>of pollinator</w:t>
      </w:r>
      <w:r>
        <w:rPr>
          <w:rFonts w:cs="Arial" w:ascii="Arial" w:hAnsi="Arial"/>
          <w:spacing w:val="-5"/>
        </w:rPr>
        <w:t xml:space="preserve"> </w:t>
      </w:r>
      <w:r>
        <w:rPr>
          <w:rFonts w:cs="Arial" w:ascii="Arial" w:hAnsi="Arial"/>
        </w:rPr>
        <w:t>value</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globally</w:t>
      </w:r>
      <w:r>
        <w:rPr>
          <w:rFonts w:cs="Arial" w:ascii="Arial" w:hAnsi="Arial"/>
          <w:spacing w:val="-5"/>
        </w:rPr>
        <w:t xml:space="preserve"> </w:t>
      </w:r>
      <w:r>
        <w:rPr>
          <w:rFonts w:cs="Arial" w:ascii="Arial" w:hAnsi="Arial"/>
        </w:rPr>
        <w:t>valuable</w:t>
      </w:r>
      <w:r>
        <w:rPr>
          <w:rFonts w:cs="Arial" w:ascii="Arial" w:hAnsi="Arial"/>
          <w:spacing w:val="-5"/>
        </w:rPr>
        <w:t xml:space="preserve"> </w:t>
      </w:r>
      <w:r>
        <w:rPr>
          <w:rFonts w:cs="Arial" w:ascii="Arial" w:hAnsi="Arial"/>
        </w:rPr>
        <w:t>crop</w:t>
      </w:r>
      <w:r>
        <w:rPr>
          <w:rFonts w:cs="Arial" w:ascii="Arial" w:hAnsi="Arial"/>
          <w:spacing w:val="-5"/>
        </w:rPr>
        <w:t xml:space="preserve"> </w:t>
      </w:r>
      <w:r>
        <w:rPr>
          <w:rFonts w:cs="Arial" w:ascii="Arial" w:hAnsi="Arial"/>
        </w:rPr>
        <w:t>species</w:t>
      </w:r>
      <w:r>
        <w:rPr>
          <w:rFonts w:cs="Arial" w:ascii="Arial" w:hAnsi="Arial"/>
          <w:spacing w:val="-5"/>
        </w:rPr>
        <w:t xml:space="preserve"> </w:t>
      </w:r>
      <w:hyperlink w:anchor="_bookmark69">
        <w:r>
          <w:rPr>
            <w:rFonts w:cs="Arial" w:ascii="Arial" w:hAnsi="Arial"/>
          </w:rPr>
          <w:t>(Melathopoulos</w:t>
        </w:r>
        <w:r>
          <w:rPr>
            <w:rFonts w:cs="Arial" w:ascii="Arial" w:hAnsi="Arial"/>
            <w:spacing w:val="-5"/>
          </w:rPr>
          <w:t xml:space="preserve"> </w:t>
        </w:r>
        <w:r>
          <w:rPr>
            <w:rFonts w:cs="Arial" w:ascii="Arial" w:hAnsi="Arial"/>
          </w:rPr>
          <w:t>et</w:t>
        </w:r>
        <w:r>
          <w:rPr>
            <w:rFonts w:cs="Arial" w:ascii="Arial" w:hAnsi="Arial"/>
            <w:spacing w:val="-5"/>
          </w:rPr>
          <w:t xml:space="preserve"> </w:t>
        </w:r>
        <w:r>
          <w:rPr>
            <w:rFonts w:cs="Arial" w:ascii="Arial" w:hAnsi="Arial"/>
          </w:rPr>
          <w:t>al.,</w:t>
        </w:r>
      </w:hyperlink>
      <w:r>
        <w:rPr>
          <w:rFonts w:cs="Arial" w:ascii="Arial" w:hAnsi="Arial"/>
          <w:spacing w:val="-5"/>
        </w:rPr>
        <w:t xml:space="preserve"> </w:t>
      </w:r>
      <w:hyperlink w:anchor="_bookmark69">
        <w:r>
          <w:rPr>
            <w:rFonts w:cs="Arial" w:ascii="Arial" w:hAnsi="Arial"/>
          </w:rPr>
          <w:t>2015).</w:t>
        </w:r>
      </w:hyperlink>
    </w:p>
    <w:p>
      <w:pPr>
        <w:pStyle w:val="TextBody"/>
        <w:spacing w:lineRule="exact" w:line="416"/>
        <w:ind w:left="471" w:hanging="0"/>
        <w:jc w:val="both"/>
        <w:rPr>
          <w:rFonts w:ascii="Arial" w:hAnsi="Arial" w:cs="Arial"/>
        </w:rPr>
      </w:pPr>
      <w:r>
        <w:rPr>
          <w:rFonts w:cs="Arial" w:ascii="Arial" w:hAnsi="Arial"/>
          <w:w w:val="95"/>
        </w:rPr>
        <w:t>Seed</w:t>
      </w:r>
      <w:r>
        <w:rPr>
          <w:rFonts w:cs="Arial" w:ascii="Arial" w:hAnsi="Arial"/>
          <w:spacing w:val="26"/>
        </w:rPr>
        <w:t xml:space="preserve"> </w:t>
      </w:r>
      <w:r>
        <w:rPr>
          <w:rFonts w:cs="Arial" w:ascii="Arial" w:hAnsi="Arial"/>
          <w:w w:val="95"/>
        </w:rPr>
        <w:t>production</w:t>
      </w:r>
      <w:r>
        <w:rPr>
          <w:rFonts w:cs="Arial" w:ascii="Arial" w:hAnsi="Arial"/>
          <w:spacing w:val="26"/>
        </w:rPr>
        <w:t xml:space="preserve"> </w:t>
      </w:r>
      <w:r>
        <w:rPr>
          <w:rFonts w:cs="Arial" w:ascii="Arial" w:hAnsi="Arial"/>
          <w:w w:val="95"/>
        </w:rPr>
        <w:t>in</w:t>
      </w:r>
      <w:r>
        <w:rPr>
          <w:rFonts w:cs="Arial" w:ascii="Arial" w:hAnsi="Arial"/>
          <w:spacing w:val="26"/>
        </w:rPr>
        <w:t xml:space="preserve"> </w:t>
      </w:r>
      <w:r>
        <w:rPr>
          <w:rFonts w:cs="Arial" w:ascii="Arial" w:hAnsi="Arial"/>
          <w:w w:val="95"/>
        </w:rPr>
        <w:t>canola</w:t>
      </w:r>
      <w:r>
        <w:rPr>
          <w:rFonts w:cs="Arial" w:ascii="Arial" w:hAnsi="Arial"/>
          <w:spacing w:val="26"/>
        </w:rPr>
        <w:t xml:space="preserve"> </w:t>
      </w:r>
      <w:r>
        <w:rPr>
          <w:rFonts w:cs="Arial" w:ascii="Arial" w:hAnsi="Arial"/>
          <w:w w:val="95"/>
        </w:rPr>
        <w:t>involves</w:t>
      </w:r>
      <w:r>
        <w:rPr>
          <w:rFonts w:cs="Arial" w:ascii="Arial" w:hAnsi="Arial"/>
          <w:spacing w:val="26"/>
        </w:rPr>
        <w:t xml:space="preserve"> </w:t>
      </w:r>
      <w:r>
        <w:rPr>
          <w:rFonts w:cs="Arial" w:ascii="Arial" w:hAnsi="Arial"/>
          <w:w w:val="95"/>
        </w:rPr>
        <w:t>a</w:t>
      </w:r>
      <w:r>
        <w:rPr>
          <w:rFonts w:cs="Arial" w:ascii="Arial" w:hAnsi="Arial"/>
          <w:spacing w:val="26"/>
        </w:rPr>
        <w:t xml:space="preserve"> </w:t>
      </w:r>
      <w:r>
        <w:rPr>
          <w:rFonts w:cs="Arial" w:ascii="Arial" w:hAnsi="Arial"/>
          <w:w w:val="95"/>
        </w:rPr>
        <w:t>sequence</w:t>
      </w:r>
      <w:r>
        <w:rPr>
          <w:rFonts w:cs="Arial" w:ascii="Arial" w:hAnsi="Arial"/>
          <w:spacing w:val="26"/>
        </w:rPr>
        <w:t xml:space="preserve"> </w:t>
      </w:r>
      <w:r>
        <w:rPr>
          <w:rFonts w:cs="Arial" w:ascii="Arial" w:hAnsi="Arial"/>
          <w:w w:val="95"/>
        </w:rPr>
        <w:t>of</w:t>
      </w:r>
      <w:r>
        <w:rPr>
          <w:rFonts w:cs="Arial" w:ascii="Arial" w:hAnsi="Arial"/>
          <w:spacing w:val="26"/>
        </w:rPr>
        <w:t xml:space="preserve"> </w:t>
      </w:r>
      <w:r>
        <w:rPr>
          <w:rFonts w:cs="Arial" w:ascii="Arial" w:hAnsi="Arial"/>
          <w:w w:val="95"/>
        </w:rPr>
        <w:t>processes</w:t>
      </w:r>
      <w:r>
        <w:rPr>
          <w:rFonts w:cs="Arial" w:ascii="Arial" w:hAnsi="Arial"/>
          <w:spacing w:val="26"/>
        </w:rPr>
        <w:t xml:space="preserve"> </w:t>
      </w:r>
      <w:r>
        <w:rPr>
          <w:rFonts w:cs="Arial" w:ascii="Arial" w:hAnsi="Arial"/>
          <w:w w:val="95"/>
        </w:rPr>
        <w:t>(visitation</w:t>
      </w:r>
      <w:r>
        <w:rPr>
          <w:rFonts w:cs="Arial" w:ascii="Arial" w:hAnsi="Arial"/>
          <w:spacing w:val="26"/>
        </w:rPr>
        <w:t xml:space="preserve"> </w:t>
      </w:r>
      <w:r>
        <w:rPr>
          <w:rFonts w:cs="Arial" w:ascii="Arial" w:hAnsi="Arial"/>
          <w:i/>
          <w:w w:val="95"/>
        </w:rPr>
        <w:t>→</w:t>
      </w:r>
      <w:r>
        <w:rPr>
          <w:rFonts w:cs="Arial" w:ascii="Arial" w:hAnsi="Arial"/>
          <w:i/>
          <w:spacing w:val="3"/>
        </w:rPr>
        <w:t xml:space="preserve"> </w:t>
      </w:r>
      <w:r>
        <w:rPr>
          <w:rFonts w:cs="Arial" w:ascii="Arial" w:hAnsi="Arial"/>
          <w:w w:val="95"/>
        </w:rPr>
        <w:t>pollen</w:t>
      </w:r>
      <w:r>
        <w:rPr>
          <w:rFonts w:cs="Arial" w:ascii="Arial" w:hAnsi="Arial"/>
          <w:spacing w:val="26"/>
        </w:rPr>
        <w:t xml:space="preserve"> </w:t>
      </w:r>
      <w:r>
        <w:rPr>
          <w:rFonts w:cs="Arial" w:ascii="Arial" w:hAnsi="Arial"/>
          <w:spacing w:val="-2"/>
          <w:w w:val="95"/>
        </w:rPr>
        <w:t>depo-</w:t>
      </w:r>
    </w:p>
    <w:p>
      <w:pPr>
        <w:pStyle w:val="TextBody"/>
        <w:spacing w:lineRule="auto" w:line="276" w:before="12" w:after="0"/>
        <w:ind w:left="120" w:right="1055" w:hanging="0"/>
        <w:jc w:val="both"/>
        <w:rPr>
          <w:rFonts w:ascii="Arial" w:hAnsi="Arial" w:cs="Arial"/>
        </w:rPr>
      </w:pPr>
      <w:r>
        <w:rPr>
          <w:rFonts w:cs="Arial" w:ascii="Arial" w:hAnsi="Arial"/>
        </w:rPr>
        <w:t xml:space="preserve">sition </w:t>
      </w:r>
      <w:r>
        <w:rPr>
          <w:rFonts w:cs="Arial" w:ascii="Arial" w:hAnsi="Arial"/>
          <w:i/>
        </w:rPr>
        <w:t>→</w:t>
      </w:r>
      <w:r>
        <w:rPr>
          <w:rFonts w:cs="Arial" w:ascii="Arial" w:hAnsi="Arial"/>
          <w:i/>
          <w:spacing w:val="-10"/>
        </w:rPr>
        <w:t xml:space="preserve"> </w:t>
      </w:r>
      <w:r>
        <w:rPr>
          <w:rFonts w:cs="Arial" w:ascii="Arial" w:hAnsi="Arial"/>
        </w:rPr>
        <w:t xml:space="preserve">fruit production </w:t>
      </w:r>
      <w:r>
        <w:rPr>
          <w:rFonts w:cs="Arial" w:ascii="Arial" w:hAnsi="Arial"/>
          <w:i/>
        </w:rPr>
        <w:t>←</w:t>
      </w:r>
      <w:r>
        <w:rPr>
          <w:rFonts w:cs="Arial" w:ascii="Arial" w:hAnsi="Arial"/>
          <w:i/>
          <w:spacing w:val="-10"/>
        </w:rPr>
        <w:t xml:space="preserve"> </w:t>
      </w:r>
      <w:r>
        <w:rPr>
          <w:rFonts w:cs="Arial" w:ascii="Arial" w:hAnsi="Arial"/>
        </w:rPr>
        <w:t xml:space="preserve">plant resources), that determine the magnitude of the link </w:t>
      </w:r>
      <w:r>
        <w:rPr>
          <w:rFonts w:cs="Arial" w:ascii="Arial" w:hAnsi="Arial"/>
          <w:w w:val="95"/>
        </w:rPr>
        <w:t>between</w:t>
      </w:r>
      <w:r>
        <w:rPr>
          <w:rFonts w:cs="Arial" w:ascii="Arial" w:hAnsi="Arial"/>
          <w:spacing w:val="11"/>
        </w:rPr>
        <w:t xml:space="preserve"> </w:t>
      </w:r>
      <w:r>
        <w:rPr>
          <w:rFonts w:cs="Arial" w:ascii="Arial" w:hAnsi="Arial"/>
          <w:w w:val="95"/>
        </w:rPr>
        <w:t>pollination</w:t>
      </w:r>
      <w:r>
        <w:rPr>
          <w:rFonts w:cs="Arial" w:ascii="Arial" w:hAnsi="Arial"/>
          <w:spacing w:val="12"/>
        </w:rPr>
        <w:t xml:space="preserve"> </w:t>
      </w:r>
      <w:r>
        <w:rPr>
          <w:rFonts w:cs="Arial" w:ascii="Arial" w:hAnsi="Arial"/>
          <w:w w:val="95"/>
        </w:rPr>
        <w:t>and</w:t>
      </w:r>
      <w:r>
        <w:rPr>
          <w:rFonts w:cs="Arial" w:ascii="Arial" w:hAnsi="Arial"/>
          <w:spacing w:val="12"/>
        </w:rPr>
        <w:t xml:space="preserve"> </w:t>
      </w:r>
      <w:r>
        <w:rPr>
          <w:rFonts w:cs="Arial" w:ascii="Arial" w:hAnsi="Arial"/>
          <w:w w:val="95"/>
        </w:rPr>
        <w:t>the</w:t>
      </w:r>
      <w:r>
        <w:rPr>
          <w:rFonts w:cs="Arial" w:ascii="Arial" w:hAnsi="Arial"/>
          <w:spacing w:val="12"/>
        </w:rPr>
        <w:t xml:space="preserve"> </w:t>
      </w:r>
      <w:r>
        <w:rPr>
          <w:rFonts w:cs="Arial" w:ascii="Arial" w:hAnsi="Arial"/>
          <w:w w:val="95"/>
        </w:rPr>
        <w:t>components</w:t>
      </w:r>
      <w:r>
        <w:rPr>
          <w:rFonts w:cs="Arial" w:ascii="Arial" w:hAnsi="Arial"/>
          <w:spacing w:val="12"/>
        </w:rPr>
        <w:t xml:space="preserve"> </w:t>
      </w:r>
      <w:r>
        <w:rPr>
          <w:rFonts w:cs="Arial" w:ascii="Arial" w:hAnsi="Arial"/>
          <w:w w:val="95"/>
        </w:rPr>
        <w:t>of</w:t>
      </w:r>
      <w:r>
        <w:rPr>
          <w:rFonts w:cs="Arial" w:ascii="Arial" w:hAnsi="Arial"/>
          <w:spacing w:val="12"/>
        </w:rPr>
        <w:t xml:space="preserve"> </w:t>
      </w:r>
      <w:r>
        <w:rPr>
          <w:rFonts w:cs="Arial" w:ascii="Arial" w:hAnsi="Arial"/>
          <w:w w:val="95"/>
        </w:rPr>
        <w:t>crop</w:t>
      </w:r>
      <w:r>
        <w:rPr>
          <w:rFonts w:cs="Arial" w:ascii="Arial" w:hAnsi="Arial"/>
          <w:spacing w:val="12"/>
        </w:rPr>
        <w:t xml:space="preserve"> </w:t>
      </w:r>
      <w:r>
        <w:rPr>
          <w:rFonts w:cs="Arial" w:ascii="Arial" w:hAnsi="Arial"/>
          <w:w w:val="95"/>
        </w:rPr>
        <w:t>yield</w:t>
      </w:r>
      <w:r>
        <w:rPr>
          <w:rFonts w:cs="Arial" w:ascii="Arial" w:hAnsi="Arial"/>
          <w:spacing w:val="12"/>
        </w:rPr>
        <w:t xml:space="preserve"> </w:t>
      </w:r>
      <w:r>
        <w:rPr>
          <w:rFonts w:cs="Arial" w:ascii="Arial" w:hAnsi="Arial"/>
          <w:w w:val="95"/>
        </w:rPr>
        <w:t>(seed</w:t>
      </w:r>
      <w:r>
        <w:rPr>
          <w:rFonts w:cs="Arial" w:ascii="Arial" w:hAnsi="Arial"/>
          <w:spacing w:val="12"/>
        </w:rPr>
        <w:t xml:space="preserve"> </w:t>
      </w:r>
      <w:r>
        <w:rPr>
          <w:rFonts w:cs="Arial" w:ascii="Arial" w:hAnsi="Arial"/>
          <w:w w:val="95"/>
        </w:rPr>
        <w:t>size/number).</w:t>
      </w:r>
      <w:r>
        <w:rPr>
          <w:rFonts w:cs="Arial" w:ascii="Arial" w:hAnsi="Arial"/>
          <w:spacing w:val="48"/>
        </w:rPr>
        <w:t xml:space="preserve"> </w:t>
      </w:r>
      <w:r>
        <w:rPr>
          <w:rFonts w:cs="Arial" w:ascii="Arial" w:hAnsi="Arial"/>
          <w:w w:val="95"/>
        </w:rPr>
        <w:t>However,</w:t>
      </w:r>
      <w:r>
        <w:rPr>
          <w:rFonts w:cs="Arial" w:ascii="Arial" w:hAnsi="Arial"/>
          <w:spacing w:val="14"/>
        </w:rPr>
        <w:t xml:space="preserve"> </w:t>
      </w:r>
      <w:r>
        <w:rPr>
          <w:rFonts w:cs="Arial" w:ascii="Arial" w:hAnsi="Arial"/>
          <w:spacing w:val="-2"/>
          <w:w w:val="95"/>
        </w:rPr>
        <w:t>other</w:t>
      </w:r>
    </w:p>
    <w:p>
      <w:pPr>
        <w:pStyle w:val="TextBody"/>
        <w:spacing w:lineRule="auto" w:line="420" w:before="159" w:after="0"/>
        <w:ind w:left="120" w:right="1054" w:hanging="0"/>
        <w:jc w:val="both"/>
        <w:rPr>
          <w:rFonts w:ascii="Arial" w:hAnsi="Arial" w:cs="Arial"/>
          <w:spacing w:val="-2"/>
          <w:w w:val="95"/>
        </w:rPr>
      </w:pPr>
      <w:r>
        <w:rPr>
          <w:rFonts w:cs="Arial" w:ascii="Arial" w:hAnsi="Arial"/>
          <w:w w:val="95"/>
        </w:rPr>
        <w:t xml:space="preserve">studies of canola pollination focus on individual processes, such as visitation and pollination </w:t>
      </w:r>
      <w:hyperlink w:anchor="_bookmark24">
        <w:r>
          <w:rPr>
            <w:rFonts w:cs="Arial" w:ascii="Arial" w:hAnsi="Arial"/>
          </w:rPr>
          <w:t>(Cresswell,</w:t>
        </w:r>
      </w:hyperlink>
      <w:r>
        <w:rPr>
          <w:rFonts w:cs="Arial" w:ascii="Arial" w:hAnsi="Arial"/>
          <w:spacing w:val="-14"/>
        </w:rPr>
        <w:t xml:space="preserve"> </w:t>
      </w:r>
      <w:hyperlink w:anchor="_bookmark24">
        <w:r>
          <w:rPr>
            <w:rFonts w:cs="Arial" w:ascii="Arial" w:hAnsi="Arial"/>
          </w:rPr>
          <w:t>1999</w:t>
        </w:r>
      </w:hyperlink>
      <w:r>
        <w:rPr>
          <w:rFonts w:cs="Arial" w:ascii="Arial" w:hAnsi="Arial"/>
        </w:rPr>
        <w:t>;</w:t>
      </w:r>
      <w:r>
        <w:rPr>
          <w:rFonts w:cs="Arial" w:ascii="Arial" w:hAnsi="Arial"/>
          <w:spacing w:val="-14"/>
        </w:rPr>
        <w:t xml:space="preserve"> </w:t>
      </w:r>
      <w:hyperlink w:anchor="_bookmark111">
        <w:r>
          <w:rPr>
            <w:rFonts w:cs="Arial" w:ascii="Arial" w:hAnsi="Arial"/>
          </w:rPr>
          <w:t>Thomson</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Goodell,</w:t>
        </w:r>
      </w:hyperlink>
      <w:r>
        <w:rPr>
          <w:rFonts w:cs="Arial" w:ascii="Arial" w:hAnsi="Arial"/>
          <w:spacing w:val="-14"/>
        </w:rPr>
        <w:t xml:space="preserve"> </w:t>
      </w:r>
      <w:hyperlink w:anchor="_bookmark111">
        <w:r>
          <w:rPr>
            <w:rFonts w:cs="Arial" w:ascii="Arial" w:hAnsi="Arial"/>
          </w:rPr>
          <w:t>2001),</w:t>
        </w:r>
      </w:hyperlink>
      <w:r>
        <w:rPr>
          <w:rFonts w:cs="Arial" w:ascii="Arial" w:hAnsi="Arial"/>
          <w:spacing w:val="-12"/>
        </w:rPr>
        <w:t xml:space="preserve"> </w:t>
      </w:r>
      <w:r>
        <w:rPr>
          <w:rFonts w:cs="Arial" w:ascii="Arial" w:hAnsi="Arial"/>
        </w:rPr>
        <w:t>or</w:t>
      </w:r>
      <w:r>
        <w:rPr>
          <w:rFonts w:cs="Arial" w:ascii="Arial" w:hAnsi="Arial"/>
          <w:spacing w:val="-15"/>
        </w:rPr>
        <w:t xml:space="preserve"> </w:t>
      </w:r>
      <w:r>
        <w:rPr>
          <w:rFonts w:cs="Arial" w:ascii="Arial" w:hAnsi="Arial"/>
        </w:rPr>
        <w:t>visitation</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yield</w:t>
      </w:r>
      <w:r>
        <w:rPr>
          <w:rFonts w:cs="Arial" w:ascii="Arial" w:hAnsi="Arial"/>
          <w:spacing w:val="-14"/>
        </w:rPr>
        <w:t xml:space="preserve"> </w:t>
      </w:r>
      <w:hyperlink w:anchor="_bookmark104">
        <w:r>
          <w:rPr>
            <w:rFonts w:cs="Arial" w:ascii="Arial" w:hAnsi="Arial"/>
          </w:rPr>
          <w:t>(Steffan-Dewenter,</w:t>
        </w:r>
      </w:hyperlink>
      <w:r>
        <w:rPr>
          <w:rFonts w:cs="Arial" w:ascii="Arial" w:hAnsi="Arial"/>
        </w:rPr>
        <w:t xml:space="preserve"> </w:t>
      </w:r>
      <w:hyperlink w:anchor="_bookmark104">
        <w:r>
          <w:rPr>
            <w:rFonts w:cs="Arial" w:ascii="Arial" w:hAnsi="Arial"/>
          </w:rPr>
          <w:t>2003;</w:t>
        </w:r>
      </w:hyperlink>
      <w:r>
        <w:rPr>
          <w:rFonts w:cs="Arial" w:ascii="Arial" w:hAnsi="Arial"/>
          <w:spacing w:val="-2"/>
        </w:rPr>
        <w:t xml:space="preserve"> </w:t>
      </w:r>
      <w:hyperlink w:anchor="_bookmark66">
        <w:r>
          <w:rPr>
            <w:rFonts w:cs="Arial" w:ascii="Arial" w:hAnsi="Arial"/>
          </w:rPr>
          <w:t>Manning</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Wallis,</w:t>
        </w:r>
      </w:hyperlink>
      <w:r>
        <w:rPr>
          <w:rFonts w:cs="Arial" w:ascii="Arial" w:hAnsi="Arial"/>
          <w:spacing w:val="-2"/>
        </w:rPr>
        <w:t xml:space="preserve"> </w:t>
      </w:r>
      <w:hyperlink w:anchor="_bookmark66">
        <w:r>
          <w:rPr>
            <w:rFonts w:cs="Arial" w:ascii="Arial" w:hAnsi="Arial"/>
          </w:rPr>
          <w:t>2005;</w:t>
        </w:r>
      </w:hyperlink>
      <w:r>
        <w:rPr>
          <w:rFonts w:cs="Arial" w:ascii="Arial" w:hAnsi="Arial"/>
          <w:spacing w:val="-2"/>
        </w:rPr>
        <w:t xml:space="preserve"> </w:t>
      </w:r>
      <w:hyperlink w:anchor="_bookmark53">
        <w:r>
          <w:rPr>
            <w:rFonts w:cs="Arial" w:ascii="Arial" w:hAnsi="Arial"/>
          </w:rPr>
          <w:t>Hudewenz</w:t>
        </w:r>
        <w:r>
          <w:rPr>
            <w:rFonts w:cs="Arial" w:ascii="Arial" w:hAnsi="Arial"/>
            <w:spacing w:val="-2"/>
          </w:rPr>
          <w:t xml:space="preserve"> </w:t>
        </w:r>
        <w:r>
          <w:rPr>
            <w:rFonts w:cs="Arial" w:ascii="Arial" w:hAnsi="Arial"/>
          </w:rPr>
          <w:t>et</w:t>
        </w:r>
        <w:r>
          <w:rPr>
            <w:rFonts w:cs="Arial" w:ascii="Arial" w:hAnsi="Arial"/>
            <w:spacing w:val="-2"/>
          </w:rPr>
          <w:t xml:space="preserve"> </w:t>
        </w:r>
        <w:r>
          <w:rPr>
            <w:rFonts w:cs="Arial" w:ascii="Arial" w:hAnsi="Arial"/>
          </w:rPr>
          <w:t>al.,</w:t>
        </w:r>
      </w:hyperlink>
      <w:r>
        <w:rPr>
          <w:rFonts w:cs="Arial" w:ascii="Arial" w:hAnsi="Arial"/>
          <w:spacing w:val="-2"/>
        </w:rPr>
        <w:t xml:space="preserve"> </w:t>
      </w:r>
      <w:hyperlink w:anchor="_bookmark53">
        <w:r>
          <w:rPr>
            <w:rFonts w:cs="Arial" w:ascii="Arial" w:hAnsi="Arial"/>
          </w:rPr>
          <w:t>2013),</w:t>
        </w:r>
      </w:hyperlink>
      <w:r>
        <w:rPr>
          <w:rFonts w:cs="Arial" w:ascii="Arial" w:hAnsi="Arial"/>
        </w:rPr>
        <w:t xml:space="preserve"> but</w:t>
      </w:r>
      <w:r>
        <w:rPr>
          <w:rFonts w:cs="Arial" w:ascii="Arial" w:hAnsi="Arial"/>
          <w:spacing w:val="-2"/>
        </w:rPr>
        <w:t xml:space="preserve"> </w:t>
      </w:r>
      <w:r>
        <w:rPr>
          <w:rFonts w:cs="Arial" w:ascii="Arial" w:hAnsi="Arial"/>
        </w:rPr>
        <w:t>have</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incorporated</w:t>
      </w:r>
      <w:r>
        <w:rPr>
          <w:rFonts w:cs="Arial" w:ascii="Arial" w:hAnsi="Arial"/>
          <w:spacing w:val="-2"/>
        </w:rPr>
        <w:t xml:space="preserve"> </w:t>
      </w:r>
      <w:r>
        <w:rPr>
          <w:rFonts w:cs="Arial" w:ascii="Arial" w:hAnsi="Arial"/>
        </w:rPr>
        <w:t xml:space="preserve">the links in a single framework (but see </w:t>
      </w:r>
      <w:hyperlink w:anchor="_bookmark96">
        <w:r>
          <w:rPr>
            <w:rFonts w:cs="Arial" w:ascii="Arial" w:hAnsi="Arial"/>
            <w:spacing w:val="23"/>
            <w:w w:val="101"/>
          </w:rPr>
          <w:t>S</w:t>
        </w:r>
        <w:r>
          <w:rPr>
            <w:rFonts w:cs="Arial" w:ascii="Arial" w:hAnsi="Arial"/>
            <w:spacing w:val="-95"/>
            <w:w w:val="102"/>
          </w:rPr>
          <w:t>´</w:t>
        </w:r>
        <w:r>
          <w:rPr>
            <w:rFonts w:cs="Arial" w:ascii="Arial" w:hAnsi="Arial"/>
            <w:spacing w:val="23"/>
            <w:w w:val="99"/>
          </w:rPr>
          <w:t>aez</w:t>
        </w:r>
        <w:r>
          <w:rPr>
            <w:rFonts w:cs="Arial" w:ascii="Arial" w:hAnsi="Arial"/>
            <w:spacing w:val="-1"/>
          </w:rPr>
          <w:t xml:space="preserve"> </w:t>
        </w:r>
        <w:r>
          <w:rPr>
            <w:rFonts w:cs="Arial" w:ascii="Arial" w:hAnsi="Arial"/>
          </w:rPr>
          <w:t>et al.,</w:t>
        </w:r>
      </w:hyperlink>
      <w:r>
        <w:rPr>
          <w:rFonts w:cs="Arial" w:ascii="Arial" w:hAnsi="Arial"/>
        </w:rPr>
        <w:t xml:space="preserve"> </w:t>
      </w:r>
      <w:hyperlink w:anchor="_bookmark96">
        <w:r>
          <w:rPr>
            <w:rFonts w:cs="Arial" w:ascii="Arial" w:hAnsi="Arial"/>
          </w:rPr>
          <w:t>2018),</w:t>
        </w:r>
      </w:hyperlink>
      <w:r>
        <w:rPr>
          <w:rFonts w:cs="Arial" w:ascii="Arial" w:hAnsi="Arial"/>
        </w:rPr>
        <w:t xml:space="preserve"> and few have used realistic field </w:t>
      </w:r>
      <w:r>
        <w:rPr>
          <w:rFonts w:cs="Arial" w:ascii="Arial" w:hAnsi="Arial"/>
          <w:w w:val="95"/>
        </w:rPr>
        <w:t xml:space="preserve">data </w:t>
      </w:r>
      <w:hyperlink w:anchor="_bookmark76">
        <w:r>
          <w:rPr>
            <w:rFonts w:cs="Arial" w:ascii="Arial" w:hAnsi="Arial"/>
            <w:w w:val="95"/>
          </w:rPr>
          <w:t>(Morandin and Winston,</w:t>
        </w:r>
      </w:hyperlink>
      <w:r>
        <w:rPr>
          <w:rFonts w:cs="Arial" w:ascii="Arial" w:hAnsi="Arial"/>
          <w:w w:val="95"/>
        </w:rPr>
        <w:t xml:space="preserve"> </w:t>
      </w:r>
      <w:hyperlink w:anchor="_bookmark76">
        <w:r>
          <w:rPr>
            <w:rFonts w:cs="Arial" w:ascii="Arial" w:hAnsi="Arial"/>
            <w:w w:val="95"/>
          </w:rPr>
          <w:t>2005;</w:t>
        </w:r>
      </w:hyperlink>
      <w:r>
        <w:rPr>
          <w:rFonts w:cs="Arial" w:ascii="Arial" w:hAnsi="Arial"/>
          <w:w w:val="95"/>
        </w:rPr>
        <w:t xml:space="preserve"> </w:t>
      </w:r>
      <w:hyperlink w:anchor="_bookmark54">
        <w:r>
          <w:rPr>
            <w:rFonts w:cs="Arial" w:ascii="Arial" w:hAnsi="Arial"/>
            <w:w w:val="95"/>
          </w:rPr>
          <w:t>Isaacs and Kirk,</w:t>
        </w:r>
      </w:hyperlink>
      <w:r>
        <w:rPr>
          <w:rFonts w:cs="Arial" w:ascii="Arial" w:hAnsi="Arial"/>
          <w:w w:val="95"/>
        </w:rPr>
        <w:t xml:space="preserve"> </w:t>
      </w:r>
      <w:hyperlink w:anchor="_bookmark54">
        <w:r>
          <w:rPr>
            <w:rFonts w:cs="Arial" w:ascii="Arial" w:hAnsi="Arial"/>
            <w:w w:val="95"/>
          </w:rPr>
          <w:t>2010).</w:t>
        </w:r>
      </w:hyperlink>
      <w:r>
        <w:rPr>
          <w:rFonts w:cs="Arial" w:ascii="Arial" w:hAnsi="Arial"/>
        </w:rPr>
        <w:t xml:space="preserve"> </w:t>
      </w:r>
      <w:r>
        <w:rPr>
          <w:rFonts w:cs="Arial" w:ascii="Arial" w:hAnsi="Arial"/>
          <w:w w:val="95"/>
        </w:rPr>
        <w:t>In this study, we examine how distance influences pollinator visitation, which in turn influences pollen deposition and seed yield,</w:t>
      </w:r>
      <w:r>
        <w:rPr>
          <w:rFonts w:cs="Arial" w:ascii="Arial" w:hAnsi="Arial"/>
          <w:spacing w:val="25"/>
        </w:rPr>
        <w:t xml:space="preserve"> </w:t>
      </w:r>
      <w:r>
        <w:rPr>
          <w:rFonts w:cs="Arial" w:ascii="Arial" w:hAnsi="Arial"/>
          <w:w w:val="95"/>
        </w:rPr>
        <w:t>using</w:t>
      </w:r>
      <w:r>
        <w:rPr>
          <w:rFonts w:cs="Arial" w:ascii="Arial" w:hAnsi="Arial"/>
          <w:spacing w:val="25"/>
        </w:rPr>
        <w:t xml:space="preserve"> </w:t>
      </w:r>
      <w:r>
        <w:rPr>
          <w:rFonts w:cs="Arial" w:ascii="Arial" w:hAnsi="Arial"/>
          <w:w w:val="95"/>
        </w:rPr>
        <w:t>commodity</w:t>
      </w:r>
      <w:r>
        <w:rPr>
          <w:rFonts w:cs="Arial" w:ascii="Arial" w:hAnsi="Arial"/>
          <w:spacing w:val="24"/>
        </w:rPr>
        <w:t xml:space="preserve"> </w:t>
      </w:r>
      <w:r>
        <w:rPr>
          <w:rFonts w:cs="Arial" w:ascii="Arial" w:hAnsi="Arial"/>
          <w:w w:val="95"/>
        </w:rPr>
        <w:t>and</w:t>
      </w:r>
      <w:r>
        <w:rPr>
          <w:rFonts w:cs="Arial" w:ascii="Arial" w:hAnsi="Arial"/>
          <w:spacing w:val="25"/>
        </w:rPr>
        <w:t xml:space="preserve"> </w:t>
      </w:r>
      <w:r>
        <w:rPr>
          <w:rFonts w:cs="Arial" w:ascii="Arial" w:hAnsi="Arial"/>
          <w:w w:val="95"/>
        </w:rPr>
        <w:t>seed</w:t>
      </w:r>
      <w:r>
        <w:rPr>
          <w:rFonts w:cs="Arial" w:ascii="Arial" w:hAnsi="Arial"/>
          <w:spacing w:val="24"/>
        </w:rPr>
        <w:t xml:space="preserve"> </w:t>
      </w:r>
      <w:r>
        <w:rPr>
          <w:rFonts w:cs="Arial" w:ascii="Arial" w:hAnsi="Arial"/>
          <w:w w:val="95"/>
        </w:rPr>
        <w:t>canola</w:t>
      </w:r>
      <w:r>
        <w:rPr>
          <w:rFonts w:cs="Arial" w:ascii="Arial" w:hAnsi="Arial"/>
          <w:spacing w:val="25"/>
        </w:rPr>
        <w:t xml:space="preserve"> </w:t>
      </w:r>
      <w:r>
        <w:rPr>
          <w:rFonts w:cs="Arial" w:ascii="Arial" w:hAnsi="Arial"/>
          <w:w w:val="95"/>
        </w:rPr>
        <w:t>crops</w:t>
      </w:r>
      <w:r>
        <w:rPr>
          <w:rFonts w:cs="Arial" w:ascii="Arial" w:hAnsi="Arial"/>
          <w:spacing w:val="24"/>
        </w:rPr>
        <w:t xml:space="preserve"> </w:t>
      </w:r>
      <w:r>
        <w:rPr>
          <w:rFonts w:cs="Arial" w:ascii="Arial" w:hAnsi="Arial"/>
          <w:w w:val="95"/>
        </w:rPr>
        <w:t>in</w:t>
      </w:r>
      <w:r>
        <w:rPr>
          <w:rFonts w:cs="Arial" w:ascii="Arial" w:hAnsi="Arial"/>
          <w:spacing w:val="25"/>
        </w:rPr>
        <w:t xml:space="preserve"> </w:t>
      </w:r>
      <w:r>
        <w:rPr>
          <w:rFonts w:cs="Arial" w:ascii="Arial" w:hAnsi="Arial"/>
          <w:w w:val="95"/>
        </w:rPr>
        <w:t>Alberta,</w:t>
      </w:r>
      <w:r>
        <w:rPr>
          <w:rFonts w:cs="Arial" w:ascii="Arial" w:hAnsi="Arial"/>
          <w:spacing w:val="25"/>
        </w:rPr>
        <w:t xml:space="preserve"> </w:t>
      </w:r>
      <w:r>
        <w:rPr>
          <w:rFonts w:cs="Arial" w:ascii="Arial" w:hAnsi="Arial"/>
          <w:w w:val="95"/>
        </w:rPr>
        <w:t>Canada.</w:t>
      </w:r>
      <w:r>
        <w:rPr>
          <w:rFonts w:cs="Arial" w:ascii="Arial" w:hAnsi="Arial"/>
          <w:spacing w:val="63"/>
        </w:rPr>
        <w:t xml:space="preserve"> </w:t>
      </w:r>
      <w:r>
        <w:rPr>
          <w:rFonts w:cs="Arial" w:ascii="Arial" w:hAnsi="Arial"/>
          <w:w w:val="95"/>
        </w:rPr>
        <w:t>Using</w:t>
      </w:r>
      <w:r>
        <w:rPr>
          <w:rFonts w:cs="Arial" w:ascii="Arial" w:hAnsi="Arial"/>
          <w:spacing w:val="24"/>
        </w:rPr>
        <w:t xml:space="preserve"> </w:t>
      </w:r>
      <w:r>
        <w:rPr>
          <w:rFonts w:cs="Arial" w:ascii="Arial" w:hAnsi="Arial"/>
          <w:w w:val="95"/>
        </w:rPr>
        <w:t>both</w:t>
      </w:r>
      <w:r>
        <w:rPr>
          <w:rFonts w:cs="Arial" w:ascii="Arial" w:hAnsi="Arial"/>
          <w:spacing w:val="25"/>
        </w:rPr>
        <w:t xml:space="preserve"> </w:t>
      </w:r>
      <w:r>
        <w:rPr>
          <w:rFonts w:cs="Arial" w:ascii="Arial" w:hAnsi="Arial"/>
          <w:spacing w:val="-2"/>
          <w:w w:val="95"/>
        </w:rPr>
        <w:t xml:space="preserve">commodity </w:t>
      </w:r>
      <w:r>
        <w:rPr>
          <w:rFonts w:cs="Arial" w:ascii="Arial" w:hAnsi="Arial"/>
          <w:w w:val="95"/>
        </w:rPr>
        <w:t>and seed canola provides an opportunity to compare two plant varieties that differ strongly</w:t>
      </w:r>
      <w:r>
        <w:rPr>
          <w:rFonts w:cs="Arial" w:ascii="Arial" w:hAnsi="Arial"/>
          <w:spacing w:val="40"/>
        </w:rPr>
        <w:t xml:space="preserve"> </w:t>
      </w:r>
      <w:r>
        <w:rPr>
          <w:rFonts w:cs="Arial" w:ascii="Arial" w:hAnsi="Arial"/>
        </w:rPr>
        <w:t>in</w:t>
      </w:r>
      <w:r>
        <w:rPr>
          <w:rFonts w:cs="Arial" w:ascii="Arial" w:hAnsi="Arial"/>
          <w:spacing w:val="-10"/>
        </w:rPr>
        <w:t xml:space="preserve"> </w:t>
      </w:r>
      <w:r>
        <w:rPr>
          <w:rFonts w:cs="Arial" w:ascii="Arial" w:hAnsi="Arial"/>
        </w:rPr>
        <w:t>their</w:t>
      </w:r>
      <w:r>
        <w:rPr>
          <w:rFonts w:cs="Arial" w:ascii="Arial" w:hAnsi="Arial"/>
          <w:spacing w:val="-10"/>
        </w:rPr>
        <w:t xml:space="preserve"> </w:t>
      </w:r>
      <w:r>
        <w:rPr>
          <w:rFonts w:cs="Arial" w:ascii="Arial" w:hAnsi="Arial"/>
        </w:rPr>
        <w:t>pollination</w:t>
      </w:r>
      <w:r>
        <w:rPr>
          <w:rFonts w:cs="Arial" w:ascii="Arial" w:hAnsi="Arial"/>
          <w:spacing w:val="-10"/>
        </w:rPr>
        <w:t xml:space="preserve"> </w:t>
      </w:r>
      <w:r>
        <w:rPr>
          <w:rFonts w:cs="Arial" w:ascii="Arial" w:hAnsi="Arial"/>
        </w:rPr>
        <w:t>requirements,</w:t>
      </w:r>
      <w:r>
        <w:rPr>
          <w:rFonts w:cs="Arial" w:ascii="Arial" w:hAnsi="Arial"/>
          <w:spacing w:val="-8"/>
        </w:rPr>
        <w:t xml:space="preserve"> </w:t>
      </w:r>
      <w:r>
        <w:rPr>
          <w:rFonts w:cs="Arial" w:ascii="Arial" w:hAnsi="Arial"/>
        </w:rPr>
        <w:t>using</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similar</w:t>
      </w:r>
      <w:r>
        <w:rPr>
          <w:rFonts w:cs="Arial" w:ascii="Arial" w:hAnsi="Arial"/>
          <w:spacing w:val="-10"/>
        </w:rPr>
        <w:t xml:space="preserve"> </w:t>
      </w:r>
      <w:r>
        <w:rPr>
          <w:rFonts w:cs="Arial" w:ascii="Arial" w:hAnsi="Arial"/>
        </w:rPr>
        <w:t>type</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structural</w:t>
      </w:r>
      <w:r>
        <w:rPr>
          <w:rFonts w:cs="Arial" w:ascii="Arial" w:hAnsi="Arial"/>
          <w:spacing w:val="-10"/>
        </w:rPr>
        <w:t xml:space="preserve"> </w:t>
      </w:r>
      <w:r>
        <w:rPr>
          <w:rFonts w:cs="Arial" w:ascii="Arial" w:hAnsi="Arial"/>
        </w:rPr>
        <w:t>model,</w:t>
      </w:r>
      <w:r>
        <w:rPr>
          <w:rFonts w:cs="Arial" w:ascii="Arial" w:hAnsi="Arial"/>
          <w:spacing w:val="-8"/>
        </w:rPr>
        <w:t xml:space="preserve"> </w:t>
      </w:r>
      <w:r>
        <w:rPr>
          <w:rFonts w:cs="Arial" w:ascii="Arial" w:hAnsi="Arial"/>
        </w:rPr>
        <w:t>while</w:t>
      </w:r>
      <w:r>
        <w:rPr>
          <w:rFonts w:cs="Arial" w:ascii="Arial" w:hAnsi="Arial"/>
          <w:spacing w:val="-10"/>
        </w:rPr>
        <w:t xml:space="preserve"> </w:t>
      </w:r>
      <w:r>
        <w:rPr>
          <w:rFonts w:cs="Arial" w:ascii="Arial" w:hAnsi="Arial"/>
        </w:rPr>
        <w:t>account</w:t>
      </w:r>
      <w:r>
        <w:rPr>
          <w:rFonts w:cs="Arial" w:ascii="Arial" w:hAnsi="Arial"/>
          <w:w w:val="95"/>
        </w:rPr>
        <w:t>ing for agricultural differences between varieties.</w:t>
      </w:r>
      <w:r>
        <w:rPr>
          <w:rFonts w:cs="Arial" w:ascii="Arial" w:hAnsi="Arial"/>
        </w:rPr>
        <w:t xml:space="preserve"> </w:t>
      </w:r>
      <w:r>
        <w:rPr>
          <w:rFonts w:cs="Arial" w:ascii="Arial" w:hAnsi="Arial"/>
          <w:w w:val="95"/>
        </w:rPr>
        <w:t xml:space="preserve">We expected that </w:t>
      </w:r>
      <w:r>
        <w:rPr>
          <w:rFonts w:cs="Arial" w:ascii="Arial" w:hAnsi="Arial"/>
          <w:w w:val="95"/>
          <w:highlight w:val="yellow"/>
        </w:rPr>
        <w:t xml:space="preserve">extra </w:t>
      </w:r>
      <w:r>
        <w:rPr>
          <w:rFonts w:cs="Arial" w:ascii="Arial" w:hAnsi="Arial"/>
          <w:w w:val="95"/>
          <w:highlight w:val="yellow"/>
        </w:rPr>
        <w:t>visitation</w:t>
      </w:r>
      <w:r>
        <w:rPr>
          <w:rFonts w:cs="Arial" w:ascii="Arial" w:hAnsi="Arial"/>
          <w:w w:val="95"/>
          <w:highlight w:val="yellow"/>
        </w:rPr>
        <w:t xml:space="preserve"> would </w:t>
      </w:r>
      <w:r>
        <w:rPr>
          <w:rFonts w:cs="Arial" w:ascii="Arial" w:hAnsi="Arial"/>
          <w:highlight w:val="yellow"/>
        </w:rPr>
        <w:t>increase</w:t>
      </w:r>
      <w:r>
        <w:rPr>
          <w:rFonts w:cs="Arial" w:ascii="Arial" w:hAnsi="Arial"/>
          <w:spacing w:val="-8"/>
          <w:highlight w:val="yellow"/>
        </w:rPr>
        <w:t xml:space="preserve"> </w:t>
      </w:r>
      <w:r>
        <w:rPr>
          <w:rFonts w:cs="Arial" w:ascii="Arial" w:hAnsi="Arial"/>
          <w:highlight w:val="yellow"/>
        </w:rPr>
        <w:t>pollinatio</w:t>
      </w:r>
      <w:r>
        <w:rPr>
          <w:rFonts w:cs="Arial" w:ascii="Arial" w:hAnsi="Arial"/>
        </w:rPr>
        <w:t>n</w:t>
      </w:r>
      <w:r>
        <w:rPr>
          <w:rFonts w:cs="Arial" w:ascii="Arial" w:hAnsi="Arial"/>
          <w:spacing w:val="-8"/>
        </w:rPr>
        <w:t xml:space="preserve"> </w:t>
      </w:r>
      <w:r>
        <w:rPr>
          <w:rFonts w:cs="Arial" w:ascii="Arial" w:hAnsi="Arial"/>
        </w:rPr>
        <w:t>and</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production</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commodity</w:t>
      </w:r>
      <w:r>
        <w:rPr>
          <w:rFonts w:cs="Arial" w:ascii="Arial" w:hAnsi="Arial"/>
          <w:spacing w:val="-8"/>
        </w:rPr>
        <w:t xml:space="preserve"> </w:t>
      </w:r>
      <w:r>
        <w:rPr>
          <w:rFonts w:cs="Arial" w:ascii="Arial" w:hAnsi="Arial"/>
        </w:rPr>
        <w:t>canola,</w:t>
      </w:r>
      <w:r>
        <w:rPr>
          <w:rFonts w:cs="Arial" w:ascii="Arial" w:hAnsi="Arial"/>
          <w:spacing w:val="-6"/>
        </w:rPr>
        <w:t xml:space="preserve"> </w:t>
      </w:r>
      <w:r>
        <w:rPr>
          <w:rFonts w:cs="Arial" w:ascii="Arial" w:hAnsi="Arial"/>
        </w:rPr>
        <w:t>but</w:t>
      </w:r>
      <w:r>
        <w:rPr>
          <w:rFonts w:cs="Arial" w:ascii="Arial" w:hAnsi="Arial"/>
          <w:spacing w:val="-8"/>
        </w:rPr>
        <w:t xml:space="preserve"> </w:t>
      </w:r>
      <w:r>
        <w:rPr>
          <w:rFonts w:cs="Arial" w:ascii="Arial" w:hAnsi="Arial"/>
        </w:rPr>
        <w:t>that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magnitude</w:t>
      </w:r>
      <w:r>
        <w:rPr>
          <w:rFonts w:cs="Arial" w:ascii="Arial" w:hAnsi="Arial"/>
          <w:spacing w:val="-8"/>
        </w:rPr>
        <w:t xml:space="preserve"> </w:t>
      </w:r>
      <w:r>
        <w:rPr>
          <w:rFonts w:cs="Arial" w:ascii="Arial" w:hAnsi="Arial"/>
        </w:rPr>
        <w:t xml:space="preserve">of the increase would be much higher in seed canola, and that plant size (a proxy for plant </w:t>
      </w:r>
      <w:r>
        <w:rPr>
          <w:rFonts w:cs="Arial" w:ascii="Arial" w:hAnsi="Arial"/>
          <w:w w:val="95"/>
        </w:rPr>
        <w:t>resources) would similarly increase seed production.</w:t>
      </w:r>
      <w:r>
        <w:rPr>
          <w:rFonts w:cs="Arial" w:ascii="Arial" w:hAnsi="Arial"/>
        </w:rPr>
        <w:t xml:space="preserve"> </w:t>
      </w:r>
      <w:r>
        <w:rPr>
          <w:rFonts w:cs="Arial" w:ascii="Arial" w:hAnsi="Arial"/>
          <w:w w:val="95"/>
        </w:rPr>
        <w:t xml:space="preserve">This study assesses the strength of the connections between visitation, pollination, and yield, in a globally important crop species, and identifies the relative importance of bee pollination for seed production, using in-field </w:t>
      </w:r>
      <w:r>
        <w:rPr>
          <w:rFonts w:cs="Arial" w:ascii="Arial" w:hAnsi="Arial"/>
        </w:rPr>
        <w:t>data from two distinct cropping systems.</w:t>
      </w:r>
    </w:p>
    <w:p>
      <w:pPr>
        <w:pStyle w:val="TextBody"/>
        <w:rPr>
          <w:rFonts w:ascii="Arial" w:hAnsi="Arial" w:cs="Arial"/>
        </w:rPr>
      </w:pPr>
      <w:r>
        <w:rPr>
          <w:rFonts w:cs="Arial" w:ascii="Arial" w:hAnsi="Arial"/>
        </w:rPr>
      </w:r>
    </w:p>
    <w:p>
      <w:pPr>
        <w:pStyle w:val="TextBody"/>
        <w:spacing w:before="1" w:after="0"/>
        <w:rPr>
          <w:rFonts w:ascii="Arial" w:hAnsi="Arial" w:cs="Arial"/>
          <w:sz w:val="21"/>
        </w:rPr>
      </w:pPr>
      <w:r>
        <w:rPr>
          <w:rFonts w:cs="Arial" w:ascii="Arial" w:hAnsi="Arial"/>
          <w:sz w:val="21"/>
        </w:rPr>
      </w:r>
    </w:p>
    <w:p>
      <w:pPr>
        <w:pStyle w:val="Heading1"/>
        <w:rPr>
          <w:rFonts w:ascii="Arial" w:hAnsi="Arial" w:cs="Arial"/>
        </w:rPr>
      </w:pPr>
      <w:r>
        <w:rPr>
          <w:rFonts w:cs="Arial" w:ascii="Arial" w:hAnsi="Arial"/>
          <w:spacing w:val="-2"/>
        </w:rPr>
        <w:t>Methods</w:t>
      </w:r>
    </w:p>
    <w:p>
      <w:pPr>
        <w:pStyle w:val="TextBody"/>
        <w:spacing w:before="7" w:after="0"/>
        <w:rPr>
          <w:rFonts w:ascii="Arial" w:hAnsi="Arial" w:cs="Arial"/>
          <w:sz w:val="37"/>
        </w:rPr>
      </w:pPr>
      <w:r>
        <w:rPr>
          <w:rFonts w:cs="Arial" w:ascii="Arial" w:hAnsi="Arial"/>
          <w:sz w:val="37"/>
        </w:rPr>
      </w:r>
    </w:p>
    <w:p>
      <w:pPr>
        <w:pStyle w:val="Heading2"/>
        <w:rPr>
          <w:rFonts w:ascii="Arial" w:hAnsi="Arial" w:cs="Arial"/>
        </w:rPr>
      </w:pPr>
      <w:r>
        <w:rPr>
          <w:rFonts w:cs="Arial" w:ascii="Arial" w:hAnsi="Arial"/>
        </w:rPr>
        <w:t xml:space="preserve">Data </w:t>
      </w:r>
      <w:r>
        <w:rPr>
          <w:rFonts w:cs="Arial" w:ascii="Arial" w:hAnsi="Arial"/>
          <w:spacing w:val="-2"/>
        </w:rPr>
        <w:t>collection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6" w:firstLine="351"/>
        <w:jc w:val="both"/>
        <w:pPrChange w:id="0" w:author="Hoover, Shelley" w:date="2022-09-12T08:29:00Z">
          <w:pPr>
            <w:pStyle w:val="Textbody"/>
            <w:jc w:val="both"/>
            <w:ind w:left="120" w:right="1056" w:hanging="0"/>
            <w:spacing w:lineRule="auto" w:line="420"/>
          </w:pPr>
        </w:pPrChange>
        <w:rPr>
          <w:rFonts w:ascii="Arial" w:hAnsi="Arial" w:cs="Arial"/>
        </w:rPr>
      </w:pPr>
      <w:r>
        <w:rPr>
          <w:rFonts w:cs="Arial" w:ascii="Arial" w:hAnsi="Arial"/>
        </w:rPr>
        <w:t>From</w:t>
      </w:r>
      <w:r>
        <w:rPr>
          <w:rFonts w:cs="Arial" w:ascii="Arial" w:hAnsi="Arial"/>
          <w:spacing w:val="-14"/>
        </w:rPr>
        <w:t xml:space="preserve"> </w:t>
      </w:r>
      <w:r>
        <w:rPr>
          <w:rFonts w:cs="Arial" w:ascii="Arial" w:hAnsi="Arial"/>
        </w:rPr>
        <w:t>June</w:t>
      </w:r>
      <w:r>
        <w:rPr>
          <w:rFonts w:cs="Arial" w:ascii="Arial" w:hAnsi="Arial"/>
          <w:spacing w:val="-14"/>
        </w:rPr>
        <w:t xml:space="preserve"> </w:t>
      </w:r>
      <w:r>
        <w:rPr>
          <w:rFonts w:cs="Arial" w:ascii="Arial" w:hAnsi="Arial"/>
        </w:rPr>
        <w:t>through</w:t>
      </w:r>
      <w:r>
        <w:rPr>
          <w:rFonts w:cs="Arial" w:ascii="Arial" w:hAnsi="Arial"/>
          <w:spacing w:val="-14"/>
        </w:rPr>
        <w:t xml:space="preserve"> </w:t>
      </w:r>
      <w:r>
        <w:rPr>
          <w:rFonts w:cs="Arial" w:ascii="Arial" w:hAnsi="Arial"/>
        </w:rPr>
        <w:t>August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2014</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2015,</w:t>
      </w:r>
      <w:r>
        <w:rPr>
          <w:rFonts w:cs="Arial" w:ascii="Arial" w:hAnsi="Arial"/>
          <w:spacing w:val="-14"/>
        </w:rPr>
        <w:t xml:space="preserve"> </w:t>
      </w:r>
      <w:r>
        <w:rPr>
          <w:rFonts w:cs="Arial" w:ascii="Arial" w:hAnsi="Arial"/>
        </w:rPr>
        <w:t>we</w:t>
      </w:r>
      <w:r>
        <w:rPr>
          <w:rFonts w:cs="Arial" w:ascii="Arial" w:hAnsi="Arial"/>
          <w:spacing w:val="-14"/>
        </w:rPr>
        <w:t xml:space="preserve"> </w:t>
      </w:r>
      <w:r>
        <w:rPr>
          <w:rFonts w:cs="Arial" w:ascii="Arial" w:hAnsi="Arial"/>
        </w:rPr>
        <w:t>surveyed</w:t>
      </w:r>
      <w:r>
        <w:rPr>
          <w:rFonts w:cs="Arial" w:ascii="Arial" w:hAnsi="Arial"/>
          <w:spacing w:val="-14"/>
        </w:rPr>
        <w:t xml:space="preserve"> </w:t>
      </w:r>
      <w:r>
        <w:rPr>
          <w:rFonts w:cs="Arial" w:ascii="Arial" w:hAnsi="Arial"/>
        </w:rPr>
        <w:t>29</w:t>
      </w:r>
      <w:r>
        <w:rPr>
          <w:rFonts w:cs="Arial" w:ascii="Arial" w:hAnsi="Arial"/>
          <w:spacing w:val="-14"/>
        </w:rPr>
        <w:t xml:space="preserve"> </w:t>
      </w:r>
      <w:r>
        <w:rPr>
          <w:rFonts w:cs="Arial" w:ascii="Arial" w:hAnsi="Arial"/>
        </w:rPr>
        <w:t>commodity</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fields</w:t>
      </w:r>
      <w:r>
        <w:rPr>
          <w:rFonts w:cs="Arial" w:ascii="Arial" w:hAnsi="Arial"/>
          <w:spacing w:val="-14"/>
        </w:rPr>
        <w:t xml:space="preserve"> </w:t>
      </w:r>
      <w:r>
        <w:rPr>
          <w:rFonts w:cs="Arial" w:ascii="Arial" w:hAnsi="Arial"/>
        </w:rPr>
        <w:t xml:space="preserve">(14 in 2014, 15 in 2015) near Beaverlodge, Alberta and 31 fields (17 in 2014, 14 in 2015) near </w:t>
      </w:r>
      <w:r>
        <w:rPr>
          <w:rFonts w:cs="Arial" w:ascii="Arial" w:hAnsi="Arial"/>
          <w:w w:val="95"/>
        </w:rPr>
        <w:t>Lethbridge, Alberta.</w:t>
      </w:r>
      <w:r>
        <w:rPr>
          <w:rFonts w:cs="Arial" w:ascii="Arial" w:hAnsi="Arial"/>
          <w:spacing w:val="32"/>
        </w:rPr>
        <w:t xml:space="preserve"> </w:t>
      </w:r>
      <w:r>
        <w:rPr>
          <w:rFonts w:cs="Arial" w:ascii="Arial" w:hAnsi="Arial"/>
          <w:w w:val="95"/>
        </w:rPr>
        <w:t>Commodity canola fields were selected based on the proximity of honey bee</w:t>
      </w:r>
      <w:r>
        <w:rPr>
          <w:rFonts w:cs="Arial" w:ascii="Arial" w:hAnsi="Arial"/>
          <w:spacing w:val="-1"/>
          <w:w w:val="95"/>
        </w:rPr>
        <w:t xml:space="preserve"> </w:t>
      </w:r>
      <w:r>
        <w:rPr>
          <w:rFonts w:cs="Arial" w:ascii="Arial" w:hAnsi="Arial"/>
          <w:w w:val="95"/>
        </w:rPr>
        <w:t>apiaries</w:t>
      </w:r>
      <w:r>
        <w:rPr>
          <w:rFonts w:cs="Arial" w:ascii="Arial" w:hAnsi="Arial"/>
          <w:spacing w:val="-1"/>
          <w:w w:val="95"/>
        </w:rPr>
        <w:t xml:space="preserve"> </w:t>
      </w:r>
      <w:r>
        <w:rPr>
          <w:rFonts w:cs="Arial" w:ascii="Arial" w:hAnsi="Arial"/>
          <w:w w:val="95"/>
        </w:rPr>
        <w:t>and</w:t>
      </w:r>
      <w:r>
        <w:rPr>
          <w:rFonts w:cs="Arial" w:ascii="Arial" w:hAnsi="Arial"/>
          <w:spacing w:val="-1"/>
          <w:w w:val="95"/>
        </w:rPr>
        <w:t xml:space="preserve"> </w:t>
      </w:r>
      <w:r>
        <w:rPr>
          <w:rFonts w:cs="Arial" w:ascii="Arial" w:hAnsi="Arial"/>
          <w:w w:val="95"/>
        </w:rPr>
        <w:t>site</w:t>
      </w:r>
      <w:r>
        <w:rPr>
          <w:rFonts w:cs="Arial" w:ascii="Arial" w:hAnsi="Arial"/>
          <w:spacing w:val="-1"/>
          <w:w w:val="95"/>
        </w:rPr>
        <w:t xml:space="preserve"> </w:t>
      </w:r>
      <w:r>
        <w:rPr>
          <w:rFonts w:cs="Arial" w:ascii="Arial" w:hAnsi="Arial"/>
          <w:w w:val="95"/>
        </w:rPr>
        <w:t>access.</w:t>
      </w:r>
      <w:r>
        <w:rPr>
          <w:rFonts w:cs="Arial" w:ascii="Arial" w:hAnsi="Arial"/>
          <w:spacing w:val="24"/>
        </w:rPr>
        <w:t xml:space="preserve"> </w:t>
      </w:r>
      <w:r>
        <w:rPr>
          <w:rFonts w:cs="Arial" w:ascii="Arial" w:hAnsi="Arial"/>
          <w:w w:val="95"/>
        </w:rPr>
        <w:t>28</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60</w:t>
      </w:r>
      <w:r>
        <w:rPr>
          <w:rFonts w:cs="Arial" w:ascii="Arial" w:hAnsi="Arial"/>
          <w:spacing w:val="-1"/>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were</w:t>
      </w:r>
      <w:r>
        <w:rPr>
          <w:rFonts w:cs="Arial" w:ascii="Arial" w:hAnsi="Arial"/>
          <w:spacing w:val="-1"/>
          <w:w w:val="95"/>
        </w:rPr>
        <w:t xml:space="preserve"> </w:t>
      </w:r>
      <w:r>
        <w:rPr>
          <w:rFonts w:cs="Arial" w:ascii="Arial" w:hAnsi="Arial"/>
          <w:w w:val="95"/>
        </w:rPr>
        <w:t>stocked</w:t>
      </w:r>
      <w:r>
        <w:rPr>
          <w:rFonts w:cs="Arial" w:ascii="Arial" w:hAnsi="Arial"/>
          <w:spacing w:val="-1"/>
          <w:w w:val="95"/>
        </w:rPr>
        <w:t xml:space="preserve"> </w:t>
      </w:r>
      <w:r>
        <w:rPr>
          <w:rFonts w:cs="Arial" w:ascii="Arial" w:hAnsi="Arial"/>
          <w:w w:val="95"/>
        </w:rPr>
        <w:t>with</w:t>
      </w:r>
      <w:r>
        <w:rPr>
          <w:rFonts w:cs="Arial" w:ascii="Arial" w:hAnsi="Arial"/>
          <w:spacing w:val="-1"/>
          <w:w w:val="95"/>
        </w:rPr>
        <w:t xml:space="preserve"> </w:t>
      </w:r>
      <w:ins w:id="0" w:author="Hoover, Shelley" w:date="2022-09-12T08:33:00Z">
        <w:r>
          <w:rPr>
            <w:rFonts w:cs="Arial" w:ascii="Arial" w:hAnsi="Arial"/>
            <w:spacing w:val="-1"/>
            <w:w w:val="95"/>
          </w:rPr>
          <w:t xml:space="preserve">Western </w:t>
        </w:r>
      </w:ins>
      <w:r>
        <w:rPr>
          <w:rFonts w:cs="Arial" w:ascii="Arial" w:hAnsi="Arial"/>
          <w:w w:val="95"/>
        </w:rPr>
        <w:t>honey</w:t>
      </w:r>
      <w:r>
        <w:rPr>
          <w:rFonts w:cs="Arial" w:ascii="Arial" w:hAnsi="Arial"/>
          <w:spacing w:val="-1"/>
          <w:w w:val="95"/>
        </w:rPr>
        <w:t xml:space="preserve"> </w:t>
      </w:r>
      <w:r>
        <w:rPr>
          <w:rFonts w:cs="Arial" w:ascii="Arial" w:hAnsi="Arial"/>
          <w:w w:val="95"/>
        </w:rPr>
        <w:t>bees</w:t>
      </w:r>
      <w:ins w:id="1" w:author="Hoover, Shelley" w:date="2022-09-12T08:32:00Z">
        <w:r>
          <w:rPr>
            <w:rFonts w:cs="Arial" w:ascii="Arial" w:hAnsi="Arial"/>
            <w:w w:val="95"/>
          </w:rPr>
          <w:t xml:space="preserve"> (</w:t>
        </w:r>
      </w:ins>
      <w:ins w:id="2" w:author="Hoover, Shelley" w:date="2022-09-12T08:32:00Z">
        <w:r>
          <w:rPr>
            <w:rFonts w:cs="Arial" w:ascii="Arial" w:hAnsi="Arial"/>
            <w:i/>
            <w:iCs/>
            <w:w w:val="95"/>
          </w:rPr>
          <w:t>Apis mellifera</w:t>
        </w:r>
      </w:ins>
      <w:ins w:id="3" w:author="Hoover, Shelley" w:date="2022-09-12T08:32:00Z">
        <w:r>
          <w:rPr>
            <w:rFonts w:cs="Arial" w:ascii="Arial" w:hAnsi="Arial"/>
            <w:w w:val="95"/>
          </w:rPr>
          <w:t xml:space="preserve"> L.</w:t>
        </w:r>
      </w:ins>
      <w:ins w:id="4" w:author="Hoover, Shelley" w:date="2022-09-12T08:33:00Z">
        <w:r>
          <w:rPr>
            <w:rFonts w:cs="Arial" w:ascii="Arial" w:hAnsi="Arial"/>
            <w:w w:val="95"/>
          </w:rPr>
          <w:t>; hereafter referred to as HB or honey bees</w:t>
        </w:r>
      </w:ins>
      <w:ins w:id="5" w:author="Hoover, Shelley" w:date="2022-09-12T08:32:00Z">
        <w:r>
          <w:rPr>
            <w:rFonts w:cs="Arial" w:ascii="Arial" w:hAnsi="Arial"/>
            <w:w w:val="95"/>
          </w:rPr>
          <w:t>)</w:t>
        </w:r>
      </w:ins>
      <w:r>
        <w:rPr>
          <w:rFonts w:cs="Arial" w:ascii="Arial" w:hAnsi="Arial"/>
          <w:spacing w:val="-1"/>
          <w:w w:val="95"/>
        </w:rPr>
        <w:t xml:space="preserve"> </w:t>
      </w:r>
      <w:r>
        <w:rPr>
          <w:rFonts w:cs="Arial" w:ascii="Arial" w:hAnsi="Arial"/>
          <w:w w:val="95"/>
        </w:rPr>
        <w:t>at</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corner</w:t>
      </w:r>
      <w:r>
        <w:rPr>
          <w:rFonts w:cs="Arial" w:ascii="Arial" w:hAnsi="Arial"/>
          <w:spacing w:val="-1"/>
          <w:w w:val="95"/>
        </w:rPr>
        <w:t xml:space="preserve"> </w:t>
      </w:r>
      <w:r>
        <w:rPr>
          <w:rFonts w:cs="Arial" w:ascii="Arial" w:hAnsi="Arial"/>
          <w:w w:val="95"/>
        </w:rPr>
        <w:t>or side of the field (mean:</w:t>
      </w:r>
      <w:r>
        <w:rPr>
          <w:rFonts w:cs="Arial" w:ascii="Arial" w:hAnsi="Arial"/>
          <w:spacing w:val="23"/>
        </w:rPr>
        <w:t xml:space="preserve"> </w:t>
      </w:r>
      <w:r>
        <w:rPr>
          <w:rFonts w:cs="Arial" w:ascii="Arial" w:hAnsi="Arial"/>
          <w:w w:val="95"/>
        </w:rPr>
        <w:t>0.6 hives/hectare, SD: 0.58) while 32 fields were unstocked.</w:t>
      </w:r>
      <w:r>
        <w:rPr>
          <w:rFonts w:cs="Arial" w:ascii="Arial" w:hAnsi="Arial"/>
          <w:spacing w:val="24"/>
        </w:rPr>
        <w:t xml:space="preserve"> </w:t>
      </w:r>
      <w:r>
        <w:rPr>
          <w:rFonts w:cs="Arial" w:ascii="Arial" w:hAnsi="Arial"/>
          <w:w w:val="95"/>
        </w:rPr>
        <w:t xml:space="preserve">14 of 31 </w:t>
      </w:r>
      <w:r>
        <w:rPr>
          <w:rFonts w:cs="Arial" w:ascii="Arial" w:hAnsi="Arial"/>
        </w:rPr>
        <w:t>of</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fields</w:t>
      </w:r>
      <w:r>
        <w:rPr>
          <w:rFonts w:cs="Arial" w:ascii="Arial" w:hAnsi="Arial"/>
          <w:spacing w:val="-15"/>
        </w:rPr>
        <w:t xml:space="preserve"> </w:t>
      </w:r>
      <w:r>
        <w:rPr>
          <w:rFonts w:cs="Arial" w:ascii="Arial" w:hAnsi="Arial"/>
        </w:rPr>
        <w:t>near</w:t>
      </w:r>
      <w:r>
        <w:rPr>
          <w:rFonts w:cs="Arial" w:ascii="Arial" w:hAnsi="Arial"/>
          <w:spacing w:val="-14"/>
        </w:rPr>
        <w:t xml:space="preserve"> </w:t>
      </w:r>
      <w:r>
        <w:rPr>
          <w:rFonts w:cs="Arial" w:ascii="Arial" w:hAnsi="Arial"/>
        </w:rPr>
        <w:t>Lethbridge</w:t>
      </w:r>
      <w:r>
        <w:rPr>
          <w:rFonts w:cs="Arial" w:ascii="Arial" w:hAnsi="Arial"/>
          <w:spacing w:val="-15"/>
        </w:rPr>
        <w:t xml:space="preserve"> </w:t>
      </w:r>
      <w:r>
        <w:rPr>
          <w:rFonts w:cs="Arial" w:ascii="Arial" w:hAnsi="Arial"/>
        </w:rPr>
        <w:t>were</w:t>
      </w:r>
      <w:r>
        <w:rPr>
          <w:rFonts w:cs="Arial" w:ascii="Arial" w:hAnsi="Arial"/>
          <w:spacing w:val="-14"/>
        </w:rPr>
        <w:t xml:space="preserve"> </w:t>
      </w:r>
      <w:r>
        <w:rPr>
          <w:rFonts w:cs="Arial" w:ascii="Arial" w:hAnsi="Arial"/>
        </w:rPr>
        <w:t>watered</w:t>
      </w:r>
      <w:r>
        <w:rPr>
          <w:rFonts w:cs="Arial" w:ascii="Arial" w:hAnsi="Arial"/>
          <w:spacing w:val="-15"/>
        </w:rPr>
        <w:t xml:space="preserve"> </w:t>
      </w:r>
      <w:r>
        <w:rPr>
          <w:rFonts w:cs="Arial" w:ascii="Arial" w:hAnsi="Arial"/>
        </w:rPr>
        <w:t>using</w:t>
      </w:r>
      <w:r>
        <w:rPr>
          <w:rFonts w:cs="Arial" w:ascii="Arial" w:hAnsi="Arial"/>
          <w:spacing w:val="-14"/>
        </w:rPr>
        <w:t xml:space="preserve"> </w:t>
      </w:r>
      <w:r>
        <w:rPr>
          <w:rFonts w:cs="Arial" w:ascii="Arial" w:hAnsi="Arial"/>
        </w:rPr>
        <w:t>central-pivot</w:t>
      </w:r>
      <w:r>
        <w:rPr>
          <w:rFonts w:cs="Arial" w:ascii="Arial" w:hAnsi="Arial"/>
          <w:spacing w:val="-15"/>
        </w:rPr>
        <w:t xml:space="preserve"> </w:t>
      </w:r>
      <w:r>
        <w:rPr>
          <w:rFonts w:cs="Arial" w:ascii="Arial" w:hAnsi="Arial"/>
        </w:rPr>
        <w:t>irrigation</w:t>
      </w:r>
      <w:r>
        <w:rPr>
          <w:rFonts w:cs="Arial" w:ascii="Arial" w:hAnsi="Arial"/>
          <w:spacing w:val="-14"/>
        </w:rPr>
        <w:t xml:space="preserve"> </w:t>
      </w:r>
      <w:r>
        <w:rPr>
          <w:rFonts w:cs="Arial" w:ascii="Arial" w:hAnsi="Arial"/>
        </w:rPr>
        <w:t>systems.</w:t>
      </w:r>
      <w:r>
        <w:rPr>
          <w:rFonts w:cs="Arial" w:ascii="Arial" w:hAnsi="Arial"/>
          <w:spacing w:val="-15"/>
        </w:rPr>
        <w:t xml:space="preserve"> </w:t>
      </w:r>
      <w:r>
        <w:rPr>
          <w:rFonts w:cs="Arial" w:ascii="Arial" w:hAnsi="Arial"/>
        </w:rPr>
        <w:t xml:space="preserve">Growers </w:t>
      </w:r>
      <w:r>
        <w:rPr>
          <w:rFonts w:cs="Arial" w:ascii="Arial" w:hAnsi="Arial"/>
          <w:w w:val="95"/>
        </w:rPr>
        <w:t xml:space="preserve">were also asked for canola variety information, but there was not enough replication to test </w:t>
      </w:r>
      <w:r>
        <w:rPr>
          <w:rFonts w:cs="Arial" w:ascii="Arial" w:hAnsi="Arial"/>
        </w:rPr>
        <w:t>for</w:t>
      </w:r>
      <w:r>
        <w:rPr>
          <w:rFonts w:cs="Arial" w:ascii="Arial" w:hAnsi="Arial"/>
          <w:spacing w:val="-7"/>
        </w:rPr>
        <w:t xml:space="preserve"> </w:t>
      </w:r>
      <w:r>
        <w:rPr>
          <w:rFonts w:cs="Arial" w:ascii="Arial" w:hAnsi="Arial"/>
        </w:rPr>
        <w:t>difference</w:t>
      </w:r>
      <w:r>
        <w:rPr>
          <w:rFonts w:cs="Arial" w:ascii="Arial" w:hAnsi="Arial"/>
          <w:spacing w:val="-7"/>
        </w:rPr>
        <w:t xml:space="preserve"> </w:t>
      </w:r>
      <w:r>
        <w:rPr>
          <w:rFonts w:cs="Arial" w:ascii="Arial" w:hAnsi="Arial"/>
        </w:rPr>
        <w:t>between</w:t>
      </w:r>
      <w:r>
        <w:rPr>
          <w:rFonts w:cs="Arial" w:ascii="Arial" w:hAnsi="Arial"/>
          <w:spacing w:val="-7"/>
        </w:rPr>
        <w:t xml:space="preserve"> </w:t>
      </w:r>
      <w:r>
        <w:rPr>
          <w:rFonts w:cs="Arial" w:ascii="Arial" w:hAnsi="Arial"/>
        </w:rPr>
        <w:t>varieties.</w:t>
      </w:r>
    </w:p>
    <w:p>
      <w:pPr>
        <w:sectPr>
          <w:footerReference w:type="default" r:id="rId2"/>
          <w:type w:val="nextPage"/>
          <w:pgSz w:w="12240" w:h="15840"/>
          <w:pgMar w:left="1320" w:right="380" w:gutter="0" w:header="0" w:top="1820" w:footer="822" w:bottom="1020"/>
          <w:pgNumType w:fmt="decimal"/>
          <w:formProt w:val="false"/>
          <w:textDirection w:val="lrTb"/>
          <w:docGrid w:type="default" w:linePitch="100" w:charSpace="0"/>
        </w:sectPr>
        <w:pStyle w:val="TextBody"/>
        <w:spacing w:lineRule="auto" w:line="420" w:before="7" w:after="0"/>
        <w:ind w:left="120" w:right="1056" w:firstLine="351"/>
        <w:jc w:val="both"/>
        <w:rPr>
          <w:rFonts w:ascii="Arial" w:hAnsi="Arial" w:cs="Arial"/>
        </w:rPr>
      </w:pPr>
      <w:r>
        <w:rPr>
          <w:rFonts w:cs="Arial" w:ascii="Arial" w:hAnsi="Arial"/>
        </w:rPr>
        <w:t>During</w:t>
      </w:r>
      <w:r>
        <w:rPr>
          <w:rFonts w:cs="Arial" w:ascii="Arial" w:hAnsi="Arial"/>
          <w:spacing w:val="-11"/>
        </w:rPr>
        <w:t xml:space="preserve"> </w:t>
      </w:r>
      <w:r>
        <w:rPr>
          <w:rFonts w:cs="Arial" w:ascii="Arial" w:hAnsi="Arial"/>
        </w:rPr>
        <w:t>2015</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2016,</w:t>
      </w:r>
      <w:r>
        <w:rPr>
          <w:rFonts w:cs="Arial" w:ascii="Arial" w:hAnsi="Arial"/>
          <w:spacing w:val="-10"/>
        </w:rPr>
        <w:t xml:space="preserve"> </w:t>
      </w:r>
      <w:r>
        <w:rPr>
          <w:rFonts w:cs="Arial" w:ascii="Arial" w:hAnsi="Arial"/>
        </w:rPr>
        <w:t>we</w:t>
      </w:r>
      <w:r>
        <w:rPr>
          <w:rFonts w:cs="Arial" w:ascii="Arial" w:hAnsi="Arial"/>
          <w:spacing w:val="-11"/>
        </w:rPr>
        <w:t xml:space="preserve"> </w:t>
      </w:r>
      <w:r>
        <w:rPr>
          <w:rFonts w:cs="Arial" w:ascii="Arial" w:hAnsi="Arial"/>
        </w:rPr>
        <w:t>also</w:t>
      </w:r>
      <w:r>
        <w:rPr>
          <w:rFonts w:cs="Arial" w:ascii="Arial" w:hAnsi="Arial"/>
          <w:spacing w:val="-11"/>
        </w:rPr>
        <w:t xml:space="preserve"> </w:t>
      </w:r>
      <w:r>
        <w:rPr>
          <w:rFonts w:cs="Arial" w:ascii="Arial" w:hAnsi="Arial"/>
        </w:rPr>
        <w:t>surveyed</w:t>
      </w:r>
      <w:r>
        <w:rPr>
          <w:rFonts w:cs="Arial" w:ascii="Arial" w:hAnsi="Arial"/>
          <w:spacing w:val="-11"/>
        </w:rPr>
        <w:t xml:space="preserve"> </w:t>
      </w:r>
      <w:r>
        <w:rPr>
          <w:rFonts w:cs="Arial" w:ascii="Arial" w:hAnsi="Arial"/>
        </w:rPr>
        <w:t>35</w:t>
      </w:r>
      <w:r>
        <w:rPr>
          <w:rFonts w:cs="Arial" w:ascii="Arial" w:hAnsi="Arial"/>
          <w:spacing w:val="-11"/>
        </w:rPr>
        <w:t xml:space="preserve"> </w:t>
      </w:r>
      <w:r>
        <w:rPr>
          <w:rFonts w:cs="Arial" w:ascii="Arial" w:hAnsi="Arial"/>
        </w:rPr>
        <w:t>hybrid</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canola</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(15</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2015,</w:t>
      </w:r>
      <w:r>
        <w:rPr>
          <w:rFonts w:cs="Arial" w:ascii="Arial" w:hAnsi="Arial"/>
          <w:spacing w:val="-10"/>
        </w:rPr>
        <w:t xml:space="preserve"> </w:t>
      </w:r>
      <w:r>
        <w:rPr>
          <w:rFonts w:cs="Arial" w:ascii="Arial" w:hAnsi="Arial"/>
        </w:rPr>
        <w:t>20</w:t>
      </w:r>
      <w:r>
        <w:rPr>
          <w:rFonts w:cs="Arial" w:ascii="Arial" w:hAnsi="Arial"/>
          <w:spacing w:val="-11"/>
        </w:rPr>
        <w:t xml:space="preserve"> </w:t>
      </w:r>
      <w:r>
        <w:rPr>
          <w:rFonts w:cs="Arial" w:ascii="Arial" w:hAnsi="Arial"/>
        </w:rPr>
        <w:t>in 2016)</w:t>
      </w:r>
      <w:r>
        <w:rPr>
          <w:rFonts w:cs="Arial" w:ascii="Arial" w:hAnsi="Arial"/>
          <w:spacing w:val="-1"/>
        </w:rPr>
        <w:t xml:space="preserve"> </w:t>
      </w:r>
      <w:r>
        <w:rPr>
          <w:rFonts w:cs="Arial" w:ascii="Arial" w:hAnsi="Arial"/>
        </w:rPr>
        <w:t>near Lethbridge, Alberta, from June</w:t>
      </w:r>
      <w:r>
        <w:rPr>
          <w:rFonts w:cs="Arial" w:ascii="Arial" w:hAnsi="Arial"/>
          <w:spacing w:val="-1"/>
        </w:rPr>
        <w:t xml:space="preserve"> </w:t>
      </w:r>
      <w:r>
        <w:rPr>
          <w:rFonts w:cs="Arial" w:ascii="Arial" w:hAnsi="Arial"/>
        </w:rPr>
        <w:t>through August</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 xml:space="preserve">each year, all of which had </w:t>
      </w:r>
      <w:r>
        <w:rPr>
          <w:rFonts w:cs="Arial" w:ascii="Arial" w:hAnsi="Arial"/>
          <w:w w:val="95"/>
        </w:rPr>
        <w:t>central-pivot irrigation.</w:t>
      </w:r>
      <w:r>
        <w:rPr>
          <w:rFonts w:cs="Arial" w:ascii="Arial" w:hAnsi="Arial"/>
        </w:rPr>
        <w:t xml:space="preserve"> </w:t>
      </w:r>
      <w:r>
        <w:rPr>
          <w:rFonts w:cs="Arial" w:ascii="Arial" w:hAnsi="Arial"/>
          <w:w w:val="95"/>
        </w:rPr>
        <w:t xml:space="preserve">In seed canola fields, bays of hermaphroditic (herafter “male”) and </w:t>
      </w:r>
      <w:r>
        <w:rPr>
          <w:rFonts w:cs="Arial" w:ascii="Arial" w:hAnsi="Arial"/>
        </w:rPr>
        <w:t>female</w:t>
      </w:r>
      <w:r>
        <w:rPr>
          <w:rFonts w:cs="Arial" w:ascii="Arial" w:hAnsi="Arial"/>
          <w:spacing w:val="-9"/>
        </w:rPr>
        <w:t xml:space="preserve"> </w:t>
      </w:r>
      <w:r>
        <w:rPr>
          <w:rFonts w:cs="Arial" w:ascii="Arial" w:hAnsi="Arial"/>
        </w:rPr>
        <w:t>plants</w:t>
      </w:r>
      <w:r>
        <w:rPr>
          <w:rFonts w:cs="Arial" w:ascii="Arial" w:hAnsi="Arial"/>
          <w:spacing w:val="-8"/>
        </w:rPr>
        <w:t xml:space="preserve"> </w:t>
      </w:r>
      <w:r>
        <w:rPr>
          <w:rFonts w:cs="Arial" w:ascii="Arial" w:hAnsi="Arial"/>
        </w:rPr>
        <w:t>are</w:t>
      </w:r>
      <w:r>
        <w:rPr>
          <w:rFonts w:cs="Arial" w:ascii="Arial" w:hAnsi="Arial"/>
          <w:spacing w:val="-8"/>
        </w:rPr>
        <w:t xml:space="preserve"> </w:t>
      </w:r>
      <w:r>
        <w:rPr>
          <w:rFonts w:cs="Arial" w:ascii="Arial" w:hAnsi="Arial"/>
        </w:rPr>
        <w:t>typically</w:t>
      </w:r>
      <w:r>
        <w:rPr>
          <w:rFonts w:cs="Arial" w:ascii="Arial" w:hAnsi="Arial"/>
          <w:spacing w:val="-8"/>
        </w:rPr>
        <w:t xml:space="preserve"> </w:t>
      </w:r>
      <w:r>
        <w:rPr>
          <w:rFonts w:cs="Arial" w:ascii="Arial" w:hAnsi="Arial"/>
        </w:rPr>
        <w:t>planted</w:t>
      </w:r>
      <w:r>
        <w:rPr>
          <w:rFonts w:cs="Arial" w:ascii="Arial" w:hAnsi="Arial"/>
          <w:spacing w:val="-9"/>
        </w:rPr>
        <w:t xml:space="preserve"> </w:t>
      </w:r>
      <w:r>
        <w:rPr>
          <w:rFonts w:cs="Arial" w:ascii="Arial" w:hAnsi="Arial"/>
        </w:rPr>
        <w:t>in</w:t>
      </w:r>
      <w:r>
        <w:rPr>
          <w:rFonts w:cs="Arial" w:ascii="Arial" w:hAnsi="Arial"/>
          <w:spacing w:val="-8"/>
        </w:rPr>
        <w:t xml:space="preserve"> </w:t>
      </w:r>
      <w:r>
        <w:rPr>
          <w:rFonts w:cs="Arial" w:ascii="Arial" w:hAnsi="Arial"/>
        </w:rPr>
        <w:t>1-</w:t>
      </w:r>
      <w:r>
        <w:rPr>
          <w:rFonts w:cs="Arial" w:ascii="Arial" w:hAnsi="Arial"/>
          <w:spacing w:val="-9"/>
        </w:rPr>
        <w:t xml:space="preserve"> </w:t>
      </w:r>
      <w:r>
        <w:rPr>
          <w:rFonts w:cs="Arial" w:ascii="Arial" w:hAnsi="Arial"/>
        </w:rPr>
        <w:t>and</w:t>
      </w:r>
      <w:r>
        <w:rPr>
          <w:rFonts w:cs="Arial" w:ascii="Arial" w:hAnsi="Arial"/>
          <w:spacing w:val="-8"/>
        </w:rPr>
        <w:t xml:space="preserve"> </w:t>
      </w:r>
      <w:r>
        <w:rPr>
          <w:rFonts w:cs="Arial" w:ascii="Arial" w:hAnsi="Arial"/>
        </w:rPr>
        <w:t>6-m</w:t>
      </w:r>
      <w:r>
        <w:rPr>
          <w:rFonts w:cs="Arial" w:ascii="Arial" w:hAnsi="Arial"/>
          <w:spacing w:val="-8"/>
        </w:rPr>
        <w:t xml:space="preserve"> </w:t>
      </w:r>
      <w:r>
        <w:rPr>
          <w:rFonts w:cs="Arial" w:ascii="Arial" w:hAnsi="Arial"/>
        </w:rPr>
        <w:t>wide</w:t>
      </w:r>
      <w:r>
        <w:rPr>
          <w:rFonts w:cs="Arial" w:ascii="Arial" w:hAnsi="Arial"/>
          <w:spacing w:val="-9"/>
        </w:rPr>
        <w:t xml:space="preserve"> </w:t>
      </w:r>
      <w:r>
        <w:rPr>
          <w:rFonts w:cs="Arial" w:ascii="Arial" w:hAnsi="Arial"/>
        </w:rPr>
        <w:t>bays,</w:t>
      </w:r>
      <w:r>
        <w:rPr>
          <w:rFonts w:cs="Arial" w:ascii="Arial" w:hAnsi="Arial"/>
          <w:spacing w:val="-7"/>
        </w:rPr>
        <w:t xml:space="preserve"> </w:t>
      </w:r>
      <w:r>
        <w:rPr>
          <w:rFonts w:cs="Arial" w:ascii="Arial" w:hAnsi="Arial"/>
        </w:rPr>
        <w:t>respectively.</w:t>
      </w:r>
      <w:r>
        <w:rPr>
          <w:rFonts w:cs="Arial" w:ascii="Arial" w:hAnsi="Arial"/>
          <w:spacing w:val="19"/>
        </w:rPr>
        <w:t xml:space="preserve"> </w:t>
      </w:r>
      <w:r>
        <w:rPr>
          <w:rFonts w:cs="Arial" w:ascii="Arial" w:hAnsi="Arial"/>
        </w:rPr>
        <w:t>Seed</w:t>
      </w:r>
      <w:r>
        <w:rPr>
          <w:rFonts w:cs="Arial" w:ascii="Arial" w:hAnsi="Arial"/>
          <w:spacing w:val="-8"/>
        </w:rPr>
        <w:t xml:space="preserve"> </w:t>
      </w:r>
      <w:r>
        <w:rPr>
          <w:rFonts w:cs="Arial" w:ascii="Arial" w:hAnsi="Arial"/>
        </w:rPr>
        <w:t>fields</w:t>
      </w:r>
      <w:r>
        <w:rPr>
          <w:rFonts w:cs="Arial" w:ascii="Arial" w:hAnsi="Arial"/>
          <w:spacing w:val="-9"/>
        </w:rPr>
        <w:t xml:space="preserve"> </w:t>
      </w:r>
      <w:r>
        <w:rPr>
          <w:rFonts w:cs="Arial" w:ascii="Arial" w:hAnsi="Arial"/>
        </w:rPr>
        <w:t xml:space="preserve">were </w:t>
      </w:r>
      <w:r>
        <w:rPr>
          <w:rFonts w:cs="Arial" w:ascii="Arial" w:hAnsi="Arial"/>
          <w:w w:val="95"/>
        </w:rPr>
        <w:t xml:space="preserve">stocked with honey bee hives at a rate of 3.6 hives/ha, with apiaries stationed in the corners </w:t>
      </w:r>
      <w:r>
        <w:rPr>
          <w:rFonts w:cs="Arial" w:ascii="Arial" w:hAnsi="Arial"/>
          <w:spacing w:val="-2"/>
        </w:rPr>
        <w:t>of</w:t>
      </w:r>
      <w:r>
        <w:rPr>
          <w:rFonts w:cs="Arial" w:ascii="Arial" w:hAnsi="Arial"/>
          <w:spacing w:val="5"/>
        </w:rPr>
        <w:t xml:space="preserve"> </w:t>
      </w:r>
      <w:r>
        <w:rPr>
          <w:rFonts w:cs="Arial" w:ascii="Arial" w:hAnsi="Arial"/>
          <w:spacing w:val="-2"/>
        </w:rPr>
        <w:t>fields,</w:t>
      </w:r>
      <w:r>
        <w:rPr>
          <w:rFonts w:cs="Arial" w:ascii="Arial" w:hAnsi="Arial"/>
          <w:spacing w:val="6"/>
        </w:rPr>
        <w:t xml:space="preserve"> </w:t>
      </w:r>
      <w:r>
        <w:rPr>
          <w:rFonts w:cs="Arial" w:ascii="Arial" w:hAnsi="Arial"/>
          <w:spacing w:val="-2"/>
        </w:rPr>
        <w:t>and</w:t>
      </w:r>
      <w:r>
        <w:rPr>
          <w:rFonts w:cs="Arial" w:ascii="Arial" w:hAnsi="Arial"/>
          <w:spacing w:val="5"/>
        </w:rPr>
        <w:t xml:space="preserve"> </w:t>
      </w:r>
      <w:r>
        <w:rPr>
          <w:rFonts w:cs="Arial" w:ascii="Arial" w:hAnsi="Arial"/>
          <w:spacing w:val="-2"/>
        </w:rPr>
        <w:t>were</w:t>
      </w:r>
      <w:r>
        <w:rPr>
          <w:rFonts w:cs="Arial" w:ascii="Arial" w:hAnsi="Arial"/>
          <w:spacing w:val="5"/>
        </w:rPr>
        <w:t xml:space="preserve"> </w:t>
      </w:r>
      <w:r>
        <w:rPr>
          <w:rFonts w:cs="Arial" w:ascii="Arial" w:hAnsi="Arial"/>
          <w:spacing w:val="-2"/>
        </w:rPr>
        <w:t>also</w:t>
      </w:r>
      <w:r>
        <w:rPr>
          <w:rFonts w:cs="Arial" w:ascii="Arial" w:hAnsi="Arial"/>
          <w:spacing w:val="5"/>
        </w:rPr>
        <w:t xml:space="preserve"> </w:t>
      </w:r>
      <w:commentRangeStart w:id="4"/>
      <w:r>
        <w:rPr>
          <w:rFonts w:cs="Arial" w:ascii="Arial" w:hAnsi="Arial"/>
          <w:spacing w:val="-2"/>
        </w:rPr>
        <w:t>stocked</w:t>
      </w:r>
      <w:r>
        <w:rPr>
          <w:rFonts w:cs="Arial" w:ascii="Arial" w:hAnsi="Arial"/>
          <w:spacing w:val="5"/>
        </w:rPr>
        <w:t xml:space="preserve"> </w:t>
      </w:r>
      <w:r>
        <w:rPr>
          <w:rFonts w:cs="Arial" w:ascii="Arial" w:hAnsi="Arial"/>
          <w:spacing w:val="-2"/>
        </w:rPr>
        <w:t>with</w:t>
      </w:r>
      <w:r>
        <w:rPr>
          <w:rFonts w:cs="Arial" w:ascii="Arial" w:hAnsi="Arial"/>
          <w:spacing w:val="5"/>
        </w:rPr>
        <w:t xml:space="preserve"> </w:t>
      </w:r>
      <w:r>
        <w:rPr>
          <w:rFonts w:cs="Arial" w:ascii="Arial" w:hAnsi="Arial"/>
          <w:spacing w:val="-2"/>
        </w:rPr>
        <w:t>LCB</w:t>
      </w:r>
      <w:r>
        <w:rPr>
          <w:rFonts w:cs="Arial" w:ascii="Arial" w:hAnsi="Arial"/>
          <w:spacing w:val="5"/>
        </w:rPr>
        <w:t xml:space="preserve"> </w:t>
      </w:r>
      <w:r>
        <w:rPr>
          <w:rFonts w:cs="Arial" w:ascii="Arial" w:hAnsi="Arial"/>
          <w:spacing w:val="-2"/>
        </w:rPr>
        <w:t>shelters</w:t>
      </w:r>
      <w:r>
        <w:rPr>
          <w:rFonts w:cs="Arial" w:ascii="Arial" w:hAnsi="Arial"/>
          <w:spacing w:val="6"/>
        </w:rPr>
        <w:t xml:space="preserve"> </w:t>
      </w:r>
      <w:r>
        <w:rPr>
          <w:rFonts w:cs="Arial" w:ascii="Arial" w:hAnsi="Arial"/>
          <w:spacing w:val="-2"/>
        </w:rPr>
        <w:t>at</w:t>
      </w:r>
      <w:r>
        <w:rPr>
          <w:rFonts w:cs="Arial" w:ascii="Arial" w:hAnsi="Arial"/>
          <w:spacing w:val="5"/>
        </w:rPr>
        <w:t xml:space="preserve"> </w:t>
      </w:r>
      <w:r>
        <w:rPr>
          <w:rFonts w:cs="Arial" w:ascii="Arial" w:hAnsi="Arial"/>
          <w:spacing w:val="-2"/>
        </w:rPr>
        <w:t>a</w:t>
      </w:r>
      <w:r>
        <w:rPr>
          <w:rFonts w:cs="Arial" w:ascii="Arial" w:hAnsi="Arial"/>
          <w:spacing w:val="5"/>
        </w:rPr>
        <w:t xml:space="preserve"> </w:t>
      </w:r>
      <w:r>
        <w:rPr>
          <w:rFonts w:cs="Arial" w:ascii="Arial" w:hAnsi="Arial"/>
          <w:spacing w:val="-2"/>
        </w:rPr>
        <w:t>rate</w:t>
      </w:r>
      <w:r>
        <w:rPr>
          <w:rFonts w:cs="Arial" w:ascii="Arial" w:hAnsi="Arial"/>
          <w:spacing w:val="5"/>
        </w:rPr>
        <w:t xml:space="preserve"> </w:t>
      </w:r>
      <w:r>
        <w:rPr>
          <w:rFonts w:cs="Arial" w:ascii="Arial" w:hAnsi="Arial"/>
          <w:spacing w:val="-2"/>
        </w:rPr>
        <w:t>of</w:t>
      </w:r>
      <w:r>
        <w:rPr>
          <w:rFonts w:cs="Arial" w:ascii="Arial" w:hAnsi="Arial"/>
          <w:spacing w:val="5"/>
        </w:rPr>
        <w:t xml:space="preserve"> </w:t>
      </w:r>
      <w:r>
        <w:rPr>
          <w:rFonts w:cs="Arial" w:ascii="Arial" w:hAnsi="Arial"/>
          <w:spacing w:val="-2"/>
        </w:rPr>
        <w:t>approximately</w:t>
      </w:r>
      <w:r>
        <w:rPr>
          <w:rFonts w:cs="Arial" w:ascii="Arial" w:hAnsi="Arial"/>
          <w:spacing w:val="5"/>
        </w:rPr>
        <w:t xml:space="preserve"> </w:t>
      </w:r>
      <w:r>
        <w:rPr>
          <w:rFonts w:cs="Arial" w:ascii="Arial" w:hAnsi="Arial"/>
          <w:spacing w:val="-2"/>
        </w:rPr>
        <w:t>2</w:t>
      </w:r>
      <w:r>
        <w:rPr>
          <w:rFonts w:cs="Arial" w:ascii="Arial" w:hAnsi="Arial"/>
          <w:spacing w:val="5"/>
        </w:rPr>
        <w:t xml:space="preserve"> </w:t>
      </w:r>
      <w:r>
        <w:rPr>
          <w:rFonts w:cs="Arial" w:ascii="Arial" w:hAnsi="Arial"/>
          <w:spacing w:val="-2"/>
          <w:w w:val="95"/>
        </w:rPr>
        <w:t>shelters/ha</w:t>
      </w:r>
      <w:ins w:id="6" w:author="Hoover, Shelley" w:date="2022-09-09T15:30:00Z">
        <w:r>
          <w:rPr>
            <w:rFonts w:cs="Arial" w:ascii="Arial" w:hAnsi="Arial"/>
            <w:spacing w:val="-2"/>
            <w:w w:val="95"/>
          </w:rPr>
          <w:t>.</w:t>
        </w:r>
      </w:ins>
    </w:p>
    <w:p>
      <w:pPr>
        <w:pStyle w:val="TextBody"/>
        <w:spacing w:before="39" w:after="0"/>
        <w:jc w:val="both"/>
        <w:pPrChange w:id="0" w:author="Hoover, Shelley" w:date="2022-09-09T15:31:00Z">
          <w:pPr>
            <w:pStyle w:val="Textbody"/>
            <w:jc w:val="both"/>
            <w:ind w:left="120" w:hanging="0"/>
            <w:spacing w:before="39" w:after="0"/>
          </w:pPr>
        </w:pPrChange>
        <w:rPr>
          <w:rFonts w:ascii="Arial" w:hAnsi="Arial" w:cs="Arial"/>
        </w:rPr>
      </w:pPr>
      <w:r>
        <w:rPr>
          <w:rFonts w:cs="Arial" w:ascii="Arial" w:hAnsi="Arial"/>
        </w:rPr>
        <w:t>(Figure</w:t>
      </w:r>
      <w:r>
        <w:rPr>
          <w:rFonts w:cs="Arial" w:ascii="Arial" w:hAnsi="Arial"/>
          <w:spacing w:val="-8"/>
        </w:rPr>
        <w:t xml:space="preserve"> </w:t>
      </w:r>
      <w:hyperlink w:anchor="_bookmark120">
        <w:r>
          <w:rPr>
            <w:rFonts w:cs="Arial" w:ascii="Arial" w:hAnsi="Arial"/>
          </w:rPr>
          <w:t>S2,</w:t>
        </w:r>
      </w:hyperlink>
      <w:r>
        <w:rPr>
          <w:rFonts w:cs="Arial" w:ascii="Arial" w:hAnsi="Arial"/>
          <w:spacing w:val="-7"/>
        </w:rPr>
        <w:t xml:space="preserve"> </w:t>
      </w:r>
      <w:hyperlink w:anchor="_bookmark121">
        <w:r>
          <w:rPr>
            <w:rFonts w:cs="Arial" w:ascii="Arial" w:hAnsi="Arial"/>
            <w:spacing w:val="-4"/>
          </w:rPr>
          <w:t>S3).</w:t>
        </w:r>
        <w:commentRangeEnd w:id="4"/>
        <w:r>
          <w:commentReference w:id="4"/>
        </w:r>
        <w:r>
          <w:rPr>
            <w:rFonts w:cs="Arial" w:ascii="Arial" w:hAnsi="Arial"/>
            <w:spacing w:val="-4"/>
          </w:rPr>
        </w:r>
      </w:hyperlink>
    </w:p>
    <w:p>
      <w:pPr>
        <w:pStyle w:val="TextBody"/>
        <w:spacing w:lineRule="auto" w:line="420" w:before="205" w:after="0"/>
        <w:ind w:right="1055" w:firstLine="471"/>
        <w:jc w:val="both"/>
        <w:pPrChange w:id="0" w:author="Hoover, Shelley" w:date="2022-09-12T08:30:00Z">
          <w:pPr>
            <w:pStyle w:val="Textbody"/>
            <w:jc w:val="both"/>
            <w:ind w:left="120" w:right="1055" w:firstLine="351"/>
            <w:spacing w:lineRule="auto" w:line="420" w:before="205" w:after="0"/>
          </w:pPr>
        </w:pPrChange>
        <w:rPr>
          <w:rFonts w:ascii="Arial" w:hAnsi="Arial" w:cs="Arial"/>
        </w:rPr>
      </w:pPr>
      <w:r>
        <w:rPr>
          <w:rFonts w:cs="Arial" w:ascii="Arial" w:hAnsi="Arial"/>
        </w:rPr>
        <w:t>In both field types, we established set of plots at varying distance from the sources of pollinators.</w:t>
      </w:r>
      <w:r>
        <w:rPr>
          <w:rFonts w:cs="Arial" w:ascii="Arial" w:hAnsi="Arial"/>
          <w:spacing w:val="12"/>
        </w:rPr>
        <w:t xml:space="preserve"> </w:t>
      </w:r>
      <w:r>
        <w:rPr>
          <w:rFonts w:cs="Arial" w:ascii="Arial" w:hAnsi="Arial"/>
        </w:rPr>
        <w:t>In</w:t>
      </w:r>
      <w:r>
        <w:rPr>
          <w:rFonts w:cs="Arial" w:ascii="Arial" w:hAnsi="Arial"/>
          <w:spacing w:val="-8"/>
        </w:rPr>
        <w:t xml:space="preserve"> </w:t>
      </w:r>
      <w:r>
        <w:rPr>
          <w:rFonts w:cs="Arial" w:ascii="Arial" w:hAnsi="Arial"/>
        </w:rPr>
        <w:t>commodity</w:t>
      </w:r>
      <w:r>
        <w:rPr>
          <w:rFonts w:cs="Arial" w:ascii="Arial" w:hAnsi="Arial"/>
          <w:spacing w:val="-8"/>
        </w:rPr>
        <w:t xml:space="preserve"> </w:t>
      </w:r>
      <w:r>
        <w:rPr>
          <w:rFonts w:cs="Arial" w:ascii="Arial" w:hAnsi="Arial"/>
        </w:rPr>
        <w:t>fields,</w:t>
      </w:r>
      <w:r>
        <w:rPr>
          <w:rFonts w:cs="Arial" w:ascii="Arial" w:hAnsi="Arial"/>
          <w:spacing w:val="-8"/>
        </w:rPr>
        <w:t xml:space="preserve"> </w:t>
      </w:r>
      <w:r>
        <w:rPr>
          <w:rFonts w:cs="Arial" w:ascii="Arial" w:hAnsi="Arial"/>
        </w:rPr>
        <w:t>plots</w:t>
      </w:r>
      <w:r>
        <w:rPr>
          <w:rFonts w:cs="Arial" w:ascii="Arial" w:hAnsi="Arial"/>
          <w:spacing w:val="-8"/>
        </w:rPr>
        <w:t xml:space="preserve"> </w:t>
      </w:r>
      <w:r>
        <w:rPr>
          <w:rFonts w:cs="Arial" w:ascii="Arial" w:hAnsi="Arial"/>
        </w:rPr>
        <w:t>were</w:t>
      </w:r>
      <w:r>
        <w:rPr>
          <w:rFonts w:cs="Arial" w:ascii="Arial" w:hAnsi="Arial"/>
          <w:spacing w:val="-8"/>
        </w:rPr>
        <w:t xml:space="preserve"> </w:t>
      </w:r>
      <w:r>
        <w:rPr>
          <w:rFonts w:cs="Arial" w:ascii="Arial" w:hAnsi="Arial"/>
        </w:rPr>
        <w:t>located</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1</w:t>
      </w:r>
      <w:r>
        <w:rPr>
          <w:rFonts w:cs="Arial" w:ascii="Arial" w:hAnsi="Arial"/>
          <w:spacing w:val="-8"/>
        </w:rPr>
        <w:t xml:space="preserve"> </w:t>
      </w:r>
      <w:r>
        <w:rPr>
          <w:rFonts w:cs="Arial" w:ascii="Arial" w:hAnsi="Arial"/>
        </w:rPr>
        <w:t>m</w:t>
      </w:r>
      <w:r>
        <w:rPr>
          <w:rFonts w:cs="Arial" w:ascii="Arial" w:hAnsi="Arial"/>
          <w:vertAlign w:val="superscript"/>
        </w:rPr>
        <w:t>2</w:t>
      </w:r>
      <w:r>
        <w:rPr>
          <w:rFonts w:cs="Arial" w:ascii="Arial" w:hAnsi="Arial"/>
          <w:spacing w:val="-17"/>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5,</w:t>
      </w:r>
      <w:r>
        <w:rPr>
          <w:rFonts w:cs="Arial" w:ascii="Arial" w:hAnsi="Arial"/>
          <w:spacing w:val="-8"/>
        </w:rPr>
        <w:t xml:space="preserve"> </w:t>
      </w:r>
      <w:r>
        <w:rPr>
          <w:rFonts w:cs="Arial" w:ascii="Arial" w:hAnsi="Arial"/>
        </w:rPr>
        <w:t>20,</w:t>
      </w:r>
      <w:r>
        <w:rPr>
          <w:rFonts w:cs="Arial" w:ascii="Arial" w:hAnsi="Arial"/>
          <w:spacing w:val="-8"/>
        </w:rPr>
        <w:t xml:space="preserve"> </w:t>
      </w:r>
      <w:r>
        <w:rPr>
          <w:rFonts w:cs="Arial" w:ascii="Arial" w:hAnsi="Arial"/>
        </w:rPr>
        <w:t>100,</w:t>
      </w:r>
      <w:r>
        <w:rPr>
          <w:rFonts w:cs="Arial" w:ascii="Arial" w:hAnsi="Arial"/>
          <w:spacing w:val="-8"/>
        </w:rPr>
        <w:t xml:space="preserve"> </w:t>
      </w:r>
      <w:r>
        <w:rPr>
          <w:rFonts w:cs="Arial" w:ascii="Arial" w:hAnsi="Arial"/>
        </w:rPr>
        <w:t>and</w:t>
      </w:r>
      <w:r>
        <w:rPr>
          <w:rFonts w:cs="Arial" w:ascii="Arial" w:hAnsi="Arial"/>
          <w:spacing w:val="-8"/>
        </w:rPr>
        <w:t xml:space="preserve"> </w:t>
      </w:r>
      <w:r>
        <w:rPr>
          <w:rFonts w:cs="Arial" w:ascii="Arial" w:hAnsi="Arial"/>
        </w:rPr>
        <w:t>500</w:t>
      </w:r>
      <w:r>
        <w:rPr>
          <w:rFonts w:cs="Arial" w:ascii="Arial" w:hAnsi="Arial"/>
          <w:spacing w:val="-8"/>
        </w:rPr>
        <w:t xml:space="preserve"> </w:t>
      </w:r>
      <w:r>
        <w:rPr>
          <w:rFonts w:cs="Arial" w:ascii="Arial" w:hAnsi="Arial"/>
        </w:rPr>
        <w:t>m (271</w:t>
      </w:r>
      <w:r>
        <w:rPr>
          <w:rFonts w:cs="Arial" w:ascii="Arial" w:hAnsi="Arial"/>
          <w:spacing w:val="-6"/>
        </w:rPr>
        <w:t xml:space="preserve"> </w:t>
      </w:r>
      <w:r>
        <w:rPr>
          <w:rFonts w:cs="Arial" w:ascii="Arial" w:hAnsi="Arial"/>
        </w:rPr>
        <w:t>total</w:t>
      </w:r>
      <w:r>
        <w:rPr>
          <w:rFonts w:cs="Arial" w:ascii="Arial" w:hAnsi="Arial"/>
          <w:spacing w:val="-6"/>
        </w:rPr>
        <w:t xml:space="preserve"> </w:t>
      </w:r>
      <w:r>
        <w:rPr>
          <w:rFonts w:cs="Arial" w:ascii="Arial" w:hAnsi="Arial"/>
        </w:rPr>
        <w:t>plots),</w:t>
      </w:r>
      <w:r>
        <w:rPr>
          <w:rFonts w:cs="Arial" w:ascii="Arial" w:hAnsi="Arial"/>
          <w:spacing w:val="-6"/>
        </w:rPr>
        <w:t xml:space="preserve"> </w:t>
      </w:r>
      <w:r>
        <w:rPr>
          <w:rFonts w:cs="Arial" w:ascii="Arial" w:hAnsi="Arial"/>
        </w:rPr>
        <w:t>starting</w:t>
      </w:r>
      <w:r>
        <w:rPr>
          <w:rFonts w:cs="Arial" w:ascii="Arial" w:hAnsi="Arial"/>
          <w:spacing w:val="-7"/>
        </w:rPr>
        <w:t xml:space="preserve"> </w:t>
      </w:r>
      <w:r>
        <w:rPr>
          <w:rFonts w:cs="Arial" w:ascii="Arial" w:hAnsi="Arial"/>
        </w:rPr>
        <w:t>at</w:t>
      </w:r>
      <w:r>
        <w:rPr>
          <w:rFonts w:cs="Arial" w:ascii="Arial" w:hAnsi="Arial"/>
          <w:spacing w:val="-7"/>
        </w:rPr>
        <w:t xml:space="preserve"> </w:t>
      </w:r>
      <w:r>
        <w:rPr>
          <w:rFonts w:cs="Arial" w:ascii="Arial" w:hAnsi="Arial"/>
        </w:rPr>
        <w:t>the</w:t>
      </w:r>
      <w:r>
        <w:rPr>
          <w:rFonts w:cs="Arial" w:ascii="Arial" w:hAnsi="Arial"/>
          <w:spacing w:val="-6"/>
        </w:rPr>
        <w:t xml:space="preserve"> </w:t>
      </w:r>
      <w:r>
        <w:rPr>
          <w:rFonts w:cs="Arial" w:ascii="Arial" w:hAnsi="Arial"/>
        </w:rPr>
        <w:t>field</w:t>
      </w:r>
      <w:r>
        <w:rPr>
          <w:rFonts w:cs="Arial" w:ascii="Arial" w:hAnsi="Arial"/>
          <w:spacing w:val="-6"/>
        </w:rPr>
        <w:t xml:space="preserve"> </w:t>
      </w:r>
      <w:r>
        <w:rPr>
          <w:rFonts w:cs="Arial" w:ascii="Arial" w:hAnsi="Arial"/>
        </w:rPr>
        <w:t>edge</w:t>
      </w:r>
      <w:r>
        <w:rPr>
          <w:rFonts w:cs="Arial" w:ascii="Arial" w:hAnsi="Arial"/>
          <w:spacing w:val="-7"/>
        </w:rPr>
        <w:t xml:space="preserve"> </w:t>
      </w:r>
      <w:r>
        <w:rPr>
          <w:rFonts w:cs="Arial" w:ascii="Arial" w:hAnsi="Arial"/>
        </w:rPr>
        <w:t>closest</w:t>
      </w:r>
      <w:r>
        <w:rPr>
          <w:rFonts w:cs="Arial" w:ascii="Arial" w:hAnsi="Arial"/>
          <w:spacing w:val="-7"/>
        </w:rPr>
        <w:t xml:space="preserve"> </w:t>
      </w:r>
      <w:r>
        <w:rPr>
          <w:rFonts w:cs="Arial" w:ascii="Arial" w:hAnsi="Arial"/>
        </w:rPr>
        <w:t>to</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set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honey</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hives</w:t>
      </w:r>
      <w:r>
        <w:rPr>
          <w:rFonts w:cs="Arial" w:ascii="Arial" w:hAnsi="Arial"/>
          <w:spacing w:val="-7"/>
        </w:rPr>
        <w:t xml:space="preserve"> </w:t>
      </w:r>
      <w:r>
        <w:rPr>
          <w:rFonts w:cs="Arial" w:ascii="Arial" w:hAnsi="Arial"/>
        </w:rPr>
        <w:t>or</w:t>
      </w:r>
      <w:r>
        <w:rPr>
          <w:rFonts w:cs="Arial" w:ascii="Arial" w:hAnsi="Arial"/>
          <w:spacing w:val="-7"/>
        </w:rPr>
        <w:t xml:space="preserve"> </w:t>
      </w:r>
      <w:r>
        <w:rPr>
          <w:rFonts w:cs="Arial" w:ascii="Arial" w:hAnsi="Arial"/>
        </w:rPr>
        <w:t xml:space="preserve">potential </w:t>
      </w:r>
      <w:r>
        <w:rPr>
          <w:rFonts w:cs="Arial" w:ascii="Arial" w:hAnsi="Arial"/>
          <w:w w:val="95"/>
        </w:rPr>
        <w:t xml:space="preserve">sources of natural pollinating insects in unstocked fields (forests, shrublands, or grasslands). We observed very few wild pollinators (Table </w:t>
      </w:r>
      <w:hyperlink w:anchor="_bookmark122">
        <w:r>
          <w:rPr>
            <w:rFonts w:cs="Arial" w:ascii="Arial" w:hAnsi="Arial"/>
            <w:w w:val="95"/>
          </w:rPr>
          <w:t>S2),</w:t>
        </w:r>
      </w:hyperlink>
      <w:r>
        <w:rPr>
          <w:rFonts w:cs="Arial" w:ascii="Arial" w:hAnsi="Arial"/>
          <w:w w:val="95"/>
        </w:rPr>
        <w:t xml:space="preserve"> so these were excluded from the analysis. </w:t>
      </w:r>
      <w:r>
        <w:rPr>
          <w:rFonts w:cs="Arial" w:ascii="Arial" w:hAnsi="Arial"/>
        </w:rPr>
        <w:t>In</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fields,</w:t>
      </w:r>
      <w:r>
        <w:rPr>
          <w:rFonts w:cs="Arial" w:ascii="Arial" w:hAnsi="Arial"/>
          <w:spacing w:val="-7"/>
        </w:rPr>
        <w:t xml:space="preserve"> </w:t>
      </w:r>
      <w:r>
        <w:rPr>
          <w:rFonts w:cs="Arial" w:ascii="Arial" w:hAnsi="Arial"/>
        </w:rPr>
        <w:t>we</w:t>
      </w:r>
      <w:r>
        <w:rPr>
          <w:rFonts w:cs="Arial" w:ascii="Arial" w:hAnsi="Arial"/>
          <w:spacing w:val="-8"/>
        </w:rPr>
        <w:t xml:space="preserve"> </w:t>
      </w:r>
      <w:r>
        <w:rPr>
          <w:rFonts w:cs="Arial" w:ascii="Arial" w:hAnsi="Arial"/>
        </w:rPr>
        <w:t>established</w:t>
      </w:r>
      <w:r>
        <w:rPr>
          <w:rFonts w:cs="Arial" w:ascii="Arial" w:hAnsi="Arial"/>
          <w:spacing w:val="-8"/>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5,</w:t>
      </w:r>
      <w:r>
        <w:rPr>
          <w:rFonts w:cs="Arial" w:ascii="Arial" w:hAnsi="Arial"/>
          <w:spacing w:val="-7"/>
        </w:rPr>
        <w:t xml:space="preserve"> </w:t>
      </w:r>
      <w:r>
        <w:rPr>
          <w:rFonts w:cs="Arial" w:ascii="Arial" w:hAnsi="Arial"/>
        </w:rPr>
        <w:t>20,</w:t>
      </w:r>
      <w:r>
        <w:rPr>
          <w:rFonts w:cs="Arial" w:ascii="Arial" w:hAnsi="Arial"/>
          <w:spacing w:val="-7"/>
        </w:rPr>
        <w:t xml:space="preserve"> </w:t>
      </w:r>
      <w:r>
        <w:rPr>
          <w:rFonts w:cs="Arial" w:ascii="Arial" w:hAnsi="Arial"/>
        </w:rPr>
        <w:t>100</w:t>
      </w:r>
      <w:r>
        <w:rPr>
          <w:rFonts w:cs="Arial" w:ascii="Arial" w:hAnsi="Arial"/>
          <w:spacing w:val="-8"/>
        </w:rPr>
        <w:t xml:space="preserve"> </w:t>
      </w:r>
      <w:r>
        <w:rPr>
          <w:rFonts w:cs="Arial" w:ascii="Arial" w:hAnsi="Arial"/>
        </w:rPr>
        <w:t>(250</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2016),</w:t>
      </w:r>
      <w:r>
        <w:rPr>
          <w:rFonts w:cs="Arial" w:ascii="Arial" w:hAnsi="Arial"/>
          <w:spacing w:val="-7"/>
        </w:rPr>
        <w:t xml:space="preserve"> </w:t>
      </w:r>
      <w:r>
        <w:rPr>
          <w:rFonts w:cs="Arial" w:ascii="Arial" w:hAnsi="Arial"/>
        </w:rPr>
        <w:t>and</w:t>
      </w:r>
      <w:r>
        <w:rPr>
          <w:rFonts w:cs="Arial" w:ascii="Arial" w:hAnsi="Arial"/>
          <w:spacing w:val="-8"/>
        </w:rPr>
        <w:t xml:space="preserve"> </w:t>
      </w:r>
      <w:r>
        <w:rPr>
          <w:rFonts w:cs="Arial" w:ascii="Arial" w:hAnsi="Arial"/>
        </w:rPr>
        <w:t>400</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into</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 along</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transect</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nearest</w:t>
      </w:r>
      <w:r>
        <w:rPr>
          <w:rFonts w:cs="Arial" w:ascii="Arial" w:hAnsi="Arial"/>
          <w:spacing w:val="-7"/>
        </w:rPr>
        <w:t xml:space="preserve"> </w:t>
      </w:r>
      <w:r>
        <w:rPr>
          <w:rFonts w:cs="Arial" w:ascii="Arial" w:hAnsi="Arial"/>
        </w:rPr>
        <w:t>set</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honey</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hives,</w:t>
      </w:r>
      <w:r>
        <w:rPr>
          <w:rFonts w:cs="Arial" w:ascii="Arial" w:hAnsi="Arial"/>
          <w:spacing w:val="-7"/>
        </w:rPr>
        <w:t xml:space="preserve"> </w:t>
      </w:r>
      <w:r>
        <w:rPr>
          <w:rFonts w:cs="Arial" w:ascii="Arial" w:hAnsi="Arial"/>
        </w:rPr>
        <w:t>using</w:t>
      </w:r>
      <w:r>
        <w:rPr>
          <w:rFonts w:cs="Arial" w:ascii="Arial" w:hAnsi="Arial"/>
          <w:spacing w:val="-7"/>
        </w:rPr>
        <w:t xml:space="preserve"> </w:t>
      </w:r>
      <w:r>
        <w:rPr>
          <w:rFonts w:cs="Arial" w:ascii="Arial" w:hAnsi="Arial"/>
        </w:rPr>
        <w:t>pairs</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edge</w:t>
      </w:r>
      <w:r>
        <w:rPr>
          <w:rFonts w:cs="Arial" w:ascii="Arial" w:hAnsi="Arial"/>
          <w:spacing w:val="-8"/>
        </w:rPr>
        <w:t xml:space="preserve"> </w:t>
      </w:r>
      <w:r>
        <w:rPr>
          <w:rFonts w:cs="Arial" w:ascii="Arial" w:hAnsi="Arial"/>
        </w:rPr>
        <w:t>of adjacent</w:t>
      </w:r>
      <w:r>
        <w:rPr>
          <w:rFonts w:cs="Arial" w:ascii="Arial" w:hAnsi="Arial"/>
          <w:spacing w:val="-12"/>
        </w:rPr>
        <w:t xml:space="preserve"> </w:t>
      </w:r>
      <w:r>
        <w:rPr>
          <w:rFonts w:cs="Arial" w:ascii="Arial" w:hAnsi="Arial"/>
        </w:rPr>
        <w:t>male</w:t>
      </w:r>
      <w:r>
        <w:rPr>
          <w:rFonts w:cs="Arial" w:ascii="Arial" w:hAnsi="Arial"/>
          <w:spacing w:val="-12"/>
        </w:rPr>
        <w:t xml:space="preserve"> </w:t>
      </w:r>
      <w:r>
        <w:rPr>
          <w:rFonts w:cs="Arial" w:ascii="Arial" w:hAnsi="Arial"/>
        </w:rPr>
        <w:t>and</w:t>
      </w:r>
      <w:r>
        <w:rPr>
          <w:rFonts w:cs="Arial" w:ascii="Arial" w:hAnsi="Arial"/>
          <w:spacing w:val="-12"/>
        </w:rPr>
        <w:t xml:space="preserve"> </w:t>
      </w:r>
      <w:r>
        <w:rPr>
          <w:rFonts w:cs="Arial" w:ascii="Arial" w:hAnsi="Arial"/>
        </w:rPr>
        <w:t>female</w:t>
      </w:r>
      <w:r>
        <w:rPr>
          <w:rFonts w:cs="Arial" w:ascii="Arial" w:hAnsi="Arial"/>
          <w:spacing w:val="-12"/>
        </w:rPr>
        <w:t xml:space="preserve"> </w:t>
      </w:r>
      <w:r>
        <w:rPr>
          <w:rFonts w:cs="Arial" w:ascii="Arial" w:hAnsi="Arial"/>
        </w:rPr>
        <w:t>bays</w:t>
      </w:r>
      <w:r>
        <w:rPr>
          <w:rFonts w:cs="Arial" w:ascii="Arial" w:hAnsi="Arial"/>
          <w:spacing w:val="-12"/>
        </w:rPr>
        <w:t xml:space="preserve"> </w:t>
      </w:r>
      <w:r>
        <w:rPr>
          <w:rFonts w:cs="Arial" w:ascii="Arial" w:hAnsi="Arial"/>
        </w:rPr>
        <w:t>(Figure</w:t>
      </w:r>
      <w:r>
        <w:rPr>
          <w:rFonts w:cs="Arial" w:ascii="Arial" w:hAnsi="Arial"/>
          <w:spacing w:val="-12"/>
        </w:rPr>
        <w:t xml:space="preserve"> </w:t>
      </w:r>
      <w:hyperlink w:anchor="_bookmark121">
        <w:r>
          <w:rPr>
            <w:rFonts w:cs="Arial" w:ascii="Arial" w:hAnsi="Arial"/>
          </w:rPr>
          <w:t>S3).</w:t>
        </w:r>
      </w:hyperlink>
      <w:r>
        <w:rPr>
          <w:rFonts w:cs="Arial" w:ascii="Arial" w:hAnsi="Arial"/>
          <w:spacing w:val="9"/>
        </w:rPr>
        <w:t xml:space="preserve"> </w:t>
      </w:r>
      <w:r>
        <w:rPr>
          <w:rFonts w:cs="Arial" w:ascii="Arial" w:hAnsi="Arial"/>
        </w:rPr>
        <w:t>To</w:t>
      </w:r>
      <w:r>
        <w:rPr>
          <w:rFonts w:cs="Arial" w:ascii="Arial" w:hAnsi="Arial"/>
          <w:spacing w:val="-12"/>
        </w:rPr>
        <w:t xml:space="preserve"> </w:t>
      </w:r>
      <w:r>
        <w:rPr>
          <w:rFonts w:cs="Arial" w:ascii="Arial" w:hAnsi="Arial"/>
        </w:rPr>
        <w:t>examine</w:t>
      </w:r>
      <w:r>
        <w:rPr>
          <w:rFonts w:cs="Arial" w:ascii="Arial" w:hAnsi="Arial"/>
          <w:spacing w:val="-12"/>
        </w:rPr>
        <w:t xml:space="preserve"> </w:t>
      </w:r>
      <w:r>
        <w:rPr>
          <w:rFonts w:cs="Arial" w:ascii="Arial" w:hAnsi="Arial"/>
        </w:rPr>
        <w:t>within-bay</w:t>
      </w:r>
      <w:r>
        <w:rPr>
          <w:rFonts w:cs="Arial" w:ascii="Arial" w:hAnsi="Arial"/>
          <w:spacing w:val="-12"/>
        </w:rPr>
        <w:t xml:space="preserve"> </w:t>
      </w:r>
      <w:r>
        <w:rPr>
          <w:rFonts w:cs="Arial" w:ascii="Arial" w:hAnsi="Arial"/>
        </w:rPr>
        <w:t>variation</w:t>
      </w:r>
      <w:r>
        <w:rPr>
          <w:rFonts w:cs="Arial" w:ascii="Arial" w:hAnsi="Arial"/>
          <w:spacing w:val="-12"/>
        </w:rPr>
        <w:t xml:space="preserve"> </w:t>
      </w:r>
      <w:r>
        <w:rPr>
          <w:rFonts w:cs="Arial" w:ascii="Arial" w:hAnsi="Arial"/>
        </w:rPr>
        <w:t>in</w:t>
      </w:r>
      <w:r>
        <w:rPr>
          <w:rFonts w:cs="Arial" w:ascii="Arial" w:hAnsi="Arial"/>
          <w:spacing w:val="-12"/>
        </w:rPr>
        <w:t xml:space="preserve"> </w:t>
      </w:r>
      <w:r>
        <w:rPr>
          <w:rFonts w:cs="Arial" w:ascii="Arial" w:hAnsi="Arial"/>
        </w:rPr>
        <w:t>visitation, we</w:t>
      </w:r>
      <w:r>
        <w:rPr>
          <w:rFonts w:cs="Arial" w:ascii="Arial" w:hAnsi="Arial"/>
          <w:spacing w:val="-12"/>
        </w:rPr>
        <w:t xml:space="preserve"> </w:t>
      </w:r>
      <w:r>
        <w:rPr>
          <w:rFonts w:cs="Arial" w:ascii="Arial" w:hAnsi="Arial"/>
        </w:rPr>
        <w:t>established</w:t>
      </w:r>
      <w:r>
        <w:rPr>
          <w:rFonts w:cs="Arial" w:ascii="Arial" w:hAnsi="Arial"/>
          <w:spacing w:val="-11"/>
        </w:rPr>
        <w:t xml:space="preserve"> </w:t>
      </w:r>
      <w:r>
        <w:rPr>
          <w:rFonts w:cs="Arial" w:ascii="Arial" w:hAnsi="Arial"/>
        </w:rPr>
        <w:t>a</w:t>
      </w:r>
      <w:r>
        <w:rPr>
          <w:rFonts w:cs="Arial" w:ascii="Arial" w:hAnsi="Arial"/>
          <w:spacing w:val="-12"/>
        </w:rPr>
        <w:t xml:space="preserve"> </w:t>
      </w:r>
      <w:r>
        <w:rPr>
          <w:rFonts w:cs="Arial" w:ascii="Arial" w:hAnsi="Arial"/>
        </w:rPr>
        <w:t>plot</w:t>
      </w:r>
      <w:r>
        <w:rPr>
          <w:rFonts w:cs="Arial" w:ascii="Arial" w:hAnsi="Arial"/>
          <w:spacing w:val="-12"/>
        </w:rPr>
        <w:t xml:space="preserve"> </w:t>
      </w:r>
      <w:r>
        <w:rPr>
          <w:rFonts w:cs="Arial" w:ascii="Arial" w:hAnsi="Arial"/>
        </w:rPr>
        <w:t>at</w:t>
      </w:r>
      <w:r>
        <w:rPr>
          <w:rFonts w:cs="Arial" w:ascii="Arial" w:hAnsi="Arial"/>
          <w:spacing w:val="-11"/>
        </w:rPr>
        <w:t xml:space="preserve"> </w:t>
      </w:r>
      <w:r>
        <w:rPr>
          <w:rFonts w:cs="Arial" w:ascii="Arial" w:hAnsi="Arial"/>
        </w:rPr>
        <w:t>the</w:t>
      </w:r>
      <w:r>
        <w:rPr>
          <w:rFonts w:cs="Arial" w:ascii="Arial" w:hAnsi="Arial"/>
          <w:spacing w:val="-12"/>
        </w:rPr>
        <w:t xml:space="preserve"> </w:t>
      </w:r>
      <w:r>
        <w:rPr>
          <w:rFonts w:cs="Arial" w:ascii="Arial" w:hAnsi="Arial"/>
        </w:rPr>
        <w:t>centre</w:t>
      </w:r>
      <w:r>
        <w:rPr>
          <w:rFonts w:cs="Arial" w:ascii="Arial" w:hAnsi="Arial"/>
          <w:spacing w:val="-12"/>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2"/>
        </w:rPr>
        <w:t xml:space="preserve"> </w:t>
      </w:r>
      <w:r>
        <w:rPr>
          <w:rFonts w:cs="Arial" w:ascii="Arial" w:hAnsi="Arial"/>
        </w:rPr>
        <w:t>female</w:t>
      </w:r>
      <w:r>
        <w:rPr>
          <w:rFonts w:cs="Arial" w:ascii="Arial" w:hAnsi="Arial"/>
          <w:spacing w:val="-12"/>
        </w:rPr>
        <w:t xml:space="preserve"> </w:t>
      </w:r>
      <w:r>
        <w:rPr>
          <w:rFonts w:cs="Arial" w:ascii="Arial" w:hAnsi="Arial"/>
        </w:rPr>
        <w:t>bay</w:t>
      </w:r>
      <w:r>
        <w:rPr>
          <w:rFonts w:cs="Arial" w:ascii="Arial" w:hAnsi="Arial"/>
          <w:spacing w:val="-11"/>
        </w:rPr>
        <w:t xml:space="preserve"> </w:t>
      </w:r>
      <w:r>
        <w:rPr>
          <w:rFonts w:cs="Arial" w:ascii="Arial" w:hAnsi="Arial"/>
        </w:rPr>
        <w:t>at</w:t>
      </w:r>
      <w:r>
        <w:rPr>
          <w:rFonts w:cs="Arial" w:ascii="Arial" w:hAnsi="Arial"/>
          <w:spacing w:val="-12"/>
        </w:rPr>
        <w:t xml:space="preserve"> </w:t>
      </w:r>
      <w:r>
        <w:rPr>
          <w:rFonts w:cs="Arial" w:ascii="Arial" w:hAnsi="Arial"/>
        </w:rPr>
        <w:t>the</w:t>
      </w:r>
      <w:r>
        <w:rPr>
          <w:rFonts w:cs="Arial" w:ascii="Arial" w:hAnsi="Arial"/>
          <w:spacing w:val="-11"/>
        </w:rPr>
        <w:t xml:space="preserve"> </w:t>
      </w:r>
      <w:r>
        <w:rPr>
          <w:rFonts w:cs="Arial" w:ascii="Arial" w:hAnsi="Arial"/>
        </w:rPr>
        <w:t>5m</w:t>
      </w:r>
      <w:r>
        <w:rPr>
          <w:rFonts w:cs="Arial" w:ascii="Arial" w:hAnsi="Arial"/>
          <w:spacing w:val="-11"/>
        </w:rPr>
        <w:t xml:space="preserve"> </w:t>
      </w:r>
      <w:r>
        <w:rPr>
          <w:rFonts w:cs="Arial" w:ascii="Arial" w:hAnsi="Arial"/>
        </w:rPr>
        <w:t>and</w:t>
      </w:r>
      <w:r>
        <w:rPr>
          <w:rFonts w:cs="Arial" w:ascii="Arial" w:hAnsi="Arial"/>
          <w:spacing w:val="-12"/>
        </w:rPr>
        <w:t xml:space="preserve"> </w:t>
      </w:r>
      <w:r>
        <w:rPr>
          <w:rFonts w:cs="Arial" w:ascii="Arial" w:hAnsi="Arial"/>
        </w:rPr>
        <w:t>400m</w:t>
      </w:r>
      <w:r>
        <w:rPr>
          <w:rFonts w:cs="Arial" w:ascii="Arial" w:hAnsi="Arial"/>
          <w:spacing w:val="-11"/>
        </w:rPr>
        <w:t xml:space="preserve"> </w:t>
      </w:r>
      <w:r>
        <w:rPr>
          <w:rFonts w:cs="Arial" w:ascii="Arial" w:hAnsi="Arial"/>
        </w:rPr>
        <w:t>plot</w:t>
      </w:r>
      <w:r>
        <w:rPr>
          <w:rFonts w:cs="Arial" w:ascii="Arial" w:hAnsi="Arial"/>
          <w:spacing w:val="-12"/>
        </w:rPr>
        <w:t xml:space="preserve"> </w:t>
      </w:r>
      <w:r>
        <w:rPr>
          <w:rFonts w:cs="Arial" w:ascii="Arial" w:hAnsi="Arial"/>
        </w:rPr>
        <w:t>in</w:t>
      </w:r>
      <w:r>
        <w:rPr>
          <w:rFonts w:cs="Arial" w:ascii="Arial" w:hAnsi="Arial"/>
          <w:spacing w:val="-12"/>
        </w:rPr>
        <w:t xml:space="preserve"> </w:t>
      </w:r>
      <w:r>
        <w:rPr>
          <w:rFonts w:cs="Arial" w:ascii="Arial" w:hAnsi="Arial"/>
        </w:rPr>
        <w:t>each</w:t>
      </w:r>
      <w:r>
        <w:rPr>
          <w:rFonts w:cs="Arial" w:ascii="Arial" w:hAnsi="Arial"/>
          <w:spacing w:val="-11"/>
        </w:rPr>
        <w:t xml:space="preserve"> </w:t>
      </w:r>
      <w:r>
        <w:rPr>
          <w:rFonts w:cs="Arial" w:ascii="Arial" w:hAnsi="Arial"/>
        </w:rPr>
        <w:t xml:space="preserve">field. </w:t>
      </w:r>
      <w:r>
        <w:rPr>
          <w:rFonts w:cs="Arial" w:ascii="Arial" w:hAnsi="Arial"/>
          <w:w w:val="95"/>
        </w:rPr>
        <w:t>Distances</w:t>
      </w:r>
      <w:r>
        <w:rPr>
          <w:rFonts w:cs="Arial" w:ascii="Arial" w:hAnsi="Arial"/>
          <w:spacing w:val="-5"/>
          <w:w w:val="95"/>
        </w:rPr>
        <w:t xml:space="preserve"> </w:t>
      </w:r>
      <w:r>
        <w:rPr>
          <w:rFonts w:cs="Arial" w:ascii="Arial" w:hAnsi="Arial"/>
          <w:w w:val="95"/>
        </w:rPr>
        <w:t>to</w:t>
      </w:r>
      <w:r>
        <w:rPr>
          <w:rFonts w:cs="Arial" w:ascii="Arial" w:hAnsi="Arial"/>
          <w:spacing w:val="-5"/>
          <w:w w:val="95"/>
        </w:rPr>
        <w:t xml:space="preserve"> </w:t>
      </w:r>
      <w:r>
        <w:rPr>
          <w:rFonts w:cs="Arial" w:ascii="Arial" w:hAnsi="Arial"/>
          <w:w w:val="95"/>
        </w:rPr>
        <w:t>nearest</w:t>
      </w:r>
      <w:r>
        <w:rPr>
          <w:rFonts w:cs="Arial" w:ascii="Arial" w:hAnsi="Arial"/>
          <w:spacing w:val="-5"/>
          <w:w w:val="95"/>
        </w:rPr>
        <w:t xml:space="preserve"> </w:t>
      </w:r>
      <w:r>
        <w:rPr>
          <w:rFonts w:cs="Arial" w:ascii="Arial" w:hAnsi="Arial"/>
          <w:w w:val="95"/>
        </w:rPr>
        <w:t>shelters</w:t>
      </w:r>
      <w:r>
        <w:rPr>
          <w:rFonts w:cs="Arial" w:ascii="Arial" w:hAnsi="Arial"/>
          <w:spacing w:val="-5"/>
          <w:w w:val="95"/>
        </w:rPr>
        <w:t xml:space="preserve"> </w:t>
      </w:r>
      <w:r>
        <w:rPr>
          <w:rFonts w:cs="Arial" w:ascii="Arial" w:hAnsi="Arial"/>
          <w:w w:val="95"/>
        </w:rPr>
        <w:t>were</w:t>
      </w:r>
      <w:r>
        <w:rPr>
          <w:rFonts w:cs="Arial" w:ascii="Arial" w:hAnsi="Arial"/>
          <w:spacing w:val="-5"/>
          <w:w w:val="95"/>
        </w:rPr>
        <w:t xml:space="preserve"> </w:t>
      </w:r>
      <w:r>
        <w:rPr>
          <w:rFonts w:cs="Arial" w:ascii="Arial" w:hAnsi="Arial"/>
          <w:w w:val="95"/>
        </w:rPr>
        <w:t>measured</w:t>
      </w:r>
      <w:r>
        <w:rPr>
          <w:rFonts w:cs="Arial" w:ascii="Arial" w:hAnsi="Arial"/>
          <w:spacing w:val="-5"/>
          <w:w w:val="95"/>
        </w:rPr>
        <w:t xml:space="preserve"> </w:t>
      </w:r>
      <w:r>
        <w:rPr>
          <w:rFonts w:cs="Arial" w:ascii="Arial" w:hAnsi="Arial"/>
          <w:w w:val="95"/>
        </w:rPr>
        <w:t>using</w:t>
      </w:r>
      <w:r>
        <w:rPr>
          <w:rFonts w:cs="Arial" w:ascii="Arial" w:hAnsi="Arial"/>
          <w:spacing w:val="-5"/>
          <w:w w:val="95"/>
        </w:rPr>
        <w:t xml:space="preserve"> </w:t>
      </w:r>
      <w:r>
        <w:rPr>
          <w:rFonts w:cs="Arial" w:ascii="Arial" w:hAnsi="Arial"/>
          <w:w w:val="95"/>
        </w:rPr>
        <w:t>a</w:t>
      </w:r>
      <w:r>
        <w:rPr>
          <w:rFonts w:cs="Arial" w:ascii="Arial" w:hAnsi="Arial"/>
          <w:spacing w:val="-5"/>
          <w:w w:val="95"/>
        </w:rPr>
        <w:t xml:space="preserve"> </w:t>
      </w:r>
      <w:r>
        <w:rPr>
          <w:rFonts w:cs="Arial" w:ascii="Arial" w:hAnsi="Arial"/>
          <w:w w:val="95"/>
        </w:rPr>
        <w:t>Nikon</w:t>
      </w:r>
      <w:r>
        <w:rPr>
          <w:rFonts w:cs="Arial" w:ascii="Arial" w:hAnsi="Arial"/>
          <w:spacing w:val="80"/>
          <w:sz w:val="10"/>
        </w:rPr>
        <w:t xml:space="preserve"> </w:t>
      </w:r>
      <w:r>
        <w:rPr>
          <w:rFonts w:cs="Arial" w:ascii="Arial" w:hAnsi="Arial"/>
          <w:w w:val="95"/>
        </w:rPr>
        <w:t>Laser</w:t>
      </w:r>
      <w:r>
        <w:rPr>
          <w:rFonts w:cs="Arial" w:ascii="Arial" w:hAnsi="Arial"/>
          <w:spacing w:val="-5"/>
          <w:w w:val="95"/>
        </w:rPr>
        <w:t xml:space="preserve"> </w:t>
      </w:r>
      <w:r>
        <w:rPr>
          <w:rFonts w:cs="Arial" w:ascii="Arial" w:hAnsi="Arial"/>
          <w:w w:val="95"/>
        </w:rPr>
        <w:t>800S</w:t>
      </w:r>
      <w:r>
        <w:rPr>
          <w:rFonts w:cs="Arial" w:ascii="Arial" w:hAnsi="Arial"/>
          <w:spacing w:val="-5"/>
          <w:w w:val="95"/>
        </w:rPr>
        <w:t xml:space="preserve"> </w:t>
      </w:r>
      <w:r>
        <w:rPr>
          <w:rFonts w:cs="Arial" w:ascii="Arial" w:hAnsi="Arial"/>
          <w:w w:val="95"/>
        </w:rPr>
        <w:t xml:space="preserve">Rangefinder. Finally, </w:t>
      </w:r>
      <w:r>
        <w:rPr>
          <w:rFonts w:cs="Arial" w:ascii="Arial" w:hAnsi="Arial"/>
          <w:spacing w:val="-2"/>
        </w:rPr>
        <w:t>we</w:t>
      </w:r>
      <w:r>
        <w:rPr>
          <w:rFonts w:cs="Arial" w:ascii="Arial" w:hAnsi="Arial"/>
          <w:spacing w:val="-6"/>
        </w:rPr>
        <w:t xml:space="preserve"> </w:t>
      </w:r>
      <w:r>
        <w:rPr>
          <w:rFonts w:cs="Arial" w:ascii="Arial" w:hAnsi="Arial"/>
          <w:spacing w:val="-2"/>
        </w:rPr>
        <w:t>incorporated</w:t>
      </w:r>
      <w:r>
        <w:rPr>
          <w:rFonts w:cs="Arial" w:ascii="Arial" w:hAnsi="Arial"/>
          <w:spacing w:val="-5"/>
        </w:rPr>
        <w:t xml:space="preserve"> </w:t>
      </w:r>
      <w:r>
        <w:rPr>
          <w:rFonts w:cs="Arial" w:ascii="Arial" w:hAnsi="Arial"/>
          <w:spacing w:val="-2"/>
        </w:rPr>
        <w:t>plot-level</w:t>
      </w:r>
      <w:r>
        <w:rPr>
          <w:rFonts w:cs="Arial" w:ascii="Arial" w:hAnsi="Arial"/>
          <w:spacing w:val="-5"/>
        </w:rPr>
        <w:t xml:space="preserve"> </w:t>
      </w:r>
      <w:r>
        <w:rPr>
          <w:rFonts w:cs="Arial" w:ascii="Arial" w:hAnsi="Arial"/>
          <w:spacing w:val="-2"/>
        </w:rPr>
        <w:t>visitation</w:t>
      </w:r>
      <w:r>
        <w:rPr>
          <w:rFonts w:cs="Arial" w:ascii="Arial" w:hAnsi="Arial"/>
          <w:spacing w:val="-5"/>
        </w:rPr>
        <w:t xml:space="preserve"> </w:t>
      </w:r>
      <w:r>
        <w:rPr>
          <w:rFonts w:cs="Arial" w:ascii="Arial" w:hAnsi="Arial"/>
          <w:spacing w:val="-2"/>
        </w:rPr>
        <w:t>data</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Waytes</w:t>
      </w:r>
      <w:r>
        <w:rPr>
          <w:rFonts w:cs="Arial" w:ascii="Arial" w:hAnsi="Arial"/>
          <w:spacing w:val="-5"/>
        </w:rPr>
        <w:t xml:space="preserve"> </w:t>
      </w:r>
      <w:hyperlink w:anchor="_bookmark113">
        <w:r>
          <w:rPr>
            <w:rFonts w:cs="Arial" w:ascii="Arial" w:hAnsi="Arial"/>
            <w:spacing w:val="-2"/>
          </w:rPr>
          <w:t>(2017;</w:t>
        </w:r>
      </w:hyperlink>
      <w:r>
        <w:rPr>
          <w:rFonts w:cs="Arial" w:ascii="Arial" w:hAnsi="Arial"/>
          <w:spacing w:val="-4"/>
        </w:rPr>
        <w:t xml:space="preserve"> </w:t>
      </w:r>
      <w:r>
        <w:rPr>
          <w:rFonts w:cs="Arial" w:ascii="Arial" w:hAnsi="Arial"/>
          <w:spacing w:val="-2"/>
        </w:rPr>
        <w:t>same</w:t>
      </w:r>
      <w:r>
        <w:rPr>
          <w:rFonts w:cs="Arial" w:ascii="Arial" w:hAnsi="Arial"/>
          <w:spacing w:val="-6"/>
        </w:rPr>
        <w:t xml:space="preserve"> </w:t>
      </w:r>
      <w:r>
        <w:rPr>
          <w:rFonts w:cs="Arial" w:ascii="Arial" w:hAnsi="Arial"/>
          <w:spacing w:val="-2"/>
        </w:rPr>
        <w:t>years</w:t>
      </w:r>
      <w:r>
        <w:rPr>
          <w:rFonts w:cs="Arial" w:ascii="Arial" w:hAnsi="Arial"/>
          <w:spacing w:val="-6"/>
        </w:rPr>
        <w:t xml:space="preserve"> </w:t>
      </w:r>
      <w:r>
        <w:rPr>
          <w:rFonts w:cs="Arial" w:ascii="Arial" w:hAnsi="Arial"/>
          <w:spacing w:val="-2"/>
        </w:rPr>
        <w:t>and</w:t>
      </w:r>
      <w:r>
        <w:rPr>
          <w:rFonts w:cs="Arial" w:ascii="Arial" w:hAnsi="Arial"/>
          <w:spacing w:val="-5"/>
        </w:rPr>
        <w:t xml:space="preserve"> </w:t>
      </w:r>
      <w:r>
        <w:rPr>
          <w:rFonts w:cs="Arial" w:ascii="Arial" w:hAnsi="Arial"/>
          <w:spacing w:val="-2"/>
        </w:rPr>
        <w:t>locations)</w:t>
      </w:r>
      <w:r>
        <w:rPr>
          <w:rFonts w:cs="Arial" w:ascii="Arial" w:hAnsi="Arial"/>
          <w:spacing w:val="-5"/>
        </w:rPr>
        <w:t xml:space="preserve"> </w:t>
      </w:r>
      <w:r>
        <w:rPr>
          <w:rFonts w:cs="Arial" w:ascii="Arial" w:hAnsi="Arial"/>
          <w:spacing w:val="-2"/>
        </w:rPr>
        <w:t xml:space="preserve">to </w:t>
      </w:r>
      <w:r>
        <w:rPr>
          <w:rFonts w:cs="Arial" w:ascii="Arial" w:hAnsi="Arial"/>
          <w:w w:val="95"/>
        </w:rPr>
        <w:t xml:space="preserve">more accurately gauge the effect of distance from shelter on visitation rates (647 total plots). </w:t>
      </w:r>
      <w:r>
        <w:rPr>
          <w:rFonts w:cs="Arial" w:ascii="Arial" w:hAnsi="Arial"/>
        </w:rPr>
        <w:t>All</w:t>
      </w:r>
      <w:r>
        <w:rPr>
          <w:rFonts w:cs="Arial" w:ascii="Arial" w:hAnsi="Arial"/>
          <w:spacing w:val="-15"/>
        </w:rPr>
        <w:t xml:space="preserve"> </w:t>
      </w:r>
      <w:r>
        <w:rPr>
          <w:rFonts w:cs="Arial" w:ascii="Arial" w:hAnsi="Arial"/>
        </w:rPr>
        <w:t>surveys</w:t>
      </w:r>
      <w:r>
        <w:rPr>
          <w:rFonts w:cs="Arial" w:ascii="Arial" w:hAnsi="Arial"/>
          <w:spacing w:val="-14"/>
        </w:rPr>
        <w:t xml:space="preserve"> </w:t>
      </w:r>
      <w:r>
        <w:rPr>
          <w:rFonts w:cs="Arial" w:ascii="Arial" w:hAnsi="Arial"/>
        </w:rPr>
        <w:t>occurred</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fair-weather</w:t>
      </w:r>
      <w:r>
        <w:rPr>
          <w:rFonts w:cs="Arial" w:ascii="Arial" w:hAnsi="Arial"/>
          <w:spacing w:val="-15"/>
        </w:rPr>
        <w:t xml:space="preserve"> </w:t>
      </w:r>
      <w:r>
        <w:rPr>
          <w:rFonts w:cs="Arial" w:ascii="Arial" w:hAnsi="Arial"/>
        </w:rPr>
        <w:t>days</w:t>
      </w:r>
      <w:r>
        <w:rPr>
          <w:rFonts w:cs="Arial" w:ascii="Arial" w:hAnsi="Arial"/>
          <w:spacing w:val="-14"/>
        </w:rPr>
        <w:t xml:space="preserve"> </w:t>
      </w:r>
      <w:r>
        <w:rPr>
          <w:rFonts w:cs="Arial" w:ascii="Arial" w:hAnsi="Arial"/>
        </w:rPr>
        <w:t>(median</w:t>
      </w:r>
      <w:r>
        <w:rPr>
          <w:rFonts w:cs="Arial" w:ascii="Arial" w:hAnsi="Arial"/>
          <w:spacing w:val="-15"/>
        </w:rPr>
        <w:t xml:space="preserve"> </w:t>
      </w:r>
      <w:r>
        <w:rPr>
          <w:rFonts w:cs="Arial" w:ascii="Arial" w:hAnsi="Arial"/>
        </w:rPr>
        <w:t>air</w:t>
      </w:r>
      <w:r>
        <w:rPr>
          <w:rFonts w:cs="Arial" w:ascii="Arial" w:hAnsi="Arial"/>
          <w:spacing w:val="-14"/>
        </w:rPr>
        <w:t xml:space="preserve"> </w:t>
      </w:r>
      <w:r>
        <w:rPr>
          <w:rFonts w:cs="Arial" w:ascii="Arial" w:hAnsi="Arial"/>
        </w:rPr>
        <w:t>temperature:</w:t>
      </w:r>
      <w:r>
        <w:rPr>
          <w:rFonts w:cs="Arial" w:ascii="Arial" w:hAnsi="Arial"/>
          <w:spacing w:val="-15"/>
        </w:rPr>
        <w:t xml:space="preserve"> </w:t>
      </w:r>
      <w:r>
        <w:rPr>
          <w:rFonts w:cs="Arial" w:ascii="Arial" w:hAnsi="Arial"/>
        </w:rPr>
        <w:t>24.5</w:t>
      </w:r>
      <w:r>
        <w:rPr>
          <w:rFonts w:cs="Arial" w:ascii="Arial" w:hAnsi="Arial"/>
          <w:i/>
          <w:vertAlign w:val="superscript"/>
        </w:rPr>
        <w:t>◦</w:t>
      </w:r>
      <w:r>
        <w:rPr>
          <w:rFonts w:cs="Arial" w:ascii="Arial" w:hAnsi="Arial"/>
        </w:rPr>
        <w:t>C.,</w:t>
      </w:r>
      <w:r>
        <w:rPr>
          <w:rFonts w:cs="Arial" w:ascii="Arial" w:hAnsi="Arial"/>
          <w:spacing w:val="-14"/>
        </w:rPr>
        <w:t xml:space="preserve"> </w:t>
      </w:r>
      <w:r>
        <w:rPr>
          <w:rFonts w:cs="Arial" w:ascii="Arial" w:hAnsi="Arial"/>
        </w:rPr>
        <w:t>range:</w:t>
      </w:r>
      <w:r>
        <w:rPr>
          <w:rFonts w:cs="Arial" w:ascii="Arial" w:hAnsi="Arial"/>
          <w:spacing w:val="-15"/>
        </w:rPr>
        <w:t xml:space="preserve"> </w:t>
      </w:r>
      <w:r>
        <w:rPr>
          <w:rFonts w:cs="Arial" w:ascii="Arial" w:hAnsi="Arial"/>
        </w:rPr>
        <w:t>17–33) with</w:t>
      </w:r>
      <w:r>
        <w:rPr>
          <w:rFonts w:cs="Arial" w:ascii="Arial" w:hAnsi="Arial"/>
          <w:spacing w:val="-1"/>
        </w:rPr>
        <w:t xml:space="preserve"> </w:t>
      </w:r>
      <w:r>
        <w:rPr>
          <w:rFonts w:cs="Arial" w:ascii="Arial" w:hAnsi="Arial"/>
        </w:rPr>
        <w:t>no</w:t>
      </w:r>
      <w:r>
        <w:rPr>
          <w:rFonts w:cs="Arial" w:ascii="Arial" w:hAnsi="Arial"/>
          <w:spacing w:val="-1"/>
        </w:rPr>
        <w:t xml:space="preserve"> </w:t>
      </w:r>
      <w:r>
        <w:rPr>
          <w:rFonts w:cs="Arial" w:ascii="Arial" w:hAnsi="Arial"/>
        </w:rPr>
        <w:t>rain</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minimal</w:t>
      </w:r>
      <w:r>
        <w:rPr>
          <w:rFonts w:cs="Arial" w:ascii="Arial" w:hAnsi="Arial"/>
          <w:spacing w:val="-1"/>
        </w:rPr>
        <w:t xml:space="preserve"> </w:t>
      </w:r>
      <w:r>
        <w:rPr>
          <w:rFonts w:cs="Arial" w:ascii="Arial" w:hAnsi="Arial"/>
        </w:rPr>
        <w:t>wind</w:t>
      </w:r>
      <w:r>
        <w:rPr>
          <w:rFonts w:cs="Arial" w:ascii="Arial" w:hAnsi="Arial"/>
          <w:spacing w:val="-1"/>
        </w:rPr>
        <w:t xml:space="preserve"> </w:t>
      </w:r>
      <w:r>
        <w:rPr>
          <w:rFonts w:cs="Arial" w:ascii="Arial" w:hAnsi="Arial"/>
        </w:rPr>
        <w:t>(less</w:t>
      </w:r>
      <w:r>
        <w:rPr>
          <w:rFonts w:cs="Arial" w:ascii="Arial" w:hAnsi="Arial"/>
          <w:spacing w:val="-1"/>
        </w:rPr>
        <w:t xml:space="preserve"> </w:t>
      </w:r>
      <w:r>
        <w:rPr>
          <w:rFonts w:cs="Arial" w:ascii="Arial" w:hAnsi="Arial"/>
        </w:rPr>
        <w:t>than</w:t>
      </w:r>
      <w:r>
        <w:rPr>
          <w:rFonts w:cs="Arial" w:ascii="Arial" w:hAnsi="Arial"/>
          <w:spacing w:val="-1"/>
        </w:rPr>
        <w:t xml:space="preserve"> </w:t>
      </w:r>
      <w:r>
        <w:rPr>
          <w:rFonts w:cs="Arial" w:ascii="Arial" w:hAnsi="Arial"/>
        </w:rPr>
        <w:t>30km/hr).</w:t>
      </w:r>
    </w:p>
    <w:p>
      <w:pPr>
        <w:pStyle w:val="TextBody"/>
        <w:spacing w:lineRule="auto" w:line="420"/>
        <w:ind w:right="1055" w:firstLine="120"/>
        <w:jc w:val="both"/>
        <w:pPrChange w:id="0" w:author="Hoover, Shelley" w:date="2022-09-12T08:30:00Z">
          <w:pPr>
            <w:pStyle w:val="Textbody"/>
            <w:jc w:val="both"/>
            <w:ind w:left="120" w:right="1055" w:firstLine="351"/>
            <w:spacing w:lineRule="auto" w:line="420"/>
          </w:pPr>
        </w:pPrChange>
        <w:rPr>
          <w:rFonts w:ascii="Arial" w:hAnsi="Arial" w:cs="Arial"/>
          <w:spacing w:val="-5"/>
          <w:w w:val="95"/>
          <w:del w:id="9" w:author="Hoover, Shelley" w:date="2022-09-09T15:32:00Z"/>
        </w:rPr>
      </w:pPr>
      <w:r>
        <w:rPr>
          <w:rFonts w:cs="Arial" w:ascii="Arial" w:hAnsi="Arial"/>
          <w:w w:val="95"/>
        </w:rPr>
        <w:t>Insect visitation and pollination data were collected once during the main canola bloom</w:t>
      </w:r>
      <w:r>
        <w:rPr>
          <w:rFonts w:cs="Arial" w:ascii="Arial" w:hAnsi="Arial"/>
          <w:spacing w:val="40"/>
        </w:rPr>
        <w:t xml:space="preserve"> </w:t>
      </w:r>
      <w:r>
        <w:rPr>
          <w:rFonts w:cs="Arial" w:ascii="Arial" w:hAnsi="Arial"/>
          <w:w w:val="95"/>
        </w:rPr>
        <w:t xml:space="preserve">at each field (late June - late July), and plants were collected just prior to harvest (mid - late </w:t>
      </w:r>
      <w:r>
        <w:rPr>
          <w:rFonts w:cs="Arial" w:ascii="Arial" w:hAnsi="Arial"/>
        </w:rPr>
        <w:t>August).</w:t>
      </w:r>
      <w:r>
        <w:rPr>
          <w:rFonts w:cs="Arial" w:ascii="Arial" w:hAnsi="Arial"/>
          <w:spacing w:val="30"/>
        </w:rPr>
        <w:t xml:space="preserve"> </w:t>
      </w:r>
      <w:r>
        <w:rPr>
          <w:rFonts w:cs="Arial" w:ascii="Arial" w:hAnsi="Arial"/>
        </w:rPr>
        <w:t>We</w:t>
      </w:r>
      <w:r>
        <w:rPr>
          <w:rFonts w:cs="Arial" w:ascii="Arial" w:hAnsi="Arial"/>
          <w:spacing w:val="-3"/>
        </w:rPr>
        <w:t xml:space="preserve"> </w:t>
      </w:r>
      <w:r>
        <w:rPr>
          <w:rFonts w:cs="Arial" w:ascii="Arial" w:hAnsi="Arial"/>
        </w:rPr>
        <w:t>recorded</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number</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insect</w:t>
      </w:r>
      <w:r>
        <w:rPr>
          <w:rFonts w:cs="Arial" w:ascii="Arial" w:hAnsi="Arial"/>
          <w:spacing w:val="-3"/>
        </w:rPr>
        <w:t xml:space="preserve"> </w:t>
      </w:r>
      <w:r>
        <w:rPr>
          <w:rFonts w:cs="Arial" w:ascii="Arial" w:hAnsi="Arial"/>
        </w:rPr>
        <w:t>visits</w:t>
      </w:r>
      <w:r>
        <w:rPr>
          <w:rFonts w:cs="Arial" w:ascii="Arial" w:hAnsi="Arial"/>
          <w:spacing w:val="-3"/>
        </w:rPr>
        <w:t xml:space="preserve"> </w:t>
      </w:r>
      <w:r>
        <w:rPr>
          <w:rFonts w:cs="Arial" w:ascii="Arial" w:hAnsi="Arial"/>
        </w:rPr>
        <w:t>that</w:t>
      </w:r>
      <w:r>
        <w:rPr>
          <w:rFonts w:cs="Arial" w:ascii="Arial" w:hAnsi="Arial"/>
          <w:spacing w:val="-3"/>
        </w:rPr>
        <w:t xml:space="preserve"> </w:t>
      </w:r>
      <w:r>
        <w:rPr>
          <w:rFonts w:cs="Arial" w:ascii="Arial" w:hAnsi="Arial"/>
        </w:rPr>
        <w:t>contacted</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stigmas</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 xml:space="preserve">anthers </w:t>
      </w:r>
      <w:r>
        <w:rPr>
          <w:rFonts w:cs="Arial" w:ascii="Arial" w:hAnsi="Arial"/>
          <w:w w:val="95"/>
        </w:rPr>
        <w:t xml:space="preserve">of flowers during 10 minutes of observation (5 min for seed fields during 2015), recorded the identity of the visitor, and counted the number of open, visitable flowers in each plot (petals </w:t>
      </w:r>
      <w:r>
        <w:rPr>
          <w:rFonts w:cs="Arial" w:ascii="Arial" w:hAnsi="Arial"/>
        </w:rPr>
        <w:t>had</w:t>
      </w:r>
      <w:r>
        <w:rPr>
          <w:rFonts w:cs="Arial" w:ascii="Arial" w:hAnsi="Arial"/>
          <w:spacing w:val="-3"/>
        </w:rPr>
        <w:t xml:space="preserve"> </w:t>
      </w:r>
      <w:r>
        <w:rPr>
          <w:rFonts w:cs="Arial" w:ascii="Arial" w:hAnsi="Arial"/>
        </w:rPr>
        <w:t>not</w:t>
      </w:r>
      <w:r>
        <w:rPr>
          <w:rFonts w:cs="Arial" w:ascii="Arial" w:hAnsi="Arial"/>
          <w:spacing w:val="-3"/>
        </w:rPr>
        <w:t xml:space="preserve"> </w:t>
      </w:r>
      <w:r>
        <w:rPr>
          <w:rFonts w:cs="Arial" w:ascii="Arial" w:hAnsi="Arial"/>
        </w:rPr>
        <w:t>yet</w:t>
      </w:r>
      <w:r>
        <w:rPr>
          <w:rFonts w:cs="Arial" w:ascii="Arial" w:hAnsi="Arial"/>
          <w:spacing w:val="-3"/>
        </w:rPr>
        <w:t xml:space="preserve"> </w:t>
      </w:r>
      <w:r>
        <w:rPr>
          <w:rFonts w:cs="Arial" w:ascii="Arial" w:hAnsi="Arial"/>
        </w:rPr>
        <w:t>started</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dehisce,</w:t>
      </w:r>
      <w:r>
        <w:rPr>
          <w:rFonts w:cs="Arial" w:ascii="Arial" w:hAnsi="Arial"/>
          <w:spacing w:val="-1"/>
        </w:rPr>
        <w:t xml:space="preserve"> </w:t>
      </w:r>
      <w:r>
        <w:rPr>
          <w:rFonts w:cs="Arial" w:ascii="Arial" w:hAnsi="Arial"/>
        </w:rPr>
        <w:t>style</w:t>
      </w:r>
      <w:r>
        <w:rPr>
          <w:rFonts w:cs="Arial" w:ascii="Arial" w:hAnsi="Arial"/>
          <w:spacing w:val="-3"/>
        </w:rPr>
        <w:t xml:space="preserve"> </w:t>
      </w:r>
      <w:r>
        <w:rPr>
          <w:rFonts w:cs="Arial" w:ascii="Arial" w:hAnsi="Arial"/>
        </w:rPr>
        <w:t>had</w:t>
      </w:r>
      <w:r>
        <w:rPr>
          <w:rFonts w:cs="Arial" w:ascii="Arial" w:hAnsi="Arial"/>
          <w:spacing w:val="-3"/>
        </w:rPr>
        <w:t xml:space="preserve"> </w:t>
      </w:r>
      <w:r>
        <w:rPr>
          <w:rFonts w:cs="Arial" w:ascii="Arial" w:hAnsi="Arial"/>
        </w:rPr>
        <w:t>not</w:t>
      </w:r>
      <w:r>
        <w:rPr>
          <w:rFonts w:cs="Arial" w:ascii="Arial" w:hAnsi="Arial"/>
          <w:spacing w:val="-3"/>
        </w:rPr>
        <w:t xml:space="preserve"> </w:t>
      </w:r>
      <w:r>
        <w:rPr>
          <w:rFonts w:cs="Arial" w:ascii="Arial" w:hAnsi="Arial"/>
        </w:rPr>
        <w:t>elongated</w:t>
      </w:r>
      <w:r>
        <w:rPr>
          <w:rFonts w:cs="Arial" w:ascii="Arial" w:hAnsi="Arial"/>
          <w:spacing w:val="-3"/>
        </w:rPr>
        <w:t xml:space="preserve"> </w:t>
      </w:r>
      <w:r>
        <w:rPr>
          <w:rFonts w:cs="Arial" w:ascii="Arial" w:hAnsi="Arial"/>
        </w:rPr>
        <w:t>more</w:t>
      </w:r>
      <w:r>
        <w:rPr>
          <w:rFonts w:cs="Arial" w:ascii="Arial" w:hAnsi="Arial"/>
          <w:spacing w:val="-3"/>
        </w:rPr>
        <w:t xml:space="preserve"> </w:t>
      </w:r>
      <w:r>
        <w:rPr>
          <w:rFonts w:cs="Arial" w:ascii="Arial" w:hAnsi="Arial"/>
        </w:rPr>
        <w:t>than</w:t>
      </w:r>
      <w:r>
        <w:rPr>
          <w:rFonts w:cs="Arial" w:ascii="Arial" w:hAnsi="Arial"/>
          <w:spacing w:val="-3"/>
        </w:rPr>
        <w:t xml:space="preserve"> </w:t>
      </w:r>
      <w:r>
        <w:rPr>
          <w:rFonts w:cs="Arial" w:ascii="Arial" w:hAnsi="Arial"/>
        </w:rPr>
        <w:t>3-4</w:t>
      </w:r>
      <w:r>
        <w:rPr>
          <w:rFonts w:cs="Arial" w:ascii="Arial" w:hAnsi="Arial"/>
          <w:spacing w:val="-3"/>
        </w:rPr>
        <w:t xml:space="preserve"> </w:t>
      </w:r>
      <w:r>
        <w:rPr>
          <w:rFonts w:cs="Arial" w:ascii="Arial" w:hAnsi="Arial"/>
        </w:rPr>
        <w:t>millimeters</w:t>
      </w:r>
      <w:r>
        <w:rPr>
          <w:rFonts w:cs="Arial" w:ascii="Arial" w:hAnsi="Arial"/>
          <w:spacing w:val="-3"/>
        </w:rPr>
        <w:t xml:space="preserve"> </w:t>
      </w:r>
      <w:r>
        <w:rPr>
          <w:rFonts w:cs="Arial" w:ascii="Arial" w:hAnsi="Arial"/>
        </w:rPr>
        <w:t>beyond the</w:t>
      </w:r>
      <w:r>
        <w:rPr>
          <w:rFonts w:cs="Arial" w:ascii="Arial" w:hAnsi="Arial"/>
          <w:spacing w:val="-4"/>
        </w:rPr>
        <w:t xml:space="preserve"> </w:t>
      </w:r>
      <w:r>
        <w:rPr>
          <w:rFonts w:cs="Arial" w:ascii="Arial" w:hAnsi="Arial"/>
        </w:rPr>
        <w:t>anthers).</w:t>
      </w:r>
      <w:r>
        <w:rPr>
          <w:rFonts w:cs="Arial" w:ascii="Arial" w:hAnsi="Arial"/>
          <w:spacing w:val="37"/>
        </w:rPr>
        <w:t xml:space="preserve"> </w:t>
      </w:r>
      <w:r>
        <w:rPr>
          <w:rFonts w:cs="Arial" w:ascii="Arial" w:hAnsi="Arial"/>
        </w:rPr>
        <w:t>To</w:t>
      </w:r>
      <w:r>
        <w:rPr>
          <w:rFonts w:cs="Arial" w:ascii="Arial" w:hAnsi="Arial"/>
          <w:spacing w:val="-4"/>
        </w:rPr>
        <w:t xml:space="preserve"> </w:t>
      </w:r>
      <w:r>
        <w:rPr>
          <w:rFonts w:cs="Arial" w:ascii="Arial" w:hAnsi="Arial"/>
        </w:rPr>
        <w:t>assess</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deposition, we</w:t>
      </w:r>
      <w:r>
        <w:rPr>
          <w:rFonts w:cs="Arial" w:ascii="Arial" w:hAnsi="Arial"/>
          <w:spacing w:val="-4"/>
        </w:rPr>
        <w:t xml:space="preserve"> </w:t>
      </w:r>
      <w:r>
        <w:rPr>
          <w:rFonts w:cs="Arial" w:ascii="Arial" w:hAnsi="Arial"/>
        </w:rPr>
        <w:t>collected</w:t>
      </w:r>
      <w:r>
        <w:rPr>
          <w:rFonts w:cs="Arial" w:ascii="Arial" w:hAnsi="Arial"/>
          <w:spacing w:val="-4"/>
        </w:rPr>
        <w:t xml:space="preserve"> </w:t>
      </w:r>
      <w:r>
        <w:rPr>
          <w:rFonts w:cs="Arial" w:ascii="Arial" w:hAnsi="Arial"/>
        </w:rPr>
        <w:t>stigmas</w:t>
      </w:r>
      <w:r>
        <w:rPr>
          <w:rFonts w:cs="Arial" w:ascii="Arial" w:hAnsi="Arial"/>
          <w:spacing w:val="-4"/>
        </w:rPr>
        <w:t xml:space="preserve"> </w:t>
      </w:r>
      <w:r>
        <w:rPr>
          <w:rFonts w:cs="Arial" w:ascii="Arial" w:hAnsi="Arial"/>
        </w:rPr>
        <w:t>from</w:t>
      </w:r>
      <w:r>
        <w:rPr>
          <w:rFonts w:cs="Arial" w:ascii="Arial" w:hAnsi="Arial"/>
          <w:spacing w:val="-4"/>
        </w:rPr>
        <w:t xml:space="preserve"> </w:t>
      </w:r>
      <w:r>
        <w:rPr>
          <w:rFonts w:cs="Arial" w:ascii="Arial" w:hAnsi="Arial"/>
        </w:rPr>
        <w:t>five</w:t>
      </w:r>
      <w:r>
        <w:rPr>
          <w:rFonts w:cs="Arial" w:ascii="Arial" w:hAnsi="Arial"/>
          <w:spacing w:val="-4"/>
        </w:rPr>
        <w:t xml:space="preserve"> </w:t>
      </w:r>
      <w:r>
        <w:rPr>
          <w:rFonts w:cs="Arial" w:ascii="Arial" w:hAnsi="Arial"/>
        </w:rPr>
        <w:t>random</w:t>
      </w:r>
      <w:r>
        <w:rPr>
          <w:rFonts w:cs="Arial" w:ascii="Arial" w:hAnsi="Arial"/>
          <w:spacing w:val="-4"/>
        </w:rPr>
        <w:t xml:space="preserve"> </w:t>
      </w:r>
      <w:r>
        <w:rPr>
          <w:rFonts w:cs="Arial" w:ascii="Arial" w:hAnsi="Arial"/>
        </w:rPr>
        <w:t>flowers at</w:t>
      </w:r>
      <w:r>
        <w:rPr>
          <w:rFonts w:cs="Arial" w:ascii="Arial" w:hAnsi="Arial"/>
          <w:spacing w:val="-9"/>
        </w:rPr>
        <w:t xml:space="preserve"> </w:t>
      </w:r>
      <w:r>
        <w:rPr>
          <w:rFonts w:cs="Arial" w:ascii="Arial" w:hAnsi="Arial"/>
        </w:rPr>
        <w:t>each</w:t>
      </w:r>
      <w:r>
        <w:rPr>
          <w:rFonts w:cs="Arial" w:ascii="Arial" w:hAnsi="Arial"/>
          <w:spacing w:val="-9"/>
        </w:rPr>
        <w:t xml:space="preserve"> </w:t>
      </w:r>
      <w:r>
        <w:rPr>
          <w:rFonts w:cs="Arial" w:ascii="Arial" w:hAnsi="Arial"/>
        </w:rPr>
        <w:t>female</w:t>
      </w:r>
      <w:r>
        <w:rPr>
          <w:rFonts w:cs="Arial" w:ascii="Arial" w:hAnsi="Arial"/>
          <w:spacing w:val="-9"/>
        </w:rPr>
        <w:t xml:space="preserve"> </w:t>
      </w:r>
      <w:r>
        <w:rPr>
          <w:rFonts w:cs="Arial" w:ascii="Arial" w:hAnsi="Arial"/>
        </w:rPr>
        <w:t>plot,</w:t>
      </w:r>
      <w:r>
        <w:rPr>
          <w:rFonts w:cs="Arial" w:ascii="Arial" w:hAnsi="Arial"/>
          <w:spacing w:val="-8"/>
        </w:rPr>
        <w:t xml:space="preserve"> </w:t>
      </w:r>
      <w:r>
        <w:rPr>
          <w:rFonts w:cs="Arial" w:ascii="Arial" w:hAnsi="Arial"/>
        </w:rPr>
        <w:t>mounted</w:t>
      </w:r>
      <w:r>
        <w:rPr>
          <w:rFonts w:cs="Arial" w:ascii="Arial" w:hAnsi="Arial"/>
          <w:spacing w:val="-9"/>
        </w:rPr>
        <w:t xml:space="preserve"> </w:t>
      </w:r>
      <w:r>
        <w:rPr>
          <w:rFonts w:cs="Arial" w:ascii="Arial" w:hAnsi="Arial"/>
        </w:rPr>
        <w:t>them</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fuchsin</w:t>
      </w:r>
      <w:r>
        <w:rPr>
          <w:rFonts w:cs="Arial" w:ascii="Arial" w:hAnsi="Arial"/>
          <w:spacing w:val="-9"/>
        </w:rPr>
        <w:t xml:space="preserve"> </w:t>
      </w:r>
      <w:r>
        <w:rPr>
          <w:rFonts w:cs="Arial" w:ascii="Arial" w:hAnsi="Arial"/>
        </w:rPr>
        <w:t>gel</w:t>
      </w:r>
      <w:r>
        <w:rPr>
          <w:rFonts w:cs="Arial" w:ascii="Arial" w:hAnsi="Arial"/>
          <w:spacing w:val="-9"/>
        </w:rPr>
        <w:t xml:space="preserve"> </w:t>
      </w:r>
      <w:hyperlink w:anchor="_bookmark13">
        <w:r>
          <w:rPr>
            <w:rFonts w:cs="Arial" w:ascii="Arial" w:hAnsi="Arial"/>
          </w:rPr>
          <w:t>(Beattie,</w:t>
        </w:r>
      </w:hyperlink>
      <w:r>
        <w:rPr>
          <w:rFonts w:cs="Arial" w:ascii="Arial" w:hAnsi="Arial"/>
          <w:spacing w:val="-9"/>
        </w:rPr>
        <w:t xml:space="preserve"> </w:t>
      </w:r>
      <w:hyperlink w:anchor="_bookmark13">
        <w:r>
          <w:rPr>
            <w:rFonts w:cs="Arial" w:ascii="Arial" w:hAnsi="Arial"/>
          </w:rPr>
          <w:t>1971)</w:t>
        </w:r>
      </w:hyperlink>
      <w:r>
        <w:rPr>
          <w:rFonts w:cs="Arial" w:ascii="Arial" w:hAnsi="Arial"/>
          <w:spacing w:val="-9"/>
        </w:rPr>
        <w:t xml:space="preserve"> </w:t>
      </w:r>
      <w:r>
        <w:rPr>
          <w:rFonts w:cs="Arial" w:ascii="Arial" w:hAnsi="Arial"/>
        </w:rPr>
        <w:t>on</w:t>
      </w:r>
      <w:r>
        <w:rPr>
          <w:rFonts w:cs="Arial" w:ascii="Arial" w:hAnsi="Arial"/>
          <w:spacing w:val="-9"/>
        </w:rPr>
        <w:t xml:space="preserve"> </w:t>
      </w:r>
      <w:r>
        <w:rPr>
          <w:rFonts w:cs="Arial" w:ascii="Arial" w:hAnsi="Arial"/>
        </w:rPr>
        <w:t>depression</w:t>
      </w:r>
      <w:r>
        <w:rPr>
          <w:rFonts w:cs="Arial" w:ascii="Arial" w:hAnsi="Arial"/>
          <w:spacing w:val="-9"/>
        </w:rPr>
        <w:t xml:space="preserve"> </w:t>
      </w:r>
      <w:r>
        <w:rPr>
          <w:rFonts w:cs="Arial" w:ascii="Arial" w:hAnsi="Arial"/>
        </w:rPr>
        <w:t>slides,</w:t>
      </w:r>
      <w:r>
        <w:rPr>
          <w:rFonts w:cs="Arial" w:ascii="Arial" w:hAnsi="Arial"/>
          <w:spacing w:val="-8"/>
        </w:rPr>
        <w:t xml:space="preserve"> </w:t>
      </w:r>
      <w:r>
        <w:rPr>
          <w:rFonts w:cs="Arial" w:ascii="Arial" w:hAnsi="Arial"/>
        </w:rPr>
        <w:t>and counted</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pollen</w:t>
      </w:r>
      <w:r>
        <w:rPr>
          <w:rFonts w:cs="Arial" w:ascii="Arial" w:hAnsi="Arial"/>
          <w:spacing w:val="-10"/>
        </w:rPr>
        <w:t xml:space="preserve"> </w:t>
      </w:r>
      <w:r>
        <w:rPr>
          <w:rFonts w:cs="Arial" w:ascii="Arial" w:hAnsi="Arial"/>
        </w:rPr>
        <w:t>on</w:t>
      </w:r>
      <w:r>
        <w:rPr>
          <w:rFonts w:cs="Arial" w:ascii="Arial" w:hAnsi="Arial"/>
          <w:spacing w:val="-10"/>
        </w:rPr>
        <w:t xml:space="preserve"> </w:t>
      </w:r>
      <w:r>
        <w:rPr>
          <w:rFonts w:cs="Arial" w:ascii="Arial" w:hAnsi="Arial"/>
        </w:rPr>
        <w:t>each</w:t>
      </w:r>
      <w:r>
        <w:rPr>
          <w:rFonts w:cs="Arial" w:ascii="Arial" w:hAnsi="Arial"/>
          <w:spacing w:val="-10"/>
        </w:rPr>
        <w:t xml:space="preserve"> </w:t>
      </w:r>
      <w:r>
        <w:rPr>
          <w:rFonts w:cs="Arial" w:ascii="Arial" w:hAnsi="Arial"/>
        </w:rPr>
        <w:t>stigma</w:t>
      </w:r>
      <w:r>
        <w:rPr>
          <w:rFonts w:cs="Arial" w:ascii="Arial" w:hAnsi="Arial"/>
          <w:spacing w:val="-10"/>
        </w:rPr>
        <w:t xml:space="preserve"> </w:t>
      </w:r>
      <w:r>
        <w:rPr>
          <w:rFonts w:cs="Arial" w:ascii="Arial" w:hAnsi="Arial"/>
        </w:rPr>
        <w:t>using</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Leica</w:t>
      </w:r>
      <w:r>
        <w:rPr>
          <w:rFonts w:cs="Arial" w:ascii="Arial" w:hAnsi="Arial"/>
          <w:spacing w:val="60"/>
          <w:sz w:val="10"/>
        </w:rPr>
        <w:t xml:space="preserve"> </w:t>
      </w:r>
      <w:r>
        <w:rPr>
          <w:rFonts w:cs="Arial" w:ascii="Arial" w:hAnsi="Arial"/>
        </w:rPr>
        <w:t>DME</w:t>
      </w:r>
      <w:r>
        <w:rPr>
          <w:rFonts w:cs="Arial" w:ascii="Arial" w:hAnsi="Arial"/>
          <w:spacing w:val="-10"/>
        </w:rPr>
        <w:t xml:space="preserve"> </w:t>
      </w:r>
      <w:r>
        <w:rPr>
          <w:rFonts w:cs="Arial" w:ascii="Arial" w:hAnsi="Arial"/>
        </w:rPr>
        <w:t>13595</w:t>
      </w:r>
      <w:r>
        <w:rPr>
          <w:rFonts w:cs="Arial" w:ascii="Arial" w:hAnsi="Arial"/>
          <w:spacing w:val="-10"/>
        </w:rPr>
        <w:t xml:space="preserve"> </w:t>
      </w:r>
      <w:r>
        <w:rPr>
          <w:rFonts w:cs="Arial" w:ascii="Arial" w:hAnsi="Arial"/>
        </w:rPr>
        <w:t>light</w:t>
      </w:r>
      <w:r>
        <w:rPr>
          <w:rFonts w:cs="Arial" w:ascii="Arial" w:hAnsi="Arial"/>
          <w:spacing w:val="-10"/>
        </w:rPr>
        <w:t xml:space="preserve"> </w:t>
      </w:r>
      <w:r>
        <w:rPr>
          <w:rFonts w:cs="Arial" w:ascii="Arial" w:hAnsi="Arial"/>
        </w:rPr>
        <w:t>microscope</w:t>
      </w:r>
      <w:r>
        <w:rPr>
          <w:rFonts w:cs="Arial" w:ascii="Arial" w:hAnsi="Arial"/>
          <w:spacing w:val="-10"/>
        </w:rPr>
        <w:t xml:space="preserve"> </w:t>
      </w:r>
      <w:r>
        <w:rPr>
          <w:rFonts w:cs="Arial" w:ascii="Arial" w:hAnsi="Arial"/>
        </w:rPr>
        <w:t>under</w:t>
      </w:r>
      <w:r>
        <w:rPr>
          <w:rFonts w:cs="Arial" w:ascii="Arial" w:hAnsi="Arial"/>
          <w:spacing w:val="-10"/>
        </w:rPr>
        <w:t xml:space="preserve"> </w:t>
      </w:r>
      <w:r>
        <w:rPr>
          <w:rFonts w:cs="Arial" w:ascii="Arial" w:hAnsi="Arial"/>
        </w:rPr>
        <w:t>100x magnification</w:t>
      </w:r>
      <w:r>
        <w:rPr>
          <w:rFonts w:cs="Arial" w:ascii="Arial" w:hAnsi="Arial"/>
          <w:spacing w:val="-13"/>
        </w:rPr>
        <w:t xml:space="preserve"> </w:t>
      </w:r>
      <w:r>
        <w:rPr>
          <w:rFonts w:cs="Arial" w:ascii="Arial" w:hAnsi="Arial"/>
        </w:rPr>
        <w:t>(1294</w:t>
      </w:r>
      <w:r>
        <w:rPr>
          <w:rFonts w:cs="Arial" w:ascii="Arial" w:hAnsi="Arial"/>
          <w:spacing w:val="-13"/>
        </w:rPr>
        <w:t xml:space="preserve"> </w:t>
      </w:r>
      <w:r>
        <w:rPr>
          <w:rFonts w:cs="Arial" w:ascii="Arial" w:hAnsi="Arial"/>
        </w:rPr>
        <w:t>commodity</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1050</w:t>
      </w:r>
      <w:r>
        <w:rPr>
          <w:rFonts w:cs="Arial" w:ascii="Arial" w:hAnsi="Arial"/>
          <w:spacing w:val="-13"/>
        </w:rPr>
        <w:t xml:space="preserve"> </w:t>
      </w:r>
      <w:r>
        <w:rPr>
          <w:rFonts w:cs="Arial" w:ascii="Arial" w:hAnsi="Arial"/>
        </w:rPr>
        <w:t>seed</w:t>
      </w:r>
      <w:r>
        <w:rPr>
          <w:rFonts w:cs="Arial" w:ascii="Arial" w:hAnsi="Arial"/>
          <w:spacing w:val="-13"/>
        </w:rPr>
        <w:t xml:space="preserve"> </w:t>
      </w:r>
      <w:r>
        <w:rPr>
          <w:rFonts w:cs="Arial" w:ascii="Arial" w:hAnsi="Arial"/>
        </w:rPr>
        <w:t>canola</w:t>
      </w:r>
      <w:r>
        <w:rPr>
          <w:rFonts w:cs="Arial" w:ascii="Arial" w:hAnsi="Arial"/>
          <w:spacing w:val="-13"/>
        </w:rPr>
        <w:t xml:space="preserve"> </w:t>
      </w:r>
      <w:r>
        <w:rPr>
          <w:rFonts w:cs="Arial" w:ascii="Arial" w:hAnsi="Arial"/>
        </w:rPr>
        <w:t>stigmas).</w:t>
      </w:r>
      <w:r>
        <w:rPr>
          <w:rFonts w:cs="Arial" w:ascii="Arial" w:hAnsi="Arial"/>
          <w:spacing w:val="10"/>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end</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 xml:space="preserve">growing </w:t>
      </w:r>
      <w:r>
        <w:rPr>
          <w:rFonts w:cs="Arial" w:ascii="Arial" w:hAnsi="Arial"/>
          <w:spacing w:val="-2"/>
        </w:rPr>
        <w:t>season,</w:t>
      </w:r>
      <w:r>
        <w:rPr>
          <w:rFonts w:cs="Arial" w:ascii="Arial" w:hAnsi="Arial"/>
          <w:spacing w:val="-7"/>
        </w:rPr>
        <w:t xml:space="preserve"> </w:t>
      </w:r>
      <w:r>
        <w:rPr>
          <w:rFonts w:cs="Arial" w:ascii="Arial" w:hAnsi="Arial"/>
          <w:spacing w:val="-2"/>
        </w:rPr>
        <w:t>we</w:t>
      </w:r>
      <w:r>
        <w:rPr>
          <w:rFonts w:cs="Arial" w:ascii="Arial" w:hAnsi="Arial"/>
          <w:spacing w:val="-7"/>
        </w:rPr>
        <w:t xml:space="preserve"> </w:t>
      </w:r>
      <w:r>
        <w:rPr>
          <w:rFonts w:cs="Arial" w:ascii="Arial" w:hAnsi="Arial"/>
          <w:spacing w:val="-2"/>
        </w:rPr>
        <w:t>collected</w:t>
      </w:r>
      <w:r>
        <w:rPr>
          <w:rFonts w:cs="Arial" w:ascii="Arial" w:hAnsi="Arial"/>
          <w:spacing w:val="-7"/>
        </w:rPr>
        <w:t xml:space="preserve"> </w:t>
      </w:r>
      <w:r>
        <w:rPr>
          <w:rFonts w:cs="Arial" w:ascii="Arial" w:hAnsi="Arial"/>
          <w:spacing w:val="-2"/>
        </w:rPr>
        <w:t>three</w:t>
      </w:r>
      <w:r>
        <w:rPr>
          <w:rFonts w:cs="Arial" w:ascii="Arial" w:hAnsi="Arial"/>
          <w:spacing w:val="-7"/>
        </w:rPr>
        <w:t xml:space="preserve"> </w:t>
      </w:r>
      <w:r>
        <w:rPr>
          <w:rFonts w:cs="Arial" w:ascii="Arial" w:hAnsi="Arial"/>
          <w:spacing w:val="-2"/>
        </w:rPr>
        <w:t>plants</w:t>
      </w:r>
      <w:r>
        <w:rPr>
          <w:rFonts w:cs="Arial" w:ascii="Arial" w:hAnsi="Arial"/>
          <w:spacing w:val="-7"/>
        </w:rPr>
        <w:t xml:space="preserve"> </w:t>
      </w:r>
      <w:r>
        <w:rPr>
          <w:rFonts w:cs="Arial" w:ascii="Arial" w:hAnsi="Arial"/>
          <w:spacing w:val="-2"/>
        </w:rPr>
        <w:t>from</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same</w:t>
      </w:r>
      <w:r>
        <w:rPr>
          <w:rFonts w:cs="Arial" w:ascii="Arial" w:hAnsi="Arial"/>
          <w:spacing w:val="-7"/>
        </w:rPr>
        <w:t xml:space="preserve"> </w:t>
      </w:r>
      <w:r>
        <w:rPr>
          <w:rFonts w:cs="Arial" w:ascii="Arial" w:hAnsi="Arial"/>
          <w:spacing w:val="-2"/>
        </w:rPr>
        <w:t>female</w:t>
      </w:r>
      <w:r>
        <w:rPr>
          <w:rFonts w:cs="Arial" w:ascii="Arial" w:hAnsi="Arial"/>
          <w:spacing w:val="-7"/>
        </w:rPr>
        <w:t xml:space="preserve"> </w:t>
      </w:r>
      <w:r>
        <w:rPr>
          <w:rFonts w:cs="Arial" w:ascii="Arial" w:hAnsi="Arial"/>
          <w:spacing w:val="-2"/>
        </w:rPr>
        <w:t>plot</w:t>
      </w:r>
      <w:r>
        <w:rPr>
          <w:rFonts w:cs="Arial" w:ascii="Arial" w:hAnsi="Arial"/>
          <w:spacing w:val="-7"/>
        </w:rPr>
        <w:t xml:space="preserve"> </w:t>
      </w:r>
      <w:r>
        <w:rPr>
          <w:rFonts w:cs="Arial" w:ascii="Arial" w:hAnsi="Arial"/>
          <w:spacing w:val="-2"/>
        </w:rPr>
        <w:t>and</w:t>
      </w:r>
      <w:r>
        <w:rPr>
          <w:rFonts w:cs="Arial" w:ascii="Arial" w:hAnsi="Arial"/>
          <w:spacing w:val="-7"/>
        </w:rPr>
        <w:t xml:space="preserve"> </w:t>
      </w:r>
      <w:r>
        <w:rPr>
          <w:rFonts w:cs="Arial" w:ascii="Arial" w:hAnsi="Arial"/>
          <w:spacing w:val="-2"/>
        </w:rPr>
        <w:t>recorded</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plant</w:t>
      </w:r>
      <w:r>
        <w:rPr>
          <w:rFonts w:cs="Arial" w:ascii="Arial" w:hAnsi="Arial"/>
          <w:spacing w:val="-7"/>
        </w:rPr>
        <w:t xml:space="preserve"> </w:t>
      </w:r>
      <w:r>
        <w:rPr>
          <w:rFonts w:cs="Arial" w:ascii="Arial" w:hAnsi="Arial"/>
          <w:spacing w:val="-2"/>
        </w:rPr>
        <w:t xml:space="preserve">density </w:t>
      </w:r>
      <w:r>
        <w:rPr>
          <w:rFonts w:cs="Arial" w:ascii="Arial" w:hAnsi="Arial"/>
          <w:w w:val="95"/>
        </w:rPr>
        <w:t>per</w:t>
      </w:r>
      <w:r>
        <w:rPr>
          <w:rFonts w:cs="Arial" w:ascii="Arial" w:hAnsi="Arial"/>
          <w:spacing w:val="15"/>
        </w:rPr>
        <w:t xml:space="preserve"> </w:t>
      </w:r>
      <w:r>
        <w:rPr>
          <w:rFonts w:cs="Arial" w:ascii="Arial" w:hAnsi="Arial"/>
          <w:w w:val="95"/>
        </w:rPr>
        <w:t>m</w:t>
      </w:r>
      <w:r>
        <w:rPr>
          <w:rFonts w:cs="Arial" w:ascii="Arial" w:hAnsi="Arial"/>
          <w:w w:val="95"/>
          <w:vertAlign w:val="superscript"/>
        </w:rPr>
        <w:t>2</w:t>
      </w:r>
      <w:r>
        <w:rPr>
          <w:rFonts w:cs="Arial" w:ascii="Arial" w:hAnsi="Arial"/>
          <w:spacing w:val="9"/>
        </w:rPr>
        <w:t xml:space="preserve"> </w:t>
      </w:r>
      <w:r>
        <w:rPr>
          <w:rFonts w:cs="Arial" w:ascii="Arial" w:hAnsi="Arial"/>
          <w:w w:val="95"/>
        </w:rPr>
        <w:t>(789</w:t>
      </w:r>
      <w:r>
        <w:rPr>
          <w:rFonts w:cs="Arial" w:ascii="Arial" w:hAnsi="Arial"/>
          <w:spacing w:val="15"/>
        </w:rPr>
        <w:t xml:space="preserve"> </w:t>
      </w:r>
      <w:r>
        <w:rPr>
          <w:rFonts w:cs="Arial" w:ascii="Arial" w:hAnsi="Arial"/>
          <w:w w:val="95"/>
        </w:rPr>
        <w:t>commodity</w:t>
      </w:r>
      <w:r>
        <w:rPr>
          <w:rFonts w:cs="Arial" w:ascii="Arial" w:hAnsi="Arial"/>
          <w:spacing w:val="15"/>
        </w:rPr>
        <w:t xml:space="preserve"> </w:t>
      </w:r>
      <w:r>
        <w:rPr>
          <w:rFonts w:cs="Arial" w:ascii="Arial" w:hAnsi="Arial"/>
          <w:w w:val="95"/>
        </w:rPr>
        <w:t>canola</w:t>
      </w:r>
      <w:r>
        <w:rPr>
          <w:rFonts w:cs="Arial" w:ascii="Arial" w:hAnsi="Arial"/>
          <w:spacing w:val="16"/>
        </w:rPr>
        <w:t xml:space="preserve"> </w:t>
      </w:r>
      <w:r>
        <w:rPr>
          <w:rFonts w:cs="Arial" w:ascii="Arial" w:hAnsi="Arial"/>
          <w:w w:val="95"/>
        </w:rPr>
        <w:t>plants,</w:t>
      </w:r>
      <w:r>
        <w:rPr>
          <w:rFonts w:cs="Arial" w:ascii="Arial" w:hAnsi="Arial"/>
          <w:spacing w:val="15"/>
        </w:rPr>
        <w:t xml:space="preserve"> </w:t>
      </w:r>
      <w:r>
        <w:rPr>
          <w:rFonts w:cs="Arial" w:ascii="Arial" w:hAnsi="Arial"/>
          <w:w w:val="95"/>
        </w:rPr>
        <w:t>582</w:t>
      </w:r>
      <w:r>
        <w:rPr>
          <w:rFonts w:cs="Arial" w:ascii="Arial" w:hAnsi="Arial"/>
          <w:spacing w:val="15"/>
        </w:rPr>
        <w:t xml:space="preserve"> </w:t>
      </w:r>
      <w:r>
        <w:rPr>
          <w:rFonts w:cs="Arial" w:ascii="Arial" w:hAnsi="Arial"/>
          <w:w w:val="95"/>
        </w:rPr>
        <w:t>seed</w:t>
      </w:r>
      <w:r>
        <w:rPr>
          <w:rFonts w:cs="Arial" w:ascii="Arial" w:hAnsi="Arial"/>
          <w:spacing w:val="15"/>
        </w:rPr>
        <w:t xml:space="preserve"> </w:t>
      </w:r>
      <w:r>
        <w:rPr>
          <w:rFonts w:cs="Arial" w:ascii="Arial" w:hAnsi="Arial"/>
          <w:w w:val="95"/>
        </w:rPr>
        <w:t>canola</w:t>
      </w:r>
      <w:r>
        <w:rPr>
          <w:rFonts w:cs="Arial" w:ascii="Arial" w:hAnsi="Arial"/>
          <w:spacing w:val="15"/>
        </w:rPr>
        <w:t xml:space="preserve"> </w:t>
      </w:r>
      <w:r>
        <w:rPr>
          <w:rFonts w:cs="Arial" w:ascii="Arial" w:hAnsi="Arial"/>
          <w:w w:val="95"/>
        </w:rPr>
        <w:t>plants).</w:t>
      </w:r>
      <w:r>
        <w:rPr>
          <w:rFonts w:cs="Arial" w:ascii="Arial" w:hAnsi="Arial"/>
          <w:spacing w:val="42"/>
        </w:rPr>
        <w:t xml:space="preserve"> </w:t>
      </w:r>
      <w:r>
        <w:rPr>
          <w:rFonts w:cs="Arial" w:ascii="Arial" w:hAnsi="Arial"/>
          <w:w w:val="95"/>
        </w:rPr>
        <w:t>After</w:t>
      </w:r>
      <w:r>
        <w:rPr>
          <w:rFonts w:cs="Arial" w:ascii="Arial" w:hAnsi="Arial"/>
          <w:spacing w:val="14"/>
        </w:rPr>
        <w:t xml:space="preserve"> </w:t>
      </w:r>
      <w:r>
        <w:rPr>
          <w:rFonts w:cs="Arial" w:ascii="Arial" w:hAnsi="Arial"/>
          <w:w w:val="95"/>
        </w:rPr>
        <w:t>drying</w:t>
      </w:r>
      <w:r>
        <w:rPr>
          <w:rFonts w:cs="Arial" w:ascii="Arial" w:hAnsi="Arial"/>
          <w:spacing w:val="15"/>
        </w:rPr>
        <w:t xml:space="preserve"> </w:t>
      </w:r>
      <w:r>
        <w:rPr>
          <w:rFonts w:cs="Arial" w:ascii="Arial" w:hAnsi="Arial"/>
          <w:w w:val="95"/>
        </w:rPr>
        <w:t>the</w:t>
      </w:r>
      <w:r>
        <w:rPr>
          <w:rFonts w:cs="Arial" w:ascii="Arial" w:hAnsi="Arial"/>
          <w:spacing w:val="16"/>
        </w:rPr>
        <w:t xml:space="preserve"> </w:t>
      </w:r>
      <w:r>
        <w:rPr>
          <w:rFonts w:cs="Arial" w:ascii="Arial" w:hAnsi="Arial"/>
          <w:w w:val="95"/>
        </w:rPr>
        <w:t>plants,</w:t>
      </w:r>
      <w:r>
        <w:rPr>
          <w:rFonts w:cs="Arial" w:ascii="Arial" w:hAnsi="Arial"/>
          <w:spacing w:val="15"/>
        </w:rPr>
        <w:t xml:space="preserve"> </w:t>
      </w:r>
      <w:r>
        <w:rPr>
          <w:rFonts w:cs="Arial" w:ascii="Arial" w:hAnsi="Arial"/>
          <w:spacing w:val="-5"/>
          <w:w w:val="95"/>
        </w:rPr>
        <w:t>w</w:t>
      </w:r>
      <w:ins w:id="7" w:author="Hoover, Shelley" w:date="2022-09-09T15:32:00Z">
        <w:r>
          <w:rPr>
            <w:rFonts w:cs="Arial" w:ascii="Arial" w:hAnsi="Arial"/>
            <w:spacing w:val="-5"/>
            <w:w w:val="95"/>
          </w:rPr>
          <w:t xml:space="preserve">e </w:t>
        </w:r>
      </w:ins>
      <w:del w:id="8" w:author="Hoover, Shelley" w:date="2022-09-09T15:32:00Z">
        <w:r>
          <w:rPr>
            <w:rFonts w:cs="Arial" w:ascii="Arial" w:hAnsi="Arial"/>
            <w:spacing w:val="-5"/>
            <w:w w:val="95"/>
          </w:rPr>
          <w:delText>e</w:delText>
        </w:r>
      </w:del>
    </w:p>
    <w:p>
      <w:pPr>
        <w:pStyle w:val="TextBody"/>
        <w:spacing w:lineRule="auto" w:line="420"/>
        <w:ind w:right="1055" w:firstLine="120"/>
        <w:jc w:val="both"/>
        <w:pPrChange w:id="0" w:author="Hoover, Shelley" w:date="2022-09-12T08:30:00Z">
          <w:pPr>
            <w:pStyle w:val="Textbody"/>
            <w:jc w:val="both"/>
            <w:ind w:left="120" w:right="1056" w:hanging="0"/>
            <w:spacing w:lineRule="auto" w:line="420" w:before="39" w:after="0"/>
          </w:pPr>
        </w:pPrChange>
        <w:rPr>
          <w:rFonts w:ascii="Arial" w:hAnsi="Arial" w:cs="Arial"/>
          <w:spacing w:val="-5"/>
          <w:w w:val="95"/>
        </w:rPr>
      </w:pPr>
      <w:r>
        <w:rPr>
          <w:rFonts w:cs="Arial" w:ascii="Arial" w:hAnsi="Arial"/>
          <w:w w:val="95"/>
        </w:rPr>
        <w:t xml:space="preserve">weighed the entire plant, counted mature pods to estimate pod set, and counted the number </w:t>
      </w:r>
      <w:r>
        <w:rPr>
          <w:rFonts w:cs="Arial" w:ascii="Arial" w:hAnsi="Arial"/>
        </w:rPr>
        <w:t>of flower pedicels to estimate total flower production.</w:t>
      </w:r>
      <w:r>
        <w:rPr>
          <w:rFonts w:cs="Arial" w:ascii="Arial" w:hAnsi="Arial"/>
          <w:spacing w:val="40"/>
        </w:rPr>
        <w:t xml:space="preserve"> </w:t>
      </w:r>
      <w:r>
        <w:rPr>
          <w:rFonts w:cs="Arial" w:ascii="Arial" w:hAnsi="Arial"/>
        </w:rPr>
        <w:t>We estimated seed size and seeds per</w:t>
      </w:r>
      <w:r>
        <w:rPr>
          <w:rFonts w:cs="Arial" w:ascii="Arial" w:hAnsi="Arial"/>
          <w:spacing w:val="-5"/>
        </w:rPr>
        <w:t xml:space="preserve"> </w:t>
      </w:r>
      <w:r>
        <w:rPr>
          <w:rFonts w:cs="Arial" w:ascii="Arial" w:hAnsi="Arial"/>
        </w:rPr>
        <w:t>pod</w:t>
      </w:r>
      <w:r>
        <w:rPr>
          <w:rFonts w:cs="Arial" w:ascii="Arial" w:hAnsi="Arial"/>
          <w:spacing w:val="-5"/>
        </w:rPr>
        <w:t xml:space="preserve"> </w:t>
      </w:r>
      <w:r>
        <w:rPr>
          <w:rFonts w:cs="Arial" w:ascii="Arial" w:hAnsi="Arial"/>
        </w:rPr>
        <w:t>by</w:t>
      </w:r>
      <w:r>
        <w:rPr>
          <w:rFonts w:cs="Arial" w:ascii="Arial" w:hAnsi="Arial"/>
          <w:spacing w:val="-5"/>
        </w:rPr>
        <w:t xml:space="preserve"> </w:t>
      </w:r>
      <w:r>
        <w:rPr>
          <w:rFonts w:cs="Arial" w:ascii="Arial" w:hAnsi="Arial"/>
        </w:rPr>
        <w:t>averaging</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seed</w:t>
      </w:r>
      <w:r>
        <w:rPr>
          <w:rFonts w:cs="Arial" w:ascii="Arial" w:hAnsi="Arial"/>
          <w:spacing w:val="-5"/>
        </w:rPr>
        <w:t xml:space="preserve"> </w:t>
      </w:r>
      <w:r>
        <w:rPr>
          <w:rFonts w:cs="Arial" w:ascii="Arial" w:hAnsi="Arial"/>
        </w:rPr>
        <w:t>count</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weight</w:t>
      </w:r>
      <w:r>
        <w:rPr>
          <w:rFonts w:cs="Arial" w:ascii="Arial" w:hAnsi="Arial"/>
          <w:spacing w:val="-5"/>
        </w:rPr>
        <w:t xml:space="preserve"> </w:t>
      </w:r>
      <w:r>
        <w:rPr>
          <w:rFonts w:cs="Arial" w:ascii="Arial" w:hAnsi="Arial"/>
        </w:rPr>
        <w:t>from</w:t>
      </w:r>
      <w:r>
        <w:rPr>
          <w:rFonts w:cs="Arial" w:ascii="Arial" w:hAnsi="Arial"/>
          <w:spacing w:val="-5"/>
        </w:rPr>
        <w:t xml:space="preserve"> </w:t>
      </w:r>
      <w:r>
        <w:rPr>
          <w:rFonts w:cs="Arial" w:ascii="Arial" w:hAnsi="Arial"/>
        </w:rPr>
        <w:t>five</w:t>
      </w:r>
      <w:r>
        <w:rPr>
          <w:rFonts w:cs="Arial" w:ascii="Arial" w:hAnsi="Arial"/>
          <w:spacing w:val="-5"/>
        </w:rPr>
        <w:t xml:space="preserve"> </w:t>
      </w:r>
      <w:r>
        <w:rPr>
          <w:rFonts w:cs="Arial" w:ascii="Arial" w:hAnsi="Arial"/>
        </w:rPr>
        <w:t>pods</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each</w:t>
      </w:r>
      <w:r>
        <w:rPr>
          <w:rFonts w:cs="Arial" w:ascii="Arial" w:hAnsi="Arial"/>
          <w:spacing w:val="-5"/>
        </w:rPr>
        <w:t xml:space="preserve"> </w:t>
      </w:r>
      <w:r>
        <w:rPr>
          <w:rFonts w:cs="Arial" w:ascii="Arial" w:hAnsi="Arial"/>
        </w:rPr>
        <w:t>plant.</w:t>
      </w:r>
      <w:r>
        <w:rPr>
          <w:rFonts w:cs="Arial" w:ascii="Arial" w:hAnsi="Arial"/>
          <w:spacing w:val="22"/>
        </w:rPr>
        <w:t xml:space="preserve"> </w:t>
      </w:r>
      <w:r>
        <w:rPr>
          <w:rFonts w:cs="Arial" w:ascii="Arial" w:hAnsi="Arial"/>
        </w:rPr>
        <w:t>Finally,</w:t>
      </w:r>
      <w:r>
        <w:rPr>
          <w:rFonts w:cs="Arial" w:ascii="Arial" w:hAnsi="Arial"/>
          <w:spacing w:val="-3"/>
        </w:rPr>
        <w:t xml:space="preserve"> </w:t>
      </w:r>
      <w:r>
        <w:rPr>
          <w:rFonts w:cs="Arial" w:ascii="Arial" w:hAnsi="Arial"/>
        </w:rPr>
        <w:t>we threshed</w:t>
      </w:r>
      <w:r>
        <w:rPr>
          <w:rFonts w:cs="Arial" w:ascii="Arial" w:hAnsi="Arial"/>
          <w:spacing w:val="-3"/>
        </w:rPr>
        <w:t xml:space="preserve"> </w:t>
      </w:r>
      <w:r>
        <w:rPr>
          <w:rFonts w:cs="Arial" w:ascii="Arial" w:hAnsi="Arial"/>
        </w:rPr>
        <w:t>all</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pods</w:t>
      </w:r>
      <w:r>
        <w:rPr>
          <w:rFonts w:cs="Arial" w:ascii="Arial" w:hAnsi="Arial"/>
          <w:spacing w:val="-3"/>
        </w:rPr>
        <w:t xml:space="preserve"> </w:t>
      </w:r>
      <w:r>
        <w:rPr>
          <w:rFonts w:cs="Arial" w:ascii="Arial" w:hAnsi="Arial"/>
        </w:rPr>
        <w:t>for</w:t>
      </w:r>
      <w:r>
        <w:rPr>
          <w:rFonts w:cs="Arial" w:ascii="Arial" w:hAnsi="Arial"/>
          <w:spacing w:val="-3"/>
        </w:rPr>
        <w:t xml:space="preserve"> </w:t>
      </w:r>
      <w:r>
        <w:rPr>
          <w:rFonts w:cs="Arial" w:ascii="Arial" w:hAnsi="Arial"/>
        </w:rPr>
        <w:t>each</w:t>
      </w:r>
      <w:r>
        <w:rPr>
          <w:rFonts w:cs="Arial" w:ascii="Arial" w:hAnsi="Arial"/>
          <w:spacing w:val="-3"/>
        </w:rPr>
        <w:t xml:space="preserve"> </w:t>
      </w:r>
      <w:r>
        <w:rPr>
          <w:rFonts w:cs="Arial" w:ascii="Arial" w:hAnsi="Arial"/>
        </w:rPr>
        <w:t>plant</w:t>
      </w:r>
      <w:r>
        <w:rPr>
          <w:rFonts w:cs="Arial" w:ascii="Arial" w:hAnsi="Arial"/>
          <w:spacing w:val="-3"/>
        </w:rPr>
        <w:t xml:space="preserve"> </w:t>
      </w:r>
      <w:r>
        <w:rPr>
          <w:rFonts w:cs="Arial" w:ascii="Arial" w:hAnsi="Arial"/>
        </w:rPr>
        <w:t>by</w:t>
      </w:r>
      <w:r>
        <w:rPr>
          <w:rFonts w:cs="Arial" w:ascii="Arial" w:hAnsi="Arial"/>
          <w:spacing w:val="-3"/>
        </w:rPr>
        <w:t xml:space="preserve"> </w:t>
      </w:r>
      <w:r>
        <w:rPr>
          <w:rFonts w:cs="Arial" w:ascii="Arial" w:hAnsi="Arial"/>
        </w:rPr>
        <w:t>hand, winnowed</w:t>
      </w:r>
      <w:r>
        <w:rPr>
          <w:rFonts w:cs="Arial" w:ascii="Arial" w:hAnsi="Arial"/>
          <w:spacing w:val="-3"/>
        </w:rPr>
        <w:t xml:space="preserve"> </w:t>
      </w:r>
      <w:r>
        <w:rPr>
          <w:rFonts w:cs="Arial" w:ascii="Arial" w:hAnsi="Arial"/>
        </w:rPr>
        <w:t>them</w:t>
      </w:r>
      <w:r>
        <w:rPr>
          <w:rFonts w:cs="Arial" w:ascii="Arial" w:hAnsi="Arial"/>
          <w:spacing w:val="-3"/>
        </w:rPr>
        <w:t xml:space="preserve"> </w:t>
      </w:r>
      <w:r>
        <w:rPr>
          <w:rFonts w:cs="Arial" w:ascii="Arial" w:hAnsi="Arial"/>
        </w:rPr>
        <w:t>using</w:t>
      </w:r>
      <w:r>
        <w:rPr>
          <w:rFonts w:cs="Arial" w:ascii="Arial" w:hAnsi="Arial"/>
          <w:spacing w:val="-3"/>
        </w:rPr>
        <w:t xml:space="preserve"> </w:t>
      </w:r>
      <w:r>
        <w:rPr>
          <w:rFonts w:cs="Arial" w:ascii="Arial" w:hAnsi="Arial"/>
        </w:rPr>
        <w:t>an</w:t>
      </w:r>
      <w:r>
        <w:rPr>
          <w:rFonts w:cs="Arial" w:ascii="Arial" w:hAnsi="Arial"/>
          <w:spacing w:val="-3"/>
        </w:rPr>
        <w:t xml:space="preserve"> </w:t>
      </w:r>
      <w:r>
        <w:rPr>
          <w:rFonts w:cs="Arial" w:ascii="Arial" w:hAnsi="Arial"/>
        </w:rPr>
        <w:t>air</w:t>
      </w:r>
      <w:r>
        <w:rPr>
          <w:rFonts w:cs="Arial" w:ascii="Arial" w:hAnsi="Arial"/>
          <w:spacing w:val="-3"/>
        </w:rPr>
        <w:t xml:space="preserve"> </w:t>
      </w:r>
      <w:r>
        <w:rPr>
          <w:rFonts w:cs="Arial" w:ascii="Arial" w:hAnsi="Arial"/>
        </w:rPr>
        <w:t>separator, and weighed the total mass of cleaned seeds.</w:t>
      </w:r>
    </w:p>
    <w:p>
      <w:pPr>
        <w:pStyle w:val="TextBody"/>
        <w:spacing w:before="8" w:after="0"/>
        <w:rPr>
          <w:rFonts w:ascii="Arial" w:hAnsi="Arial" w:cs="Arial"/>
          <w:sz w:val="34"/>
        </w:rPr>
      </w:pPr>
      <w:r>
        <w:rPr>
          <w:rFonts w:cs="Arial" w:ascii="Arial" w:hAnsi="Arial"/>
          <w:sz w:val="34"/>
        </w:rPr>
      </w:r>
    </w:p>
    <w:p>
      <w:pPr>
        <w:pStyle w:val="Heading2"/>
        <w:rPr>
          <w:rFonts w:ascii="Arial" w:hAnsi="Arial" w:cs="Arial"/>
        </w:rPr>
      </w:pPr>
      <w:r>
        <w:rPr>
          <w:rFonts w:cs="Arial" w:ascii="Arial" w:hAnsi="Arial"/>
          <w:spacing w:val="-2"/>
        </w:rPr>
        <w:t>Analysis</w:t>
      </w:r>
    </w:p>
    <w:p>
      <w:pPr>
        <w:pStyle w:val="TextBody"/>
        <w:spacing w:lineRule="exact" w:line="478" w:before="192" w:after="0"/>
        <w:ind w:left="120" w:right="1054" w:firstLine="600"/>
        <w:jc w:val="both"/>
        <w:pPrChange w:id="0" w:author="Hoover, Shelley" w:date="2022-09-12T08:30:00Z">
          <w:pPr>
            <w:pStyle w:val="Textbody"/>
            <w:jc w:val="both"/>
            <w:ind w:left="120" w:right="1054" w:hanging="0"/>
            <w:spacing w:lineRule="exact" w:line="478" w:before="192" w:after="0"/>
          </w:pPr>
        </w:pPrChange>
        <w:rPr>
          <w:rFonts w:ascii="Arial" w:hAnsi="Arial" w:cs="Arial"/>
          <w:ins w:id="13" w:author="Hoover, Shelley" w:date="2022-09-09T15:35:00Z"/>
          <w:spacing w:val="40"/>
        </w:rPr>
      </w:pPr>
      <w:r>
        <w:rPr>
          <w:rFonts w:cs="Arial" w:ascii="Arial" w:hAnsi="Arial"/>
          <w:w w:val="95"/>
        </w:rPr>
        <w:t>To</w:t>
      </w:r>
      <w:r>
        <w:rPr>
          <w:rFonts w:cs="Arial" w:ascii="Arial" w:hAnsi="Arial"/>
          <w:spacing w:val="-2"/>
          <w:w w:val="95"/>
        </w:rPr>
        <w:t xml:space="preserve"> </w:t>
      </w:r>
      <w:r>
        <w:rPr>
          <w:rFonts w:cs="Arial" w:ascii="Arial" w:hAnsi="Arial"/>
          <w:w w:val="95"/>
        </w:rPr>
        <w:t>examine</w:t>
      </w:r>
      <w:r>
        <w:rPr>
          <w:rFonts w:cs="Arial" w:ascii="Arial" w:hAnsi="Arial"/>
          <w:spacing w:val="-2"/>
          <w:w w:val="95"/>
        </w:rPr>
        <w:t xml:space="preserve"> </w:t>
      </w:r>
      <w:r>
        <w:rPr>
          <w:rFonts w:cs="Arial" w:ascii="Arial" w:hAnsi="Arial"/>
          <w:w w:val="95"/>
        </w:rPr>
        <w:t>how</w:t>
      </w:r>
      <w:r>
        <w:rPr>
          <w:rFonts w:cs="Arial" w:ascii="Arial" w:hAnsi="Arial"/>
          <w:spacing w:val="-2"/>
          <w:w w:val="95"/>
        </w:rPr>
        <w:t xml:space="preserve"> </w:t>
      </w:r>
      <w:r>
        <w:rPr>
          <w:rFonts w:cs="Arial" w:ascii="Arial" w:hAnsi="Arial"/>
          <w:w w:val="95"/>
        </w:rPr>
        <w:t>yield</w:t>
      </w:r>
      <w:r>
        <w:rPr>
          <w:rFonts w:cs="Arial" w:ascii="Arial" w:hAnsi="Arial"/>
          <w:spacing w:val="-2"/>
          <w:w w:val="95"/>
        </w:rPr>
        <w:t xml:space="preserve"> </w:t>
      </w:r>
      <w:r>
        <w:rPr>
          <w:rFonts w:cs="Arial" w:ascii="Arial" w:hAnsi="Arial"/>
          <w:w w:val="95"/>
        </w:rPr>
        <w:t>is</w:t>
      </w:r>
      <w:r>
        <w:rPr>
          <w:rFonts w:cs="Arial" w:ascii="Arial" w:hAnsi="Arial"/>
          <w:spacing w:val="-2"/>
          <w:w w:val="95"/>
        </w:rPr>
        <w:t xml:space="preserve"> </w:t>
      </w:r>
      <w:r>
        <w:rPr>
          <w:rFonts w:cs="Arial" w:ascii="Arial" w:hAnsi="Arial"/>
          <w:w w:val="95"/>
        </w:rPr>
        <w:t>influenced</w:t>
      </w:r>
      <w:r>
        <w:rPr>
          <w:rFonts w:cs="Arial" w:ascii="Arial" w:hAnsi="Arial"/>
          <w:spacing w:val="-2"/>
          <w:w w:val="95"/>
        </w:rPr>
        <w:t xml:space="preserve"> </w:t>
      </w:r>
      <w:r>
        <w:rPr>
          <w:rFonts w:cs="Arial" w:ascii="Arial" w:hAnsi="Arial"/>
          <w:w w:val="95"/>
        </w:rPr>
        <w:t>by</w:t>
      </w:r>
      <w:r>
        <w:rPr>
          <w:rFonts w:cs="Arial" w:ascii="Arial" w:hAnsi="Arial"/>
          <w:spacing w:val="-2"/>
          <w:w w:val="95"/>
        </w:rPr>
        <w:t xml:space="preserve"> </w:t>
      </w:r>
      <w:r>
        <w:rPr>
          <w:rFonts w:cs="Arial" w:ascii="Arial" w:hAnsi="Arial"/>
          <w:w w:val="95"/>
        </w:rPr>
        <w:t>visitation, we</w:t>
      </w:r>
      <w:r>
        <w:rPr>
          <w:rFonts w:cs="Arial" w:ascii="Arial" w:hAnsi="Arial"/>
          <w:spacing w:val="-2"/>
          <w:w w:val="95"/>
        </w:rPr>
        <w:t xml:space="preserve"> </w:t>
      </w:r>
      <w:r>
        <w:rPr>
          <w:rFonts w:cs="Arial" w:ascii="Arial" w:hAnsi="Arial"/>
          <w:w w:val="95"/>
        </w:rPr>
        <w:t>used</w:t>
      </w:r>
      <w:r>
        <w:rPr>
          <w:rFonts w:cs="Arial" w:ascii="Arial" w:hAnsi="Arial"/>
          <w:spacing w:val="-2"/>
          <w:w w:val="95"/>
        </w:rPr>
        <w:t xml:space="preserve"> </w:t>
      </w:r>
      <w:r>
        <w:rPr>
          <w:rFonts w:cs="Arial" w:ascii="Arial" w:hAnsi="Arial"/>
          <w:w w:val="95"/>
        </w:rPr>
        <w:t>piecewise</w:t>
      </w:r>
      <w:r>
        <w:rPr>
          <w:rFonts w:cs="Arial" w:ascii="Arial" w:hAnsi="Arial"/>
          <w:spacing w:val="-2"/>
          <w:w w:val="95"/>
        </w:rPr>
        <w:t xml:space="preserve"> </w:t>
      </w:r>
      <w:r>
        <w:rPr>
          <w:rFonts w:cs="Arial" w:ascii="Arial" w:hAnsi="Arial"/>
          <w:w w:val="95"/>
        </w:rPr>
        <w:t>structural</w:t>
      </w:r>
      <w:r>
        <w:rPr>
          <w:rFonts w:cs="Arial" w:ascii="Arial" w:hAnsi="Arial"/>
          <w:spacing w:val="-2"/>
          <w:w w:val="95"/>
        </w:rPr>
        <w:t xml:space="preserve"> </w:t>
      </w:r>
      <w:r>
        <w:rPr>
          <w:rFonts w:cs="Arial" w:ascii="Arial" w:hAnsi="Arial"/>
          <w:w w:val="95"/>
        </w:rPr>
        <w:t>equation</w:t>
      </w:r>
      <w:r>
        <w:rPr>
          <w:rFonts w:cs="Arial" w:ascii="Arial" w:hAnsi="Arial"/>
          <w:spacing w:val="-2"/>
          <w:w w:val="95"/>
        </w:rPr>
        <w:t xml:space="preserve"> </w:t>
      </w:r>
      <w:r>
        <w:rPr>
          <w:rFonts w:cs="Arial" w:ascii="Arial" w:hAnsi="Arial"/>
          <w:w w:val="95"/>
        </w:rPr>
        <w:t>mod</w:t>
      </w:r>
      <w:del w:id="10" w:author="Hoover, Shelley" w:date="2022-09-09T15:34:00Z">
        <w:r>
          <w:rPr>
            <w:rFonts w:cs="Arial" w:ascii="Arial" w:hAnsi="Arial"/>
            <w:w w:val="95"/>
          </w:rPr>
          <w:delText xml:space="preserve">- </w:delText>
        </w:r>
      </w:del>
      <w:r>
        <w:rPr>
          <w:rFonts w:cs="Arial" w:ascii="Arial" w:hAnsi="Arial"/>
        </w:rPr>
        <w:t>els</w:t>
      </w:r>
      <w:r>
        <w:rPr>
          <w:rFonts w:cs="Arial" w:ascii="Arial" w:hAnsi="Arial"/>
          <w:spacing w:val="-4"/>
        </w:rPr>
        <w:t xml:space="preserve"> </w:t>
      </w:r>
      <w:r>
        <w:rPr>
          <w:rFonts w:cs="Arial" w:ascii="Arial" w:hAnsi="Arial"/>
        </w:rPr>
        <w:t>(pSEM,</w:t>
      </w:r>
      <w:r>
        <w:rPr>
          <w:rFonts w:cs="Arial" w:ascii="Arial" w:hAnsi="Arial"/>
          <w:spacing w:val="-4"/>
        </w:rPr>
        <w:t xml:space="preserve"> </w:t>
      </w:r>
      <w:hyperlink w:anchor="_bookmark99">
        <w:r>
          <w:rPr>
            <w:rFonts w:cs="Arial" w:ascii="Arial" w:hAnsi="Arial"/>
          </w:rPr>
          <w:t>Shipley,</w:t>
        </w:r>
      </w:hyperlink>
      <w:r>
        <w:rPr>
          <w:rFonts w:cs="Arial" w:ascii="Arial" w:hAnsi="Arial"/>
          <w:spacing w:val="-4"/>
        </w:rPr>
        <w:t xml:space="preserve"> </w:t>
      </w:r>
      <w:hyperlink w:anchor="_bookmark99">
        <w:r>
          <w:rPr>
            <w:rFonts w:cs="Arial" w:ascii="Arial" w:hAnsi="Arial"/>
          </w:rPr>
          <w:t>2009).</w:t>
        </w:r>
      </w:hyperlink>
      <w:r>
        <w:rPr>
          <w:rFonts w:cs="Arial" w:ascii="Arial" w:hAnsi="Arial"/>
          <w:spacing w:val="30"/>
        </w:rPr>
        <w:t xml:space="preserve"> </w:t>
      </w:r>
      <w:r>
        <w:rPr>
          <w:rFonts w:cs="Arial" w:ascii="Arial" w:hAnsi="Arial"/>
        </w:rPr>
        <w:t>Structural</w:t>
      </w:r>
      <w:r>
        <w:rPr>
          <w:rFonts w:cs="Arial" w:ascii="Arial" w:hAnsi="Arial"/>
          <w:spacing w:val="-4"/>
        </w:rPr>
        <w:t xml:space="preserve"> </w:t>
      </w:r>
      <w:r>
        <w:rPr>
          <w:rFonts w:cs="Arial" w:ascii="Arial" w:hAnsi="Arial"/>
        </w:rPr>
        <w:t>equation</w:t>
      </w:r>
      <w:r>
        <w:rPr>
          <w:rFonts w:cs="Arial" w:ascii="Arial" w:hAnsi="Arial"/>
          <w:spacing w:val="-4"/>
        </w:rPr>
        <w:t xml:space="preserve"> </w:t>
      </w:r>
      <w:r>
        <w:rPr>
          <w:rFonts w:cs="Arial" w:ascii="Arial" w:hAnsi="Arial"/>
        </w:rPr>
        <w:t>models</w:t>
      </w:r>
      <w:r>
        <w:rPr>
          <w:rFonts w:cs="Arial" w:ascii="Arial" w:hAnsi="Arial"/>
          <w:spacing w:val="-4"/>
        </w:rPr>
        <w:t xml:space="preserve"> </w:t>
      </w:r>
      <w:r>
        <w:rPr>
          <w:rFonts w:cs="Arial" w:ascii="Arial" w:hAnsi="Arial"/>
        </w:rPr>
        <w:t>(SEMs)</w:t>
      </w:r>
      <w:r>
        <w:rPr>
          <w:rFonts w:cs="Arial" w:ascii="Arial" w:hAnsi="Arial"/>
          <w:spacing w:val="-4"/>
        </w:rPr>
        <w:t xml:space="preserve"> </w:t>
      </w:r>
      <w:r>
        <w:rPr>
          <w:rFonts w:cs="Arial" w:ascii="Arial" w:hAnsi="Arial"/>
        </w:rPr>
        <w:t>are</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set</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linear</w:t>
      </w:r>
      <w:r>
        <w:rPr>
          <w:rFonts w:cs="Arial" w:ascii="Arial" w:hAnsi="Arial"/>
          <w:spacing w:val="-4"/>
        </w:rPr>
        <w:t xml:space="preserve"> </w:t>
      </w:r>
      <w:r>
        <w:rPr>
          <w:rFonts w:cs="Arial" w:ascii="Arial" w:hAnsi="Arial"/>
        </w:rPr>
        <w:t xml:space="preserve">models </w:t>
      </w:r>
      <w:r>
        <w:rPr>
          <w:rFonts w:cs="Arial" w:ascii="Arial" w:hAnsi="Arial"/>
          <w:w w:val="95"/>
        </w:rPr>
        <w:t>arranged</w:t>
      </w:r>
      <w:r>
        <w:rPr>
          <w:rFonts w:cs="Arial" w:ascii="Arial" w:hAnsi="Arial"/>
          <w:spacing w:val="-1"/>
          <w:w w:val="95"/>
        </w:rPr>
        <w:t xml:space="preserve"> </w:t>
      </w:r>
      <w:r>
        <w:rPr>
          <w:rFonts w:cs="Arial" w:ascii="Arial" w:hAnsi="Arial"/>
          <w:w w:val="95"/>
        </w:rPr>
        <w:t>in</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causal</w:t>
      </w:r>
      <w:r>
        <w:rPr>
          <w:rFonts w:cs="Arial" w:ascii="Arial" w:hAnsi="Arial"/>
          <w:spacing w:val="-1"/>
          <w:w w:val="95"/>
        </w:rPr>
        <w:t xml:space="preserve"> </w:t>
      </w:r>
      <w:r>
        <w:rPr>
          <w:rFonts w:cs="Arial" w:ascii="Arial" w:hAnsi="Arial"/>
          <w:w w:val="95"/>
        </w:rPr>
        <w:t>network, which</w:t>
      </w:r>
      <w:r>
        <w:rPr>
          <w:rFonts w:cs="Arial" w:ascii="Arial" w:hAnsi="Arial"/>
          <w:spacing w:val="-1"/>
          <w:w w:val="95"/>
        </w:rPr>
        <w:t xml:space="preserve"> </w:t>
      </w:r>
      <w:r>
        <w:rPr>
          <w:rFonts w:cs="Arial" w:ascii="Arial" w:hAnsi="Arial"/>
          <w:w w:val="95"/>
        </w:rPr>
        <w:t>provides</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framework</w:t>
      </w:r>
      <w:r>
        <w:rPr>
          <w:rFonts w:cs="Arial" w:ascii="Arial" w:hAnsi="Arial"/>
          <w:spacing w:val="-1"/>
          <w:w w:val="95"/>
        </w:rPr>
        <w:t xml:space="preserve"> </w:t>
      </w:r>
      <w:r>
        <w:rPr>
          <w:rFonts w:cs="Arial" w:ascii="Arial" w:hAnsi="Arial"/>
          <w:w w:val="95"/>
        </w:rPr>
        <w:t>for</w:t>
      </w:r>
      <w:r>
        <w:rPr>
          <w:rFonts w:cs="Arial" w:ascii="Arial" w:hAnsi="Arial"/>
          <w:spacing w:val="-1"/>
          <w:w w:val="95"/>
        </w:rPr>
        <w:t xml:space="preserve"> </w:t>
      </w:r>
      <w:r>
        <w:rPr>
          <w:rFonts w:cs="Arial" w:ascii="Arial" w:hAnsi="Arial"/>
          <w:w w:val="95"/>
        </w:rPr>
        <w:t>testing</w:t>
      </w:r>
      <w:r>
        <w:rPr>
          <w:rFonts w:cs="Arial" w:ascii="Arial" w:hAnsi="Arial"/>
          <w:spacing w:val="-1"/>
          <w:w w:val="95"/>
        </w:rPr>
        <w:t xml:space="preserve"> </w:t>
      </w:r>
      <w:r>
        <w:rPr>
          <w:rFonts w:cs="Arial" w:ascii="Arial" w:hAnsi="Arial"/>
          <w:w w:val="95"/>
        </w:rPr>
        <w:t>hypotheses</w:t>
      </w:r>
      <w:r>
        <w:rPr>
          <w:rFonts w:cs="Arial" w:ascii="Arial" w:hAnsi="Arial"/>
          <w:spacing w:val="-1"/>
          <w:w w:val="95"/>
        </w:rPr>
        <w:t xml:space="preserve"> </w:t>
      </w:r>
      <w:r>
        <w:rPr>
          <w:rFonts w:cs="Arial" w:ascii="Arial" w:hAnsi="Arial"/>
          <w:w w:val="95"/>
        </w:rPr>
        <w:t>about</w:t>
      </w:r>
      <w:r>
        <w:rPr>
          <w:rFonts w:cs="Arial" w:ascii="Arial" w:hAnsi="Arial"/>
          <w:spacing w:val="-1"/>
          <w:w w:val="95"/>
        </w:rPr>
        <w:t xml:space="preserve"> </w:t>
      </w:r>
      <w:r>
        <w:rPr>
          <w:rFonts w:cs="Arial" w:ascii="Arial" w:hAnsi="Arial"/>
          <w:w w:val="95"/>
        </w:rPr>
        <w:t>com</w:t>
      </w:r>
      <w:del w:id="11" w:author="Hoover, Shelley" w:date="2022-09-09T15:34:00Z">
        <w:r>
          <w:rPr>
            <w:rFonts w:cs="Arial" w:ascii="Arial" w:hAnsi="Arial"/>
            <w:w w:val="95"/>
          </w:rPr>
          <w:delText xml:space="preserve">- </w:delText>
        </w:r>
      </w:del>
      <w:r>
        <w:rPr>
          <w:rFonts w:cs="Arial" w:ascii="Arial" w:hAnsi="Arial"/>
        </w:rPr>
        <w:t>plex</w:t>
      </w:r>
      <w:r>
        <w:rPr>
          <w:rFonts w:cs="Arial" w:ascii="Arial" w:hAnsi="Arial"/>
          <w:spacing w:val="-15"/>
        </w:rPr>
        <w:t xml:space="preserve"> </w:t>
      </w:r>
      <w:r>
        <w:rPr>
          <w:rFonts w:cs="Arial" w:ascii="Arial" w:hAnsi="Arial"/>
        </w:rPr>
        <w:t>systems</w:t>
      </w:r>
      <w:r>
        <w:rPr>
          <w:rFonts w:cs="Arial" w:ascii="Arial" w:hAnsi="Arial"/>
          <w:spacing w:val="-14"/>
        </w:rPr>
        <w:t xml:space="preserve"> </w:t>
      </w:r>
      <w:hyperlink w:anchor="_bookmark45">
        <w:r>
          <w:rPr>
            <w:rFonts w:cs="Arial" w:ascii="Arial" w:hAnsi="Arial"/>
          </w:rPr>
          <w:t>(Grace</w:t>
        </w:r>
        <w:r>
          <w:rPr>
            <w:rFonts w:cs="Arial" w:ascii="Arial" w:hAnsi="Arial"/>
            <w:spacing w:val="-15"/>
          </w:rPr>
          <w:t xml:space="preserve"> </w:t>
        </w:r>
        <w:r>
          <w:rPr>
            <w:rFonts w:cs="Arial" w:ascii="Arial" w:hAnsi="Arial"/>
          </w:rPr>
          <w:t>et</w:t>
        </w:r>
        <w:r>
          <w:rPr>
            <w:rFonts w:cs="Arial" w:ascii="Arial" w:hAnsi="Arial"/>
            <w:spacing w:val="-14"/>
          </w:rPr>
          <w:t xml:space="preserve"> </w:t>
        </w:r>
        <w:r>
          <w:rPr>
            <w:rFonts w:cs="Arial" w:ascii="Arial" w:hAnsi="Arial"/>
          </w:rPr>
          <w:t>al.,</w:t>
        </w:r>
      </w:hyperlink>
      <w:r>
        <w:rPr>
          <w:rFonts w:cs="Arial" w:ascii="Arial" w:hAnsi="Arial"/>
          <w:spacing w:val="-15"/>
        </w:rPr>
        <w:t xml:space="preserve"> </w:t>
      </w:r>
      <w:hyperlink w:anchor="_bookmark45">
        <w:r>
          <w:rPr>
            <w:rFonts w:cs="Arial" w:ascii="Arial" w:hAnsi="Arial"/>
          </w:rPr>
          <w:t>2012;</w:t>
        </w:r>
      </w:hyperlink>
      <w:r>
        <w:rPr>
          <w:rFonts w:cs="Arial" w:ascii="Arial" w:hAnsi="Arial"/>
          <w:spacing w:val="-14"/>
        </w:rPr>
        <w:t xml:space="preserve"> </w:t>
      </w:r>
      <w:hyperlink w:anchor="_bookmark64">
        <w:r>
          <w:rPr>
            <w:rFonts w:cs="Arial" w:ascii="Arial" w:hAnsi="Arial"/>
          </w:rPr>
          <w:t>Lefcheck,</w:t>
        </w:r>
      </w:hyperlink>
      <w:r>
        <w:rPr>
          <w:rFonts w:cs="Arial" w:ascii="Arial" w:hAnsi="Arial"/>
          <w:spacing w:val="-15"/>
        </w:rPr>
        <w:t xml:space="preserve"> </w:t>
      </w:r>
      <w:hyperlink w:anchor="_bookmark64">
        <w:r>
          <w:rPr>
            <w:rFonts w:cs="Arial" w:ascii="Arial" w:hAnsi="Arial"/>
          </w:rPr>
          <w:t>2015).</w:t>
        </w:r>
      </w:hyperlink>
      <w:r>
        <w:rPr>
          <w:rFonts w:cs="Arial" w:ascii="Arial" w:hAnsi="Arial"/>
          <w:spacing w:val="-14"/>
        </w:rPr>
        <w:t xml:space="preserve"> </w:t>
      </w:r>
      <w:r>
        <w:rPr>
          <w:rFonts w:cs="Arial" w:ascii="Arial" w:hAnsi="Arial"/>
        </w:rPr>
        <w:t>SEMs</w:t>
      </w:r>
      <w:r>
        <w:rPr>
          <w:rFonts w:cs="Arial" w:ascii="Arial" w:hAnsi="Arial"/>
          <w:spacing w:val="-15"/>
        </w:rPr>
        <w:t xml:space="preserve"> </w:t>
      </w:r>
      <w:r>
        <w:rPr>
          <w:rFonts w:cs="Arial" w:ascii="Arial" w:hAnsi="Arial"/>
        </w:rPr>
        <w:t>provide</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framework</w:t>
      </w:r>
      <w:r>
        <w:rPr>
          <w:rFonts w:cs="Arial" w:ascii="Arial" w:hAnsi="Arial"/>
          <w:spacing w:val="-14"/>
        </w:rPr>
        <w:t xml:space="preserve"> </w:t>
      </w:r>
      <w:r>
        <w:rPr>
          <w:rFonts w:cs="Arial" w:ascii="Arial" w:hAnsi="Arial"/>
        </w:rPr>
        <w:t>for</w:t>
      </w:r>
      <w:r>
        <w:rPr>
          <w:rFonts w:cs="Arial" w:ascii="Arial" w:hAnsi="Arial"/>
          <w:spacing w:val="-15"/>
        </w:rPr>
        <w:t xml:space="preserve"> </w:t>
      </w:r>
      <w:r>
        <w:rPr>
          <w:rFonts w:cs="Arial" w:ascii="Arial" w:hAnsi="Arial"/>
        </w:rPr>
        <w:t>empirical analysis</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complex</w:t>
      </w:r>
      <w:r>
        <w:rPr>
          <w:rFonts w:cs="Arial" w:ascii="Arial" w:hAnsi="Arial"/>
          <w:spacing w:val="-1"/>
        </w:rPr>
        <w:t xml:space="preserve"> </w:t>
      </w:r>
      <w:r>
        <w:rPr>
          <w:rFonts w:cs="Arial" w:ascii="Arial" w:hAnsi="Arial"/>
        </w:rPr>
        <w:t>systems, as</w:t>
      </w:r>
      <w:r>
        <w:rPr>
          <w:rFonts w:cs="Arial" w:ascii="Arial" w:hAnsi="Arial"/>
          <w:spacing w:val="-1"/>
        </w:rPr>
        <w:t xml:space="preserve"> </w:t>
      </w:r>
      <w:r>
        <w:rPr>
          <w:rFonts w:cs="Arial" w:ascii="Arial" w:hAnsi="Arial"/>
        </w:rPr>
        <w:t>they</w:t>
      </w:r>
      <w:r>
        <w:rPr>
          <w:rFonts w:cs="Arial" w:ascii="Arial" w:hAnsi="Arial"/>
          <w:spacing w:val="-1"/>
        </w:rPr>
        <w:t xml:space="preserve"> </w:t>
      </w:r>
      <w:r>
        <w:rPr>
          <w:rFonts w:cs="Arial" w:ascii="Arial" w:hAnsi="Arial"/>
        </w:rPr>
        <w:t>allow</w:t>
      </w:r>
      <w:r>
        <w:rPr>
          <w:rFonts w:cs="Arial" w:ascii="Arial" w:hAnsi="Arial"/>
          <w:spacing w:val="-1"/>
        </w:rPr>
        <w:t xml:space="preserve"> </w:t>
      </w:r>
      <w:r>
        <w:rPr>
          <w:rFonts w:cs="Arial" w:ascii="Arial" w:hAnsi="Arial"/>
        </w:rPr>
        <w:t>causal</w:t>
      </w:r>
      <w:r>
        <w:rPr>
          <w:rFonts w:cs="Arial" w:ascii="Arial" w:hAnsi="Arial"/>
          <w:spacing w:val="-1"/>
        </w:rPr>
        <w:t xml:space="preserve"> </w:t>
      </w:r>
      <w:r>
        <w:rPr>
          <w:rFonts w:cs="Arial" w:ascii="Arial" w:hAnsi="Arial"/>
        </w:rPr>
        <w:t>relationships</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formally</w:t>
      </w:r>
      <w:r>
        <w:rPr>
          <w:rFonts w:cs="Arial" w:ascii="Arial" w:hAnsi="Arial"/>
          <w:spacing w:val="-1"/>
        </w:rPr>
        <w:t xml:space="preserve"> </w:t>
      </w:r>
      <w:r>
        <w:rPr>
          <w:rFonts w:cs="Arial" w:ascii="Arial" w:hAnsi="Arial"/>
        </w:rPr>
        <w:t xml:space="preserve">tested, can </w:t>
      </w:r>
      <w:r>
        <w:rPr>
          <w:rFonts w:cs="Arial" w:ascii="Arial" w:hAnsi="Arial"/>
          <w:w w:val="95"/>
        </w:rPr>
        <w:t xml:space="preserve">provide insight into alternative mechanisms, and are flexible in their assumptions </w:t>
      </w:r>
      <w:hyperlink w:anchor="_bookmark99">
        <w:r>
          <w:rPr>
            <w:rFonts w:cs="Arial" w:ascii="Arial" w:hAnsi="Arial"/>
            <w:w w:val="95"/>
          </w:rPr>
          <w:t>(Shipley,</w:t>
        </w:r>
      </w:hyperlink>
      <w:r>
        <w:rPr>
          <w:rFonts w:cs="Arial" w:ascii="Arial" w:hAnsi="Arial"/>
          <w:w w:val="95"/>
        </w:rPr>
        <w:t xml:space="preserve"> </w:t>
      </w:r>
      <w:hyperlink w:anchor="_bookmark99">
        <w:r>
          <w:rPr>
            <w:rFonts w:cs="Arial" w:ascii="Arial" w:hAnsi="Arial"/>
            <w:w w:val="95"/>
          </w:rPr>
          <w:t>2009;</w:t>
        </w:r>
      </w:hyperlink>
      <w:r>
        <w:rPr>
          <w:rFonts w:cs="Arial" w:ascii="Arial" w:hAnsi="Arial"/>
          <w:w w:val="95"/>
        </w:rPr>
        <w:t xml:space="preserve"> </w:t>
      </w:r>
      <w:hyperlink w:anchor="_bookmark23">
        <w:r>
          <w:rPr>
            <w:rFonts w:cs="Arial" w:ascii="Arial" w:hAnsi="Arial"/>
            <w:w w:val="95"/>
          </w:rPr>
          <w:t>Clough,</w:t>
        </w:r>
      </w:hyperlink>
      <w:r>
        <w:rPr>
          <w:rFonts w:cs="Arial" w:ascii="Arial" w:hAnsi="Arial"/>
          <w:w w:val="95"/>
        </w:rPr>
        <w:t xml:space="preserve"> </w:t>
      </w:r>
      <w:hyperlink w:anchor="_bookmark23">
        <w:r>
          <w:rPr>
            <w:rFonts w:cs="Arial" w:ascii="Arial" w:hAnsi="Arial"/>
            <w:w w:val="95"/>
          </w:rPr>
          <w:t>2012;</w:t>
        </w:r>
      </w:hyperlink>
      <w:r>
        <w:rPr>
          <w:rFonts w:cs="Arial" w:ascii="Arial" w:hAnsi="Arial"/>
          <w:w w:val="95"/>
        </w:rPr>
        <w:t xml:space="preserve"> </w:t>
      </w:r>
      <w:hyperlink w:anchor="_bookmark45">
        <w:r>
          <w:rPr>
            <w:rFonts w:cs="Arial" w:ascii="Arial" w:hAnsi="Arial"/>
            <w:w w:val="95"/>
          </w:rPr>
          <w:t>Grace et al.,</w:t>
        </w:r>
      </w:hyperlink>
      <w:r>
        <w:rPr>
          <w:rFonts w:cs="Arial" w:ascii="Arial" w:hAnsi="Arial"/>
          <w:w w:val="95"/>
        </w:rPr>
        <w:t xml:space="preserve"> </w:t>
      </w:r>
      <w:hyperlink w:anchor="_bookmark45">
        <w:r>
          <w:rPr>
            <w:rFonts w:cs="Arial" w:ascii="Arial" w:hAnsi="Arial"/>
            <w:w w:val="95"/>
          </w:rPr>
          <w:t>2012).</w:t>
        </w:r>
      </w:hyperlink>
      <w:r>
        <w:rPr>
          <w:rFonts w:cs="Arial" w:ascii="Arial" w:hAnsi="Arial"/>
        </w:rPr>
        <w:t xml:space="preserve"> </w:t>
      </w:r>
      <w:r>
        <w:rPr>
          <w:rFonts w:cs="Arial" w:ascii="Arial" w:hAnsi="Arial"/>
          <w:w w:val="95"/>
        </w:rPr>
        <w:t>SEMs represent an intermediate class of statistical models, occupying</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space</w:t>
      </w:r>
      <w:r>
        <w:rPr>
          <w:rFonts w:cs="Arial" w:ascii="Arial" w:hAnsi="Arial"/>
          <w:spacing w:val="-1"/>
          <w:w w:val="95"/>
        </w:rPr>
        <w:t xml:space="preserve"> </w:t>
      </w:r>
      <w:r>
        <w:rPr>
          <w:rFonts w:cs="Arial" w:ascii="Arial" w:hAnsi="Arial"/>
          <w:w w:val="95"/>
        </w:rPr>
        <w:t>somewhere</w:t>
      </w:r>
      <w:r>
        <w:rPr>
          <w:rFonts w:cs="Arial" w:ascii="Arial" w:hAnsi="Arial"/>
          <w:spacing w:val="-1"/>
          <w:w w:val="95"/>
        </w:rPr>
        <w:t xml:space="preserve"> </w:t>
      </w:r>
      <w:r>
        <w:rPr>
          <w:rFonts w:cs="Arial" w:ascii="Arial" w:hAnsi="Arial"/>
          <w:w w:val="95"/>
        </w:rPr>
        <w:t>between</w:t>
      </w:r>
      <w:r>
        <w:rPr>
          <w:rFonts w:cs="Arial" w:ascii="Arial" w:hAnsi="Arial"/>
          <w:spacing w:val="-1"/>
          <w:w w:val="95"/>
        </w:rPr>
        <w:t xml:space="preserve"> </w:t>
      </w:r>
      <w:r>
        <w:rPr>
          <w:rFonts w:cs="Arial" w:ascii="Arial" w:hAnsi="Arial"/>
          <w:w w:val="95"/>
        </w:rPr>
        <w:t>linear</w:t>
      </w:r>
      <w:r>
        <w:rPr>
          <w:rFonts w:cs="Arial" w:ascii="Arial" w:hAnsi="Arial"/>
          <w:spacing w:val="-1"/>
          <w:w w:val="95"/>
        </w:rPr>
        <w:t xml:space="preserve"> </w:t>
      </w:r>
      <w:r>
        <w:rPr>
          <w:rFonts w:cs="Arial" w:ascii="Arial" w:hAnsi="Arial"/>
          <w:w w:val="95"/>
        </w:rPr>
        <w:t>regression</w:t>
      </w:r>
      <w:r>
        <w:rPr>
          <w:rFonts w:cs="Arial" w:ascii="Arial" w:hAnsi="Arial"/>
          <w:spacing w:val="-1"/>
          <w:w w:val="95"/>
        </w:rPr>
        <w:t xml:space="preserve"> </w:t>
      </w:r>
      <w:r>
        <w:rPr>
          <w:rFonts w:cs="Arial" w:ascii="Arial" w:hAnsi="Arial"/>
          <w:w w:val="95"/>
        </w:rPr>
        <w:t>(or</w:t>
      </w:r>
      <w:r>
        <w:rPr>
          <w:rFonts w:cs="Arial" w:ascii="Arial" w:hAnsi="Arial"/>
          <w:spacing w:val="-1"/>
          <w:w w:val="95"/>
        </w:rPr>
        <w:t xml:space="preserve"> </w:t>
      </w:r>
      <w:r>
        <w:rPr>
          <w:rFonts w:cs="Arial" w:ascii="Arial" w:hAnsi="Arial"/>
          <w:w w:val="95"/>
        </w:rPr>
        <w:t>machine</w:t>
      </w:r>
      <w:r>
        <w:rPr>
          <w:rFonts w:cs="Arial" w:ascii="Arial" w:hAnsi="Arial"/>
          <w:spacing w:val="-1"/>
          <w:w w:val="95"/>
        </w:rPr>
        <w:t xml:space="preserve"> </w:t>
      </w:r>
      <w:r>
        <w:rPr>
          <w:rFonts w:cs="Arial" w:ascii="Arial" w:hAnsi="Arial"/>
          <w:w w:val="95"/>
        </w:rPr>
        <w:t>learning)</w:t>
      </w:r>
      <w:r>
        <w:rPr>
          <w:rFonts w:cs="Arial" w:ascii="Arial" w:hAnsi="Arial"/>
          <w:spacing w:val="-1"/>
          <w:w w:val="95"/>
        </w:rPr>
        <w:t xml:space="preserve"> </w:t>
      </w:r>
      <w:r>
        <w:rPr>
          <w:rFonts w:cs="Arial" w:ascii="Arial" w:hAnsi="Arial"/>
          <w:w w:val="95"/>
        </w:rPr>
        <w:t>mod</w:t>
      </w:r>
      <w:del w:id="12" w:author="Hoover, Shelley" w:date="2022-09-09T15:35:00Z">
        <w:r>
          <w:rPr>
            <w:rFonts w:cs="Arial" w:ascii="Arial" w:hAnsi="Arial"/>
            <w:w w:val="95"/>
          </w:rPr>
          <w:delText xml:space="preserve">- </w:delText>
        </w:r>
      </w:del>
      <w:r>
        <w:rPr>
          <w:rFonts w:cs="Arial" w:ascii="Arial" w:hAnsi="Arial"/>
          <w:w w:val="95"/>
        </w:rPr>
        <w:t xml:space="preserve">els and dynamic linear models, making them ideal for generating and testing relationships </w:t>
      </w:r>
      <w:r>
        <w:rPr>
          <w:rFonts w:cs="Arial" w:ascii="Arial" w:hAnsi="Arial"/>
        </w:rPr>
        <w:t xml:space="preserve">between large sets of variables </w:t>
      </w:r>
      <w:hyperlink w:anchor="_bookmark44">
        <w:r>
          <w:rPr>
            <w:rFonts w:cs="Arial" w:ascii="Arial" w:hAnsi="Arial"/>
          </w:rPr>
          <w:t>(Grace,</w:t>
        </w:r>
      </w:hyperlink>
      <w:r>
        <w:rPr>
          <w:rFonts w:cs="Arial" w:ascii="Arial" w:hAnsi="Arial"/>
        </w:rPr>
        <w:t xml:space="preserve"> </w:t>
      </w:r>
      <w:hyperlink w:anchor="_bookmark44">
        <w:r>
          <w:rPr>
            <w:rFonts w:cs="Arial" w:ascii="Arial" w:hAnsi="Arial"/>
          </w:rPr>
          <w:t>2006;</w:t>
        </w:r>
      </w:hyperlink>
      <w:r>
        <w:rPr>
          <w:rFonts w:cs="Arial" w:ascii="Arial" w:hAnsi="Arial"/>
        </w:rPr>
        <w:t xml:space="preserve"> </w:t>
      </w:r>
      <w:hyperlink w:anchor="_bookmark59">
        <w:r>
          <w:rPr>
            <w:rFonts w:cs="Arial" w:ascii="Arial" w:hAnsi="Arial"/>
          </w:rPr>
          <w:t>Kline,</w:t>
        </w:r>
      </w:hyperlink>
      <w:r>
        <w:rPr>
          <w:rFonts w:cs="Arial" w:ascii="Arial" w:hAnsi="Arial"/>
        </w:rPr>
        <w:t xml:space="preserve"> </w:t>
      </w:r>
      <w:hyperlink w:anchor="_bookmark59">
        <w:r>
          <w:rPr>
            <w:rFonts w:cs="Arial" w:ascii="Arial" w:hAnsi="Arial"/>
          </w:rPr>
          <w:t>2013).</w:t>
        </w:r>
      </w:hyperlink>
      <w:r>
        <w:rPr>
          <w:rFonts w:cs="Arial" w:ascii="Arial" w:hAnsi="Arial"/>
          <w:spacing w:val="40"/>
        </w:rPr>
        <w:t xml:space="preserve"> </w:t>
      </w:r>
    </w:p>
    <w:p>
      <w:pPr>
        <w:pStyle w:val="TextBody"/>
        <w:spacing w:lineRule="exact" w:line="478" w:before="192" w:after="0"/>
        <w:ind w:left="120" w:right="1054" w:firstLine="600"/>
        <w:jc w:val="both"/>
        <w:pPrChange w:id="0" w:author="Hoover, Shelley" w:date="2022-09-12T08:30:00Z">
          <w:pPr>
            <w:pStyle w:val="Textbody"/>
            <w:jc w:val="both"/>
            <w:ind w:left="120" w:right="1054" w:hanging="0"/>
            <w:spacing w:lineRule="exact" w:line="478" w:before="192" w:after="0"/>
          </w:pPr>
        </w:pPrChange>
        <w:rPr>
          <w:rFonts w:ascii="Arial" w:hAnsi="Arial" w:cs="Arial"/>
          <w:ins w:id="18" w:author="Hoover, Shelley" w:date="2022-09-09T15:41:00Z"/>
          <w:w w:val="95"/>
        </w:rPr>
      </w:pPr>
      <w:r>
        <w:rPr>
          <w:rFonts w:cs="Arial" w:ascii="Arial" w:hAnsi="Arial"/>
        </w:rPr>
        <w:t>Starting with a simple model (visitation</w:t>
      </w:r>
      <w:r>
        <w:rPr>
          <w:rFonts w:cs="Arial" w:ascii="Arial" w:hAnsi="Arial"/>
          <w:spacing w:val="-15"/>
        </w:rPr>
        <w:t xml:space="preserve"> </w:t>
      </w:r>
      <w:r>
        <w:rPr>
          <w:rFonts w:cs="Arial" w:ascii="Arial" w:hAnsi="Arial"/>
          <w:i/>
        </w:rPr>
        <w:t>→</w:t>
      </w:r>
      <w:r>
        <w:rPr>
          <w:rFonts w:cs="Arial" w:ascii="Arial" w:hAnsi="Arial"/>
          <w:i/>
          <w:spacing w:val="-20"/>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i/>
        </w:rPr>
        <w:t>→</w:t>
      </w:r>
      <w:r>
        <w:rPr>
          <w:rFonts w:cs="Arial" w:ascii="Arial" w:hAnsi="Arial"/>
          <w:i/>
          <w:spacing w:val="-21"/>
        </w:rPr>
        <w:t xml:space="preserve"> </w:t>
      </w:r>
      <w:r>
        <w:rPr>
          <w:rFonts w:cs="Arial" w:ascii="Arial" w:hAnsi="Arial"/>
        </w:rPr>
        <w:t>fruit</w:t>
      </w:r>
      <w:r>
        <w:rPr>
          <w:rFonts w:cs="Arial" w:ascii="Arial" w:hAnsi="Arial"/>
          <w:spacing w:val="-14"/>
        </w:rPr>
        <w:t xml:space="preserve"> </w:t>
      </w:r>
      <w:r>
        <w:rPr>
          <w:rFonts w:cs="Arial" w:ascii="Arial" w:hAnsi="Arial"/>
        </w:rPr>
        <w:t>production</w:t>
      </w:r>
      <w:r>
        <w:rPr>
          <w:rFonts w:cs="Arial" w:ascii="Arial" w:hAnsi="Arial"/>
          <w:spacing w:val="-15"/>
        </w:rPr>
        <w:t xml:space="preserve"> </w:t>
      </w:r>
      <w:r>
        <w:rPr>
          <w:rFonts w:cs="Arial" w:ascii="Arial" w:hAnsi="Arial"/>
          <w:i/>
        </w:rPr>
        <w:t>←</w:t>
      </w:r>
      <w:r>
        <w:rPr>
          <w:rFonts w:cs="Arial" w:ascii="Arial" w:hAnsi="Arial"/>
          <w:i/>
          <w:spacing w:val="-20"/>
        </w:rPr>
        <w:t xml:space="preserve"> </w:t>
      </w:r>
      <w:r>
        <w:rPr>
          <w:rFonts w:cs="Arial" w:ascii="Arial" w:hAnsi="Arial"/>
        </w:rPr>
        <w:t>plant</w:t>
      </w:r>
      <w:r>
        <w:rPr>
          <w:rFonts w:cs="Arial" w:ascii="Arial" w:hAnsi="Arial"/>
          <w:spacing w:val="-14"/>
        </w:rPr>
        <w:t xml:space="preserve"> </w:t>
      </w:r>
      <w:r>
        <w:rPr>
          <w:rFonts w:cs="Arial" w:ascii="Arial" w:hAnsi="Arial"/>
        </w:rPr>
        <w:t>resources),</w:t>
      </w:r>
      <w:r>
        <w:rPr>
          <w:rFonts w:cs="Arial" w:ascii="Arial" w:hAnsi="Arial"/>
          <w:spacing w:val="-15"/>
        </w:rPr>
        <w:t xml:space="preserve"> </w:t>
      </w:r>
      <w:r>
        <w:rPr>
          <w:rFonts w:cs="Arial" w:ascii="Arial" w:hAnsi="Arial"/>
        </w:rPr>
        <w:t>we</w:t>
      </w:r>
      <w:r>
        <w:rPr>
          <w:rFonts w:cs="Arial" w:ascii="Arial" w:hAnsi="Arial"/>
          <w:spacing w:val="-14"/>
        </w:rPr>
        <w:t xml:space="preserve"> </w:t>
      </w:r>
      <w:r>
        <w:rPr>
          <w:rFonts w:cs="Arial" w:ascii="Arial" w:hAnsi="Arial"/>
        </w:rPr>
        <w:t>built</w:t>
      </w:r>
      <w:r>
        <w:rPr>
          <w:rFonts w:cs="Arial" w:ascii="Arial" w:hAnsi="Arial"/>
          <w:spacing w:val="-12"/>
        </w:rPr>
        <w:t xml:space="preserve"> </w:t>
      </w:r>
      <w:r>
        <w:rPr>
          <w:rFonts w:cs="Arial" w:ascii="Arial" w:hAnsi="Arial"/>
        </w:rPr>
        <w:t>a</w:t>
      </w:r>
      <w:r>
        <w:rPr>
          <w:rFonts w:cs="Arial" w:ascii="Arial" w:hAnsi="Arial"/>
          <w:spacing w:val="-10"/>
        </w:rPr>
        <w:t xml:space="preserve"> </w:t>
      </w:r>
      <w:r>
        <w:rPr>
          <w:rFonts w:cs="Arial" w:ascii="Arial" w:hAnsi="Arial"/>
        </w:rPr>
        <w:t>detailed model</w:t>
      </w:r>
      <w:r>
        <w:rPr>
          <w:rFonts w:cs="Arial" w:ascii="Arial" w:hAnsi="Arial"/>
          <w:spacing w:val="-15"/>
        </w:rPr>
        <w:t xml:space="preserve"> </w:t>
      </w:r>
      <w:r>
        <w:rPr>
          <w:rFonts w:cs="Arial" w:ascii="Arial" w:hAnsi="Arial"/>
        </w:rPr>
        <w:t>relating</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pollination</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yield</w:t>
      </w:r>
      <w:r>
        <w:rPr>
          <w:rFonts w:cs="Arial" w:ascii="Arial" w:hAnsi="Arial"/>
          <w:spacing w:val="-14"/>
        </w:rPr>
        <w:t xml:space="preserve"> </w:t>
      </w:r>
      <w:r>
        <w:rPr>
          <w:rFonts w:cs="Arial" w:ascii="Arial" w:hAnsi="Arial"/>
        </w:rPr>
        <w:t>within</w:t>
      </w:r>
      <w:r>
        <w:rPr>
          <w:rFonts w:cs="Arial" w:ascii="Arial" w:hAnsi="Arial"/>
          <w:spacing w:val="-15"/>
        </w:rPr>
        <w:t xml:space="preserve"> </w:t>
      </w:r>
      <w:r>
        <w:rPr>
          <w:rFonts w:cs="Arial" w:ascii="Arial" w:hAnsi="Arial"/>
        </w:rPr>
        <w:t>a</w:t>
      </w:r>
      <w:r>
        <w:rPr>
          <w:rFonts w:cs="Arial" w:ascii="Arial" w:hAnsi="Arial"/>
          <w:spacing w:val="-14"/>
        </w:rPr>
        <w:t xml:space="preserve"> </w:t>
      </w:r>
      <w:r>
        <w:rPr>
          <w:rFonts w:cs="Arial" w:ascii="Arial" w:hAnsi="Arial"/>
        </w:rPr>
        <w:t>causal</w:t>
      </w:r>
      <w:r>
        <w:rPr>
          <w:rFonts w:cs="Arial" w:ascii="Arial" w:hAnsi="Arial"/>
          <w:spacing w:val="-15"/>
        </w:rPr>
        <w:t xml:space="preserve"> </w:t>
      </w:r>
      <w:r>
        <w:rPr>
          <w:rFonts w:cs="Arial" w:ascii="Arial" w:hAnsi="Arial"/>
        </w:rPr>
        <w:t>framework</w:t>
      </w:r>
      <w:r>
        <w:rPr>
          <w:rFonts w:cs="Arial" w:ascii="Arial" w:hAnsi="Arial"/>
          <w:spacing w:val="-14"/>
        </w:rPr>
        <w:t xml:space="preserve"> </w:t>
      </w:r>
      <w:r>
        <w:rPr>
          <w:rFonts w:cs="Arial" w:ascii="Arial" w:hAnsi="Arial"/>
        </w:rPr>
        <w:t>(see</w:t>
      </w:r>
      <w:r>
        <w:rPr>
          <w:rFonts w:cs="Arial" w:ascii="Arial" w:hAnsi="Arial"/>
          <w:spacing w:val="-15"/>
        </w:rPr>
        <w:t xml:space="preserve"> </w:t>
      </w:r>
      <w:r>
        <w:rPr>
          <w:rFonts w:cs="Arial" w:ascii="Arial" w:hAnsi="Arial"/>
        </w:rPr>
        <w:t xml:space="preserve">Figure </w:t>
      </w:r>
      <w:hyperlink w:anchor="_bookmark0">
        <w:r>
          <w:rPr>
            <w:rFonts w:cs="Arial" w:ascii="Arial" w:hAnsi="Arial"/>
          </w:rPr>
          <w:t>1</w:t>
        </w:r>
      </w:hyperlink>
      <w:r>
        <w:rPr>
          <w:rFonts w:cs="Arial" w:ascii="Arial" w:hAnsi="Arial"/>
        </w:rPr>
        <w:t xml:space="preserve"> in Results).</w:t>
      </w:r>
      <w:r>
        <w:rPr>
          <w:rFonts w:cs="Arial" w:ascii="Arial" w:hAnsi="Arial"/>
          <w:spacing w:val="40"/>
        </w:rPr>
        <w:t xml:space="preserve"> </w:t>
      </w:r>
      <w:r>
        <w:rPr>
          <w:rFonts w:cs="Arial" w:ascii="Arial" w:hAnsi="Arial"/>
        </w:rPr>
        <w:t>We also ran a linear model outside of each SEM to predict total yield (g</w:t>
      </w:r>
      <w:r>
        <w:rPr>
          <w:rFonts w:cs="Arial" w:ascii="Arial" w:hAnsi="Arial"/>
          <w:spacing w:val="40"/>
        </w:rPr>
        <w:t xml:space="preserve"> </w:t>
      </w:r>
      <w:r>
        <w:rPr>
          <w:rFonts w:cs="Arial" w:ascii="Arial" w:hAnsi="Arial"/>
        </w:rPr>
        <w:t>per</w:t>
      </w:r>
      <w:r>
        <w:rPr>
          <w:rFonts w:cs="Arial" w:ascii="Arial" w:hAnsi="Arial"/>
          <w:spacing w:val="-5"/>
        </w:rPr>
        <w:t xml:space="preserve"> </w:t>
      </w:r>
      <w:r>
        <w:rPr>
          <w:rFonts w:cs="Arial" w:ascii="Arial" w:hAnsi="Arial"/>
        </w:rPr>
        <w:t>plant)</w:t>
      </w:r>
      <w:r>
        <w:rPr>
          <w:rFonts w:cs="Arial" w:ascii="Arial" w:hAnsi="Arial"/>
          <w:spacing w:val="-4"/>
        </w:rPr>
        <w:t xml:space="preserve"> </w:t>
      </w:r>
      <w:r>
        <w:rPr>
          <w:rFonts w:cs="Arial" w:ascii="Arial" w:hAnsi="Arial"/>
        </w:rPr>
        <w:t>as</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function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size,</w:t>
      </w:r>
      <w:r>
        <w:rPr>
          <w:rFonts w:cs="Arial" w:ascii="Arial" w:hAnsi="Arial"/>
          <w:spacing w:val="-3"/>
        </w:rPr>
        <w:t xml:space="preserve"> </w:t>
      </w:r>
      <w:r>
        <w:rPr>
          <w:rFonts w:cs="Arial" w:ascii="Arial" w:hAnsi="Arial"/>
        </w:rPr>
        <w:t>seeds</w:t>
      </w:r>
      <w:r>
        <w:rPr>
          <w:rFonts w:cs="Arial" w:ascii="Arial" w:hAnsi="Arial"/>
          <w:spacing w:val="-5"/>
        </w:rPr>
        <w:t xml:space="preserve"> </w:t>
      </w:r>
      <w:r>
        <w:rPr>
          <w:rFonts w:cs="Arial" w:ascii="Arial" w:hAnsi="Arial"/>
        </w:rPr>
        <w:t>per</w:t>
      </w:r>
      <w:r>
        <w:rPr>
          <w:rFonts w:cs="Arial" w:ascii="Arial" w:hAnsi="Arial"/>
          <w:spacing w:val="-5"/>
        </w:rPr>
        <w:t xml:space="preserve"> </w:t>
      </w:r>
      <w:r>
        <w:rPr>
          <w:rFonts w:cs="Arial" w:ascii="Arial" w:hAnsi="Arial"/>
        </w:rPr>
        <w:t>pod,</w:t>
      </w:r>
      <w:r>
        <w:rPr>
          <w:rFonts w:cs="Arial" w:ascii="Arial" w:hAnsi="Arial"/>
          <w:spacing w:val="-3"/>
        </w:rPr>
        <w:t xml:space="preserve"> </w:t>
      </w:r>
      <w:r>
        <w:rPr>
          <w:rFonts w:cs="Arial" w:ascii="Arial" w:hAnsi="Arial"/>
        </w:rPr>
        <w:t>and</w:t>
      </w:r>
      <w:r>
        <w:rPr>
          <w:rFonts w:cs="Arial" w:ascii="Arial" w:hAnsi="Arial"/>
          <w:spacing w:val="-4"/>
        </w:rPr>
        <w:t xml:space="preserve"> </w:t>
      </w:r>
      <w:r>
        <w:rPr>
          <w:rFonts w:cs="Arial" w:ascii="Arial" w:hAnsi="Arial"/>
        </w:rPr>
        <w:t>pods</w:t>
      </w:r>
      <w:r>
        <w:rPr>
          <w:rFonts w:cs="Arial" w:ascii="Arial" w:hAnsi="Arial"/>
          <w:spacing w:val="-4"/>
        </w:rPr>
        <w:t xml:space="preserve"> </w:t>
      </w:r>
      <w:r>
        <w:rPr>
          <w:rFonts w:cs="Arial" w:ascii="Arial" w:hAnsi="Arial"/>
        </w:rPr>
        <w:t>per</w:t>
      </w:r>
      <w:r>
        <w:rPr>
          <w:rFonts w:cs="Arial" w:ascii="Arial" w:hAnsi="Arial"/>
          <w:spacing w:val="-5"/>
        </w:rPr>
        <w:t xml:space="preserve"> </w:t>
      </w:r>
      <w:r>
        <w:rPr>
          <w:rFonts w:cs="Arial" w:ascii="Arial" w:hAnsi="Arial"/>
        </w:rPr>
        <w:t>plant</w:t>
      </w:r>
      <w:r>
        <w:rPr>
          <w:rFonts w:cs="Arial" w:ascii="Arial" w:hAnsi="Arial"/>
          <w:spacing w:val="-4"/>
        </w:rPr>
        <w:t xml:space="preserve"> </w:t>
      </w:r>
      <w:r>
        <w:rPr>
          <w:rFonts w:cs="Arial" w:ascii="Arial" w:hAnsi="Arial"/>
        </w:rPr>
        <w:t>(see</w:t>
      </w:r>
      <w:r>
        <w:rPr>
          <w:rFonts w:cs="Arial" w:ascii="Arial" w:hAnsi="Arial"/>
          <w:spacing w:val="-4"/>
        </w:rPr>
        <w:t xml:space="preserve"> </w:t>
      </w:r>
      <w:r>
        <w:rPr>
          <w:rFonts w:cs="Arial" w:ascii="Arial" w:hAnsi="Arial"/>
        </w:rPr>
        <w:t>T</w:t>
      </w:r>
      <w:r>
        <w:rPr>
          <w:rFonts w:cs="Arial" w:ascii="Arial" w:hAnsi="Arial"/>
          <w:highlight w:val="yellow"/>
          <w:rPrChange w:id="0" w:author="Hoover, Shelley" w:date="2022-09-09T15:40:00Z"/>
        </w:rPr>
        <w:t>able</w:t>
      </w:r>
      <w:r>
        <w:rPr>
          <w:rFonts w:cs="Arial" w:ascii="Arial" w:hAnsi="Arial"/>
          <w:spacing w:val="-5"/>
          <w:highlight w:val="yellow"/>
          <w:rPrChange w:id="0" w:author="Hoover, Shelley" w:date="2022-09-09T15:40:00Z">
            <w:rPr>
              <w:spacing w:val="-5"/>
            </w:rPr>
          </w:rPrChange>
        </w:rPr>
        <w:t xml:space="preserve"> </w:t>
      </w:r>
      <w:hyperlink w:anchor="_bookmark126">
        <w:r>
          <w:rPr>
            <w:rFonts w:cs="Arial" w:ascii="Arial" w:hAnsi="Arial"/>
            <w:b/>
            <w:highlight w:val="yellow"/>
            <w:rPrChange w:id="0" w:author="Hoover, Shelley" w:date="2022-09-09T15:40:00Z">
              <w:rPr>
                <w:b/>
              </w:rPr>
            </w:rPrChange>
          </w:rPr>
          <w:t>??</w:t>
        </w:r>
      </w:hyperlink>
      <w:r>
        <w:rPr>
          <w:rFonts w:cs="Arial" w:ascii="Arial" w:hAnsi="Arial"/>
        </w:rPr>
        <w:t xml:space="preserve">). </w:t>
      </w:r>
      <w:r>
        <w:rPr>
          <w:rFonts w:cs="Arial" w:ascii="Arial" w:hAnsi="Arial"/>
          <w:w w:val="95"/>
        </w:rPr>
        <w:t xml:space="preserve">After the models were </w:t>
      </w:r>
      <w:del w:id="17" w:author="Hoover, Shelley" w:date="2022-09-09T15:40:00Z">
        <w:r>
          <w:rPr>
            <w:rFonts w:cs="Arial" w:ascii="Arial" w:hAnsi="Arial"/>
            <w:w w:val="95"/>
          </w:rPr>
          <w:delText xml:space="preserve">properly </w:delText>
        </w:r>
      </w:del>
      <w:r>
        <w:rPr>
          <w:rFonts w:cs="Arial" w:ascii="Arial" w:hAnsi="Arial"/>
          <w:w w:val="95"/>
        </w:rPr>
        <w:t xml:space="preserve">fit and validated, we simulated seed size and yield at varying </w:t>
      </w:r>
      <w:r>
        <w:rPr>
          <w:rFonts w:cs="Arial" w:ascii="Arial" w:hAnsi="Arial"/>
          <w:spacing w:val="-2"/>
        </w:rPr>
        <w:t>distances</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pollinators,</w:t>
      </w:r>
      <w:r>
        <w:rPr>
          <w:rFonts w:cs="Arial" w:ascii="Arial" w:hAnsi="Arial"/>
          <w:spacing w:val="-4"/>
        </w:rPr>
        <w:t xml:space="preserve"> </w:t>
      </w:r>
      <w:r>
        <w:rPr>
          <w:rFonts w:cs="Arial" w:ascii="Arial" w:hAnsi="Arial"/>
          <w:spacing w:val="-2"/>
        </w:rPr>
        <w:t>using</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coefficients</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each</w:t>
      </w:r>
      <w:r>
        <w:rPr>
          <w:rFonts w:cs="Arial" w:ascii="Arial" w:hAnsi="Arial"/>
          <w:spacing w:val="-5"/>
        </w:rPr>
        <w:t xml:space="preserve"> </w:t>
      </w:r>
      <w:r>
        <w:rPr>
          <w:rFonts w:cs="Arial" w:ascii="Arial" w:hAnsi="Arial"/>
          <w:spacing w:val="-2"/>
        </w:rPr>
        <w:t>model</w:t>
      </w:r>
      <w:r>
        <w:rPr>
          <w:rFonts w:cs="Arial" w:ascii="Arial" w:hAnsi="Arial"/>
          <w:spacing w:val="-5"/>
        </w:rPr>
        <w:t xml:space="preserve"> </w:t>
      </w:r>
      <w:r>
        <w:rPr>
          <w:rFonts w:cs="Arial" w:ascii="Arial" w:hAnsi="Arial"/>
          <w:spacing w:val="-2"/>
        </w:rPr>
        <w:t>to</w:t>
      </w:r>
      <w:r>
        <w:rPr>
          <w:rFonts w:cs="Arial" w:ascii="Arial" w:hAnsi="Arial"/>
          <w:spacing w:val="-5"/>
        </w:rPr>
        <w:t xml:space="preserve"> </w:t>
      </w:r>
      <w:r>
        <w:rPr>
          <w:rFonts w:cs="Arial" w:ascii="Arial" w:hAnsi="Arial"/>
          <w:spacing w:val="-2"/>
        </w:rPr>
        <w:t>integrate</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effect</w:t>
      </w:r>
      <w:r>
        <w:rPr>
          <w:rFonts w:cs="Arial" w:ascii="Arial" w:hAnsi="Arial"/>
          <w:spacing w:val="-5"/>
        </w:rPr>
        <w:t xml:space="preserve"> </w:t>
      </w:r>
      <w:r>
        <w:rPr>
          <w:rFonts w:cs="Arial" w:ascii="Arial" w:hAnsi="Arial"/>
          <w:spacing w:val="-2"/>
        </w:rPr>
        <w:t xml:space="preserve">of </w:t>
      </w:r>
      <w:r>
        <w:rPr>
          <w:rFonts w:cs="Arial" w:ascii="Arial" w:hAnsi="Arial"/>
          <w:w w:val="95"/>
        </w:rPr>
        <w:t>pollination on yield across all other sub-models (while holding plant density constant).</w:t>
      </w:r>
    </w:p>
    <w:p>
      <w:pPr>
        <w:pStyle w:val="TextBody"/>
        <w:spacing w:lineRule="exact" w:line="478" w:before="192" w:after="0"/>
        <w:ind w:left="120" w:right="1054" w:hanging="0"/>
        <w:jc w:val="both"/>
        <w:rPr>
          <w:rFonts w:ascii="Arial" w:hAnsi="Arial" w:cs="Arial"/>
        </w:rPr>
      </w:pPr>
      <w:r>
        <w:rPr>
          <w:rFonts w:cs="Arial" w:ascii="Arial" w:hAnsi="Arial"/>
        </w:rPr>
      </w:r>
    </w:p>
    <w:p>
      <w:pPr>
        <w:pStyle w:val="TextBody"/>
        <w:spacing w:lineRule="auto" w:line="420" w:before="165" w:after="0"/>
        <w:ind w:right="1056" w:firstLine="120"/>
        <w:jc w:val="both"/>
        <w:pPrChange w:id="0" w:author="Hoover, Shelley" w:date="2022-09-12T08:30:00Z">
          <w:pPr>
            <w:pStyle w:val="Textbody"/>
            <w:jc w:val="both"/>
            <w:ind w:left="120" w:right="1056" w:firstLine="351"/>
            <w:spacing w:lineRule="auto" w:line="420" w:before="165" w:after="0"/>
          </w:pPr>
        </w:pPrChange>
        <w:rPr>
          <w:rFonts w:ascii="Arial" w:hAnsi="Arial" w:cs="Arial"/>
          <w:spacing w:val="-2"/>
          <w:w w:val="95"/>
          <w:del w:id="20" w:author="Hoover, Shelley" w:date="2022-09-09T15:41:00Z"/>
        </w:rPr>
      </w:pPr>
      <w:r>
        <w:rPr>
          <w:rFonts w:cs="Arial" w:ascii="Arial" w:hAnsi="Arial"/>
          <w:w w:val="95"/>
        </w:rPr>
        <w:t>The underlying models of each pSEM were specified as generalized linear mixed-effects models (GLMMs).</w:t>
      </w:r>
      <w:r>
        <w:rPr>
          <w:rFonts w:cs="Arial" w:ascii="Arial" w:hAnsi="Arial"/>
        </w:rPr>
        <w:t xml:space="preserve"> </w:t>
      </w:r>
      <w:r>
        <w:rPr>
          <w:rFonts w:cs="Arial" w:ascii="Arial" w:hAnsi="Arial"/>
          <w:w w:val="95"/>
        </w:rPr>
        <w:t>GLMMs can model processes that occur at different levels; for example, seed</w:t>
      </w:r>
      <w:r>
        <w:rPr>
          <w:rFonts w:cs="Arial" w:ascii="Arial" w:hAnsi="Arial"/>
          <w:spacing w:val="8"/>
        </w:rPr>
        <w:t xml:space="preserve"> </w:t>
      </w:r>
      <w:r>
        <w:rPr>
          <w:rFonts w:cs="Arial" w:ascii="Arial" w:hAnsi="Arial"/>
          <w:w w:val="95"/>
        </w:rPr>
        <w:t>size</w:t>
      </w:r>
      <w:r>
        <w:rPr>
          <w:rFonts w:cs="Arial" w:ascii="Arial" w:hAnsi="Arial"/>
          <w:spacing w:val="7"/>
        </w:rPr>
        <w:t xml:space="preserve"> </w:t>
      </w:r>
      <w:r>
        <w:rPr>
          <w:rFonts w:cs="Arial" w:ascii="Arial" w:hAnsi="Arial"/>
          <w:w w:val="95"/>
        </w:rPr>
        <w:t>was</w:t>
      </w:r>
      <w:r>
        <w:rPr>
          <w:rFonts w:cs="Arial" w:ascii="Arial" w:hAnsi="Arial"/>
          <w:spacing w:val="8"/>
        </w:rPr>
        <w:t xml:space="preserve"> </w:t>
      </w:r>
      <w:r>
        <w:rPr>
          <w:rFonts w:cs="Arial" w:ascii="Arial" w:hAnsi="Arial"/>
          <w:w w:val="95"/>
        </w:rPr>
        <w:t>modelled</w:t>
      </w:r>
      <w:r>
        <w:rPr>
          <w:rFonts w:cs="Arial" w:ascii="Arial" w:hAnsi="Arial"/>
          <w:spacing w:val="8"/>
        </w:rPr>
        <w:t xml:space="preserve"> </w:t>
      </w:r>
      <w:r>
        <w:rPr>
          <w:rFonts w:cs="Arial" w:ascii="Arial" w:hAnsi="Arial"/>
          <w:w w:val="95"/>
        </w:rPr>
        <w:t>at</w:t>
      </w:r>
      <w:r>
        <w:rPr>
          <w:rFonts w:cs="Arial" w:ascii="Arial" w:hAnsi="Arial"/>
          <w:spacing w:val="8"/>
        </w:rPr>
        <w:t xml:space="preserve"> </w:t>
      </w:r>
      <w:r>
        <w:rPr>
          <w:rFonts w:cs="Arial" w:ascii="Arial" w:hAnsi="Arial"/>
          <w:w w:val="95"/>
        </w:rPr>
        <w:t>the</w:t>
      </w:r>
      <w:r>
        <w:rPr>
          <w:rFonts w:cs="Arial" w:ascii="Arial" w:hAnsi="Arial"/>
          <w:spacing w:val="8"/>
        </w:rPr>
        <w:t xml:space="preserve"> </w:t>
      </w:r>
      <w:r>
        <w:rPr>
          <w:rFonts w:cs="Arial" w:ascii="Arial" w:hAnsi="Arial"/>
          <w:w w:val="95"/>
        </w:rPr>
        <w:t>plant</w:t>
      </w:r>
      <w:r>
        <w:rPr>
          <w:rFonts w:cs="Arial" w:ascii="Arial" w:hAnsi="Arial"/>
          <w:spacing w:val="8"/>
        </w:rPr>
        <w:t xml:space="preserve"> </w:t>
      </w:r>
      <w:r>
        <w:rPr>
          <w:rFonts w:cs="Arial" w:ascii="Arial" w:hAnsi="Arial"/>
          <w:w w:val="95"/>
        </w:rPr>
        <w:t>level,</w:t>
      </w:r>
      <w:r>
        <w:rPr>
          <w:rFonts w:cs="Arial" w:ascii="Arial" w:hAnsi="Arial"/>
          <w:spacing w:val="8"/>
        </w:rPr>
        <w:t xml:space="preserve"> </w:t>
      </w:r>
      <w:r>
        <w:rPr>
          <w:rFonts w:cs="Arial" w:ascii="Arial" w:hAnsi="Arial"/>
          <w:w w:val="95"/>
        </w:rPr>
        <w:t>while</w:t>
      </w:r>
      <w:r>
        <w:rPr>
          <w:rFonts w:cs="Arial" w:ascii="Arial" w:hAnsi="Arial"/>
          <w:spacing w:val="8"/>
        </w:rPr>
        <w:t xml:space="preserve"> </w:t>
      </w:r>
      <w:r>
        <w:rPr>
          <w:rFonts w:cs="Arial" w:ascii="Arial" w:hAnsi="Arial"/>
          <w:w w:val="95"/>
        </w:rPr>
        <w:t>pollen</w:t>
      </w:r>
      <w:r>
        <w:rPr>
          <w:rFonts w:cs="Arial" w:ascii="Arial" w:hAnsi="Arial"/>
          <w:spacing w:val="8"/>
        </w:rPr>
        <w:t xml:space="preserve"> </w:t>
      </w:r>
      <w:r>
        <w:rPr>
          <w:rFonts w:cs="Arial" w:ascii="Arial" w:hAnsi="Arial"/>
          <w:w w:val="95"/>
        </w:rPr>
        <w:t>deposition</w:t>
      </w:r>
      <w:r>
        <w:rPr>
          <w:rFonts w:cs="Arial" w:ascii="Arial" w:hAnsi="Arial"/>
          <w:spacing w:val="9"/>
        </w:rPr>
        <w:t xml:space="preserve"> </w:t>
      </w:r>
      <w:r>
        <w:rPr>
          <w:rFonts w:cs="Arial" w:ascii="Arial" w:hAnsi="Arial"/>
          <w:w w:val="95"/>
        </w:rPr>
        <w:t>was</w:t>
      </w:r>
      <w:r>
        <w:rPr>
          <w:rFonts w:cs="Arial" w:ascii="Arial" w:hAnsi="Arial"/>
          <w:spacing w:val="8"/>
        </w:rPr>
        <w:t xml:space="preserve"> </w:t>
      </w:r>
      <w:r>
        <w:rPr>
          <w:rFonts w:cs="Arial" w:ascii="Arial" w:hAnsi="Arial"/>
          <w:w w:val="95"/>
        </w:rPr>
        <w:t>modeled</w:t>
      </w:r>
      <w:r>
        <w:rPr>
          <w:rFonts w:cs="Arial" w:ascii="Arial" w:hAnsi="Arial"/>
          <w:spacing w:val="8"/>
        </w:rPr>
        <w:t xml:space="preserve"> </w:t>
      </w:r>
      <w:r>
        <w:rPr>
          <w:rFonts w:cs="Arial" w:ascii="Arial" w:hAnsi="Arial"/>
          <w:w w:val="95"/>
        </w:rPr>
        <w:t>at</w:t>
      </w:r>
      <w:r>
        <w:rPr>
          <w:rFonts w:cs="Arial" w:ascii="Arial" w:hAnsi="Arial"/>
          <w:spacing w:val="8"/>
        </w:rPr>
        <w:t xml:space="preserve"> </w:t>
      </w:r>
      <w:r>
        <w:rPr>
          <w:rFonts w:cs="Arial" w:ascii="Arial" w:hAnsi="Arial"/>
          <w:w w:val="95"/>
        </w:rPr>
        <w:t>the</w:t>
      </w:r>
      <w:r>
        <w:rPr>
          <w:rFonts w:cs="Arial" w:ascii="Arial" w:hAnsi="Arial"/>
          <w:spacing w:val="8"/>
        </w:rPr>
        <w:t xml:space="preserve"> </w:t>
      </w:r>
      <w:r>
        <w:rPr>
          <w:rFonts w:cs="Arial" w:ascii="Arial" w:hAnsi="Arial"/>
          <w:spacing w:val="-2"/>
          <w:w w:val="95"/>
        </w:rPr>
        <w:t>flower</w:t>
      </w:r>
      <w:ins w:id="19" w:author="Hoover, Shelley" w:date="2022-09-09T15:41:00Z">
        <w:r>
          <w:rPr>
            <w:rFonts w:cs="Arial" w:ascii="Arial" w:hAnsi="Arial"/>
            <w:spacing w:val="-2"/>
            <w:w w:val="95"/>
          </w:rPr>
          <w:t xml:space="preserve"> </w:t>
        </w:r>
      </w:ins>
    </w:p>
    <w:p>
      <w:pPr>
        <w:pStyle w:val="Normal"/>
        <w:spacing w:lineRule="auto" w:line="420"/>
        <w:ind w:firstLine="120"/>
        <w:jc w:val="both"/>
        <w:rPr>
          <w:rFonts w:ascii="Arial" w:hAnsi="Arial" w:cs="Arial"/>
          <w:del w:id="22" w:author="Hoover, Shelley" w:date="2022-09-09T15:41:00Z"/>
        </w:rPr>
      </w:pPr>
      <w:del w:id="21" w:author="Hoover, Shelley" w:date="2022-09-09T15:41:00Z">
        <w:r>
          <w:rPr>
            <w:rFonts w:cs="Arial" w:ascii="Arial" w:hAnsi="Arial"/>
          </w:rPr>
        </w:r>
      </w:del>
    </w:p>
    <w:p>
      <w:pPr>
        <w:pStyle w:val="TextBody"/>
        <w:spacing w:lineRule="auto" w:line="420" w:before="165" w:after="0"/>
        <w:ind w:right="1056" w:firstLine="120"/>
        <w:jc w:val="both"/>
        <w:pPrChange w:id="0" w:author="Hoover, Shelley" w:date="2022-09-12T08:30:00Z">
          <w:pPr>
            <w:pStyle w:val="Textbody"/>
            <w:jc w:val="both"/>
            <w:ind w:right="1055" w:hanging="0"/>
            <w:spacing w:lineRule="auto" w:line="420" w:before="39" w:after="0"/>
          </w:pPr>
        </w:pPrChange>
        <w:rPr>
          <w:rFonts w:ascii="Arial" w:hAnsi="Arial" w:cs="Arial"/>
          <w:ins w:id="24" w:author="Hoover, Shelley" w:date="2022-09-09T15:41:00Z"/>
          <w:spacing w:val="-2"/>
          <w:w w:val="95"/>
        </w:rPr>
      </w:pPr>
      <w:r>
        <w:rPr>
          <w:rFonts w:cs="Arial" w:ascii="Arial" w:hAnsi="Arial"/>
        </w:rPr>
        <w:t>level.</w:t>
      </w:r>
      <w:r>
        <w:rPr>
          <w:rFonts w:cs="Arial" w:ascii="Arial" w:hAnsi="Arial"/>
          <w:spacing w:val="18"/>
        </w:rPr>
        <w:t xml:space="preserve"> </w:t>
      </w:r>
      <w:r>
        <w:rPr>
          <w:rFonts w:cs="Arial" w:ascii="Arial" w:hAnsi="Arial"/>
        </w:rPr>
        <w:t>Random</w:t>
      </w:r>
      <w:r>
        <w:rPr>
          <w:rFonts w:cs="Arial" w:ascii="Arial" w:hAnsi="Arial"/>
          <w:spacing w:val="-6"/>
        </w:rPr>
        <w:t xml:space="preserve"> </w:t>
      </w:r>
      <w:r>
        <w:rPr>
          <w:rFonts w:cs="Arial" w:ascii="Arial" w:hAnsi="Arial"/>
        </w:rPr>
        <w:t>intercepts</w:t>
      </w:r>
      <w:r>
        <w:rPr>
          <w:rFonts w:cs="Arial" w:ascii="Arial" w:hAnsi="Arial"/>
          <w:spacing w:val="-6"/>
        </w:rPr>
        <w:t xml:space="preserve"> </w:t>
      </w:r>
      <w:r>
        <w:rPr>
          <w:rFonts w:cs="Arial" w:ascii="Arial" w:hAnsi="Arial"/>
        </w:rPr>
        <w:t>were</w:t>
      </w:r>
      <w:r>
        <w:rPr>
          <w:rFonts w:cs="Arial" w:ascii="Arial" w:hAnsi="Arial"/>
          <w:spacing w:val="-6"/>
        </w:rPr>
        <w:t xml:space="preserve"> </w:t>
      </w:r>
      <w:r>
        <w:rPr>
          <w:rFonts w:cs="Arial" w:ascii="Arial" w:hAnsi="Arial"/>
        </w:rPr>
        <w:t>used</w:t>
      </w:r>
      <w:r>
        <w:rPr>
          <w:rFonts w:cs="Arial" w:ascii="Arial" w:hAnsi="Arial"/>
          <w:spacing w:val="-7"/>
        </w:rPr>
        <w:t xml:space="preserve"> </w:t>
      </w:r>
      <w:r>
        <w:rPr>
          <w:rFonts w:cs="Arial" w:ascii="Arial" w:hAnsi="Arial"/>
        </w:rPr>
        <w:t>to</w:t>
      </w:r>
      <w:r>
        <w:rPr>
          <w:rFonts w:cs="Arial" w:ascii="Arial" w:hAnsi="Arial"/>
          <w:spacing w:val="-6"/>
        </w:rPr>
        <w:t xml:space="preserve"> </w:t>
      </w:r>
      <w:r>
        <w:rPr>
          <w:rFonts w:cs="Arial" w:ascii="Arial" w:hAnsi="Arial"/>
        </w:rPr>
        <w:t>model</w:t>
      </w:r>
      <w:r>
        <w:rPr>
          <w:rFonts w:cs="Arial" w:ascii="Arial" w:hAnsi="Arial"/>
          <w:spacing w:val="-7"/>
        </w:rPr>
        <w:t xml:space="preserve"> </w:t>
      </w:r>
      <w:r>
        <w:rPr>
          <w:rFonts w:cs="Arial" w:ascii="Arial" w:hAnsi="Arial"/>
        </w:rPr>
        <w:t>variance</w:t>
      </w:r>
      <w:r>
        <w:rPr>
          <w:rFonts w:cs="Arial" w:ascii="Arial" w:hAnsi="Arial"/>
          <w:spacing w:val="-7"/>
        </w:rPr>
        <w:t xml:space="preserve"> </w:t>
      </w:r>
      <w:r>
        <w:rPr>
          <w:rFonts w:cs="Arial" w:ascii="Arial" w:hAnsi="Arial"/>
        </w:rPr>
        <w:t>at</w:t>
      </w:r>
      <w:r>
        <w:rPr>
          <w:rFonts w:cs="Arial" w:ascii="Arial" w:hAnsi="Arial"/>
          <w:spacing w:val="-6"/>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6"/>
        </w:rPr>
        <w:t xml:space="preserve"> </w:t>
      </w:r>
      <w:r>
        <w:rPr>
          <w:rFonts w:cs="Arial" w:ascii="Arial" w:hAnsi="Arial"/>
        </w:rPr>
        <w:t>level</w:t>
      </w:r>
      <w:r>
        <w:rPr>
          <w:rFonts w:cs="Arial" w:ascii="Arial" w:hAnsi="Arial"/>
          <w:spacing w:val="-6"/>
        </w:rPr>
        <w:t xml:space="preserve"> </w:t>
      </w:r>
      <w:r>
        <w:rPr>
          <w:rFonts w:cs="Arial" w:ascii="Arial" w:hAnsi="Arial"/>
        </w:rPr>
        <w:t>and</w:t>
      </w:r>
      <w:r>
        <w:rPr>
          <w:rFonts w:cs="Arial" w:ascii="Arial" w:hAnsi="Arial"/>
          <w:spacing w:val="-7"/>
        </w:rPr>
        <w:t xml:space="preserve"> </w:t>
      </w:r>
      <w:r>
        <w:rPr>
          <w:rFonts w:cs="Arial" w:ascii="Arial" w:hAnsi="Arial"/>
        </w:rPr>
        <w:t>plot</w:t>
      </w:r>
      <w:r>
        <w:rPr>
          <w:rFonts w:cs="Arial" w:ascii="Arial" w:hAnsi="Arial"/>
          <w:spacing w:val="-6"/>
        </w:rPr>
        <w:t xml:space="preserve"> </w:t>
      </w:r>
      <w:r>
        <w:rPr>
          <w:rFonts w:cs="Arial" w:ascii="Arial" w:hAnsi="Arial"/>
        </w:rPr>
        <w:t>level,</w:t>
      </w:r>
      <w:r>
        <w:rPr>
          <w:rFonts w:cs="Arial" w:ascii="Arial" w:hAnsi="Arial"/>
          <w:spacing w:val="-6"/>
        </w:rPr>
        <w:t xml:space="preserve"> </w:t>
      </w:r>
      <w:r>
        <w:rPr>
          <w:rFonts w:cs="Arial" w:ascii="Arial" w:hAnsi="Arial"/>
        </w:rPr>
        <w:t xml:space="preserve">but </w:t>
      </w:r>
      <w:r>
        <w:rPr>
          <w:rFonts w:cs="Arial" w:ascii="Arial" w:hAnsi="Arial"/>
          <w:w w:val="95"/>
        </w:rPr>
        <w:t xml:space="preserve">plot-level variance terms had poor traces and low effective sample sizes, so we omitted plot- </w:t>
      </w:r>
      <w:r>
        <w:rPr>
          <w:rFonts w:cs="Arial" w:ascii="Arial" w:hAnsi="Arial"/>
        </w:rPr>
        <w:t>level</w:t>
      </w:r>
      <w:r>
        <w:rPr>
          <w:rFonts w:cs="Arial" w:ascii="Arial" w:hAnsi="Arial"/>
          <w:spacing w:val="-4"/>
        </w:rPr>
        <w:t xml:space="preserve"> </w:t>
      </w:r>
      <w:r>
        <w:rPr>
          <w:rFonts w:cs="Arial" w:ascii="Arial" w:hAnsi="Arial"/>
        </w:rPr>
        <w:t>random</w:t>
      </w:r>
      <w:r>
        <w:rPr>
          <w:rFonts w:cs="Arial" w:ascii="Arial" w:hAnsi="Arial"/>
          <w:spacing w:val="-4"/>
        </w:rPr>
        <w:t xml:space="preserve"> </w:t>
      </w:r>
      <w:r>
        <w:rPr>
          <w:rFonts w:cs="Arial" w:ascii="Arial" w:hAnsi="Arial"/>
        </w:rPr>
        <w:t>effects</w:t>
      </w:r>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all</w:t>
      </w:r>
      <w:r>
        <w:rPr>
          <w:rFonts w:cs="Arial" w:ascii="Arial" w:hAnsi="Arial"/>
          <w:spacing w:val="-4"/>
        </w:rPr>
        <w:t xml:space="preserve"> </w:t>
      </w:r>
      <w:r>
        <w:rPr>
          <w:rFonts w:cs="Arial" w:ascii="Arial" w:hAnsi="Arial"/>
        </w:rPr>
        <w:t>models</w:t>
      </w:r>
      <w:r>
        <w:rPr>
          <w:rFonts w:cs="Arial" w:ascii="Arial" w:hAnsi="Arial"/>
          <w:spacing w:val="-4"/>
        </w:rPr>
        <w:t xml:space="preserve"> </w:t>
      </w:r>
      <w:r>
        <w:rPr>
          <w:rFonts w:cs="Arial" w:ascii="Arial" w:hAnsi="Arial"/>
        </w:rPr>
        <w:t>(except</w:t>
      </w:r>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count</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pod</w:t>
      </w:r>
      <w:r>
        <w:rPr>
          <w:rFonts w:cs="Arial" w:ascii="Arial" w:hAnsi="Arial"/>
          <w:spacing w:val="-4"/>
        </w:rPr>
        <w:t xml:space="preserve"> </w:t>
      </w:r>
      <w:r>
        <w:rPr>
          <w:rFonts w:cs="Arial" w:ascii="Arial" w:hAnsi="Arial"/>
        </w:rPr>
        <w:t>set</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fields,</w:t>
      </w:r>
      <w:r>
        <w:rPr>
          <w:rFonts w:cs="Arial" w:ascii="Arial" w:hAnsi="Arial"/>
          <w:spacing w:val="-2"/>
        </w:rPr>
        <w:t xml:space="preserve"> </w:t>
      </w:r>
      <w:r>
        <w:rPr>
          <w:rFonts w:cs="Arial" w:ascii="Arial" w:hAnsi="Arial"/>
        </w:rPr>
        <w:t xml:space="preserve">see </w:t>
      </w:r>
      <w:r>
        <w:rPr>
          <w:rFonts w:cs="Arial" w:ascii="Arial" w:hAnsi="Arial"/>
          <w:w w:val="95"/>
        </w:rPr>
        <w:t xml:space="preserve">Table </w:t>
      </w:r>
      <w:hyperlink w:anchor="_bookmark125">
        <w:r>
          <w:rPr>
            <w:rFonts w:cs="Arial" w:ascii="Arial" w:hAnsi="Arial"/>
            <w:w w:val="95"/>
          </w:rPr>
          <w:t>S5).</w:t>
        </w:r>
      </w:hyperlink>
      <w:r>
        <w:rPr>
          <w:rFonts w:cs="Arial" w:ascii="Arial" w:hAnsi="Arial"/>
          <w:spacing w:val="36"/>
        </w:rPr>
        <w:t xml:space="preserve"> </w:t>
      </w:r>
      <w:r>
        <w:rPr>
          <w:rFonts w:cs="Arial" w:ascii="Arial" w:hAnsi="Arial"/>
          <w:w w:val="95"/>
        </w:rPr>
        <w:t xml:space="preserve">Visitation models used </w:t>
      </w:r>
      <w:r>
        <w:rPr>
          <w:rFonts w:cs="Arial" w:ascii="Arial" w:hAnsi="Arial"/>
          <w:i/>
          <w:w w:val="95"/>
        </w:rPr>
        <w:t>log</w:t>
      </w:r>
      <w:r>
        <w:rPr>
          <w:rFonts w:cs="Arial" w:ascii="Arial" w:hAnsi="Arial"/>
          <w:w w:val="95"/>
        </w:rPr>
        <w:t xml:space="preserve">(time) as an “offset” variable to account for differences </w:t>
      </w:r>
      <w:r>
        <w:rPr>
          <w:rFonts w:cs="Arial" w:ascii="Arial" w:hAnsi="Arial"/>
        </w:rPr>
        <w:t>in</w:t>
      </w:r>
      <w:r>
        <w:rPr>
          <w:rFonts w:cs="Arial" w:ascii="Arial" w:hAnsi="Arial"/>
          <w:spacing w:val="-5"/>
        </w:rPr>
        <w:t xml:space="preserve"> </w:t>
      </w:r>
      <w:r>
        <w:rPr>
          <w:rFonts w:cs="Arial" w:ascii="Arial" w:hAnsi="Arial"/>
        </w:rPr>
        <w:t>observation</w:t>
      </w:r>
      <w:r>
        <w:rPr>
          <w:rFonts w:cs="Arial" w:ascii="Arial" w:hAnsi="Arial"/>
          <w:spacing w:val="-5"/>
        </w:rPr>
        <w:t xml:space="preserve"> </w:t>
      </w:r>
      <w:r>
        <w:rPr>
          <w:rFonts w:cs="Arial" w:ascii="Arial" w:hAnsi="Arial"/>
        </w:rPr>
        <w:t>times.</w:t>
      </w:r>
      <w:r>
        <w:rPr>
          <w:rFonts w:cs="Arial" w:ascii="Arial" w:hAnsi="Arial"/>
          <w:spacing w:val="29"/>
        </w:rPr>
        <w:t xml:space="preserve"> </w:t>
      </w:r>
      <w:r>
        <w:rPr>
          <w:rFonts w:cs="Arial" w:ascii="Arial" w:hAnsi="Arial"/>
        </w:rPr>
        <w:t>We</w:t>
      </w:r>
      <w:r>
        <w:rPr>
          <w:rFonts w:cs="Arial" w:ascii="Arial" w:hAnsi="Arial"/>
          <w:spacing w:val="-5"/>
        </w:rPr>
        <w:t xml:space="preserve"> </w:t>
      </w:r>
      <w:r>
        <w:rPr>
          <w:rFonts w:cs="Arial" w:ascii="Arial" w:hAnsi="Arial"/>
        </w:rPr>
        <w:t>observed</w:t>
      </w:r>
      <w:r>
        <w:rPr>
          <w:rFonts w:cs="Arial" w:ascii="Arial" w:hAnsi="Arial"/>
          <w:spacing w:val="-4"/>
        </w:rPr>
        <w:t xml:space="preserve"> </w:t>
      </w:r>
      <w:r>
        <w:rPr>
          <w:rFonts w:cs="Arial" w:ascii="Arial" w:hAnsi="Arial"/>
        </w:rPr>
        <w:t>LCBs</w:t>
      </w:r>
      <w:r>
        <w:rPr>
          <w:rFonts w:cs="Arial" w:ascii="Arial" w:hAnsi="Arial"/>
          <w:spacing w:val="-5"/>
        </w:rPr>
        <w:t xml:space="preserve"> </w:t>
      </w:r>
      <w:r>
        <w:rPr>
          <w:rFonts w:cs="Arial" w:ascii="Arial" w:hAnsi="Arial"/>
        </w:rPr>
        <w:t>directly</w:t>
      </w:r>
      <w:r>
        <w:rPr>
          <w:rFonts w:cs="Arial" w:ascii="Arial" w:hAnsi="Arial"/>
          <w:spacing w:val="-5"/>
        </w:rPr>
        <w:t xml:space="preserve"> </w:t>
      </w:r>
      <w:r>
        <w:rPr>
          <w:rFonts w:cs="Arial" w:ascii="Arial" w:hAnsi="Arial"/>
        </w:rPr>
        <w:t>harassing</w:t>
      </w:r>
      <w:r>
        <w:rPr>
          <w:rFonts w:cs="Arial" w:ascii="Arial" w:hAnsi="Arial"/>
          <w:spacing w:val="-5"/>
        </w:rPr>
        <w:t xml:space="preserve"> </w:t>
      </w:r>
      <w:r>
        <w:rPr>
          <w:rFonts w:cs="Arial" w:ascii="Arial" w:hAnsi="Arial"/>
        </w:rPr>
        <w:t>HBs</w:t>
      </w:r>
      <w:r>
        <w:rPr>
          <w:rFonts w:cs="Arial" w:ascii="Arial" w:hAnsi="Arial"/>
          <w:spacing w:val="-5"/>
        </w:rPr>
        <w:t xml:space="preserve"> </w:t>
      </w:r>
      <w:r>
        <w:rPr>
          <w:rFonts w:cs="Arial" w:ascii="Arial" w:hAnsi="Arial"/>
        </w:rPr>
        <w:t>during</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plot-level</w:t>
      </w:r>
      <w:r>
        <w:rPr>
          <w:rFonts w:cs="Arial" w:ascii="Arial" w:hAnsi="Arial"/>
          <w:spacing w:val="-5"/>
        </w:rPr>
        <w:t xml:space="preserve"> </w:t>
      </w:r>
      <w:r>
        <w:rPr>
          <w:rFonts w:cs="Arial" w:ascii="Arial" w:hAnsi="Arial"/>
        </w:rPr>
        <w:t>ob- servations,</w:t>
      </w:r>
      <w:r>
        <w:rPr>
          <w:rFonts w:cs="Arial" w:ascii="Arial" w:hAnsi="Arial"/>
          <w:spacing w:val="-5"/>
        </w:rPr>
        <w:t xml:space="preserve"> </w:t>
      </w:r>
      <w:r>
        <w:rPr>
          <w:rFonts w:cs="Arial" w:ascii="Arial" w:hAnsi="Arial"/>
        </w:rPr>
        <w:t>attacking</w:t>
      </w:r>
      <w:r>
        <w:rPr>
          <w:rFonts w:cs="Arial" w:ascii="Arial" w:hAnsi="Arial"/>
          <w:spacing w:val="-6"/>
        </w:rPr>
        <w:t xml:space="preserve"> </w:t>
      </w:r>
      <w:r>
        <w:rPr>
          <w:rFonts w:cs="Arial" w:ascii="Arial" w:hAnsi="Arial"/>
        </w:rPr>
        <w:t>HBs</w:t>
      </w:r>
      <w:r>
        <w:rPr>
          <w:rFonts w:cs="Arial" w:ascii="Arial" w:hAnsi="Arial"/>
          <w:spacing w:val="-6"/>
        </w:rPr>
        <w:t xml:space="preserve"> </w:t>
      </w:r>
      <w:r>
        <w:rPr>
          <w:rFonts w:cs="Arial" w:ascii="Arial" w:hAnsi="Arial"/>
        </w:rPr>
        <w:t>both</w:t>
      </w:r>
      <w:r>
        <w:rPr>
          <w:rFonts w:cs="Arial" w:ascii="Arial" w:hAnsi="Arial"/>
          <w:spacing w:val="-6"/>
        </w:rPr>
        <w:t xml:space="preserve"> </w:t>
      </w:r>
      <w:r>
        <w:rPr>
          <w:rFonts w:cs="Arial" w:ascii="Arial" w:hAnsi="Arial"/>
        </w:rPr>
        <w:t>on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flowers</w:t>
      </w:r>
      <w:r>
        <w:rPr>
          <w:rFonts w:cs="Arial" w:ascii="Arial" w:hAnsi="Arial"/>
          <w:spacing w:val="-6"/>
        </w:rPr>
        <w:t xml:space="preserve"> </w:t>
      </w:r>
      <w:r>
        <w:rPr>
          <w:rFonts w:cs="Arial" w:ascii="Arial" w:hAnsi="Arial"/>
        </w:rPr>
        <w:t>and</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air</w:t>
      </w:r>
      <w:r>
        <w:rPr>
          <w:rFonts w:cs="Arial" w:ascii="Arial" w:hAnsi="Arial"/>
          <w:spacing w:val="-6"/>
        </w:rPr>
        <w:t xml:space="preserve"> </w:t>
      </w:r>
      <w:r>
        <w:rPr>
          <w:rFonts w:cs="Arial" w:ascii="Arial" w:hAnsi="Arial"/>
        </w:rPr>
        <w:t>(also</w:t>
      </w:r>
      <w:r>
        <w:rPr>
          <w:rFonts w:cs="Arial" w:ascii="Arial" w:hAnsi="Arial"/>
          <w:spacing w:val="-6"/>
        </w:rPr>
        <w:t xml:space="preserve"> </w:t>
      </w:r>
      <w:r>
        <w:rPr>
          <w:rFonts w:cs="Arial" w:ascii="Arial" w:hAnsi="Arial"/>
        </w:rPr>
        <w:t>seen</w:t>
      </w:r>
      <w:r>
        <w:rPr>
          <w:rFonts w:cs="Arial" w:ascii="Arial" w:hAnsi="Arial"/>
          <w:spacing w:val="-6"/>
        </w:rPr>
        <w:t xml:space="preserve"> </w:t>
      </w:r>
      <w:r>
        <w:rPr>
          <w:rFonts w:cs="Arial" w:ascii="Arial" w:hAnsi="Arial"/>
        </w:rPr>
        <w:t>by</w:t>
      </w:r>
      <w:r>
        <w:rPr>
          <w:rFonts w:cs="Arial" w:ascii="Arial" w:hAnsi="Arial"/>
          <w:spacing w:val="-6"/>
        </w:rPr>
        <w:t xml:space="preserve"> </w:t>
      </w:r>
      <w:hyperlink w:anchor="_bookmark12">
        <w:r>
          <w:rPr>
            <w:rFonts w:cs="Arial" w:ascii="Arial" w:hAnsi="Arial"/>
          </w:rPr>
          <w:t>Batra,</w:t>
        </w:r>
      </w:hyperlink>
      <w:r>
        <w:rPr>
          <w:rFonts w:cs="Arial" w:ascii="Arial" w:hAnsi="Arial"/>
          <w:spacing w:val="-6"/>
        </w:rPr>
        <w:t xml:space="preserve"> </w:t>
      </w:r>
      <w:hyperlink w:anchor="_bookmark12">
        <w:r>
          <w:rPr>
            <w:rFonts w:cs="Arial" w:ascii="Arial" w:hAnsi="Arial"/>
          </w:rPr>
          <w:t>1978</w:t>
        </w:r>
      </w:hyperlink>
      <w:r>
        <w:rPr>
          <w:rFonts w:cs="Arial" w:ascii="Arial" w:hAnsi="Arial"/>
          <w:spacing w:val="-6"/>
        </w:rPr>
        <w:t xml:space="preserve"> </w:t>
      </w:r>
      <w:r>
        <w:rPr>
          <w:rFonts w:cs="Arial" w:ascii="Arial" w:hAnsi="Arial"/>
        </w:rPr>
        <w:t xml:space="preserve">and </w:t>
      </w:r>
      <w:hyperlink w:anchor="_bookmark113">
        <w:r>
          <w:rPr>
            <w:rFonts w:cs="Arial" w:ascii="Arial" w:hAnsi="Arial"/>
          </w:rPr>
          <w:t>Waytes,</w:t>
        </w:r>
      </w:hyperlink>
      <w:r>
        <w:rPr>
          <w:rFonts w:cs="Arial" w:ascii="Arial" w:hAnsi="Arial"/>
          <w:spacing w:val="-7"/>
        </w:rPr>
        <w:t xml:space="preserve"> </w:t>
      </w:r>
      <w:hyperlink w:anchor="_bookmark113">
        <w:r>
          <w:rPr>
            <w:rFonts w:cs="Arial" w:ascii="Arial" w:hAnsi="Arial"/>
          </w:rPr>
          <w:t>2017),</w:t>
        </w:r>
      </w:hyperlink>
      <w:r>
        <w:rPr>
          <w:rFonts w:cs="Arial" w:ascii="Arial" w:hAnsi="Arial"/>
          <w:spacing w:val="-6"/>
        </w:rPr>
        <w:t xml:space="preserve"> </w:t>
      </w:r>
      <w:r>
        <w:rPr>
          <w:rFonts w:cs="Arial" w:ascii="Arial" w:hAnsi="Arial"/>
        </w:rPr>
        <w:t>but</w:t>
      </w:r>
      <w:r>
        <w:rPr>
          <w:rFonts w:cs="Arial" w:ascii="Arial" w:hAnsi="Arial"/>
          <w:spacing w:val="-7"/>
        </w:rPr>
        <w:t xml:space="preserve"> </w:t>
      </w:r>
      <w:r>
        <w:rPr>
          <w:rFonts w:cs="Arial" w:ascii="Arial" w:hAnsi="Arial"/>
        </w:rPr>
        <w:t>HBs</w:t>
      </w:r>
      <w:r>
        <w:rPr>
          <w:rFonts w:cs="Arial" w:ascii="Arial" w:hAnsi="Arial"/>
          <w:spacing w:val="-7"/>
        </w:rPr>
        <w:t xml:space="preserve"> </w:t>
      </w:r>
      <w:r>
        <w:rPr>
          <w:rFonts w:cs="Arial" w:ascii="Arial" w:hAnsi="Arial"/>
        </w:rPr>
        <w:t>were</w:t>
      </w:r>
      <w:r>
        <w:rPr>
          <w:rFonts w:cs="Arial" w:ascii="Arial" w:hAnsi="Arial"/>
          <w:spacing w:val="-7"/>
        </w:rPr>
        <w:t xml:space="preserve"> </w:t>
      </w:r>
      <w:r>
        <w:rPr>
          <w:rFonts w:cs="Arial" w:ascii="Arial" w:hAnsi="Arial"/>
        </w:rPr>
        <w:t>never</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aggressor</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these</w:t>
      </w:r>
      <w:r>
        <w:rPr>
          <w:rFonts w:cs="Arial" w:ascii="Arial" w:hAnsi="Arial"/>
          <w:spacing w:val="-7"/>
        </w:rPr>
        <w:t xml:space="preserve"> </w:t>
      </w:r>
      <w:r>
        <w:rPr>
          <w:rFonts w:cs="Arial" w:ascii="Arial" w:hAnsi="Arial"/>
        </w:rPr>
        <w:t>interactions,</w:t>
      </w:r>
      <w:r>
        <w:rPr>
          <w:rFonts w:cs="Arial" w:ascii="Arial" w:hAnsi="Arial"/>
          <w:spacing w:val="-6"/>
        </w:rPr>
        <w:t xml:space="preserve"> </w:t>
      </w:r>
      <w:r>
        <w:rPr>
          <w:rFonts w:cs="Arial" w:ascii="Arial" w:hAnsi="Arial"/>
        </w:rPr>
        <w:t>so</w:t>
      </w:r>
      <w:r>
        <w:rPr>
          <w:rFonts w:cs="Arial" w:ascii="Arial" w:hAnsi="Arial"/>
          <w:spacing w:val="-7"/>
        </w:rPr>
        <w:t xml:space="preserve"> </w:t>
      </w:r>
      <w:r>
        <w:rPr>
          <w:rFonts w:cs="Arial" w:ascii="Arial" w:hAnsi="Arial"/>
        </w:rPr>
        <w:t>we</w:t>
      </w:r>
      <w:r>
        <w:rPr>
          <w:rFonts w:cs="Arial" w:ascii="Arial" w:hAnsi="Arial"/>
          <w:spacing w:val="-7"/>
        </w:rPr>
        <w:t xml:space="preserve"> </w:t>
      </w:r>
      <w:r>
        <w:rPr>
          <w:rFonts w:cs="Arial" w:ascii="Arial" w:hAnsi="Arial"/>
        </w:rPr>
        <w:t>treated</w:t>
      </w:r>
      <w:r>
        <w:rPr>
          <w:rFonts w:cs="Arial" w:ascii="Arial" w:hAnsi="Arial"/>
          <w:spacing w:val="-7"/>
        </w:rPr>
        <w:t xml:space="preserve"> </w:t>
      </w:r>
      <w:r>
        <w:rPr>
          <w:rFonts w:cs="Arial" w:ascii="Arial" w:hAnsi="Arial"/>
        </w:rPr>
        <w:t>LCB vistation</w:t>
      </w:r>
      <w:r>
        <w:rPr>
          <w:rFonts w:cs="Arial" w:ascii="Arial" w:hAnsi="Arial"/>
          <w:spacing w:val="-6"/>
        </w:rPr>
        <w:t xml:space="preserve"> </w:t>
      </w:r>
      <w:r>
        <w:rPr>
          <w:rFonts w:cs="Arial" w:ascii="Arial" w:hAnsi="Arial"/>
        </w:rPr>
        <w:t>as</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potential</w:t>
      </w:r>
      <w:r>
        <w:rPr>
          <w:rFonts w:cs="Arial" w:ascii="Arial" w:hAnsi="Arial"/>
          <w:spacing w:val="-6"/>
        </w:rPr>
        <w:t xml:space="preserve"> </w:t>
      </w:r>
      <w:r>
        <w:rPr>
          <w:rFonts w:cs="Arial" w:ascii="Arial" w:hAnsi="Arial"/>
        </w:rPr>
        <w:t>cause</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HB</w:t>
      </w:r>
      <w:r>
        <w:rPr>
          <w:rFonts w:cs="Arial" w:ascii="Arial" w:hAnsi="Arial"/>
          <w:spacing w:val="-6"/>
        </w:rPr>
        <w:t xml:space="preserve"> </w:t>
      </w:r>
      <w:r>
        <w:rPr>
          <w:rFonts w:cs="Arial" w:ascii="Arial" w:hAnsi="Arial"/>
        </w:rPr>
        <w:t>visitation</w:t>
      </w:r>
      <w:r>
        <w:rPr>
          <w:rFonts w:cs="Arial" w:ascii="Arial" w:hAnsi="Arial"/>
          <w:spacing w:val="-6"/>
        </w:rPr>
        <w:t xml:space="preserve"> </w:t>
      </w:r>
      <w:r>
        <w:rPr>
          <w:rFonts w:cs="Arial" w:ascii="Arial" w:hAnsi="Arial"/>
        </w:rPr>
        <w:t>(Figure</w:t>
      </w:r>
      <w:r>
        <w:rPr>
          <w:rFonts w:cs="Arial" w:ascii="Arial" w:hAnsi="Arial"/>
          <w:spacing w:val="-6"/>
        </w:rPr>
        <w:t xml:space="preserve"> </w:t>
      </w:r>
      <w:hyperlink w:anchor="_bookmark0">
        <w:r>
          <w:rPr>
            <w:rFonts w:cs="Arial" w:ascii="Arial" w:hAnsi="Arial"/>
          </w:rPr>
          <w:t>1).</w:t>
        </w:r>
      </w:hyperlink>
      <w:r>
        <w:rPr>
          <w:rFonts w:cs="Arial" w:ascii="Arial" w:hAnsi="Arial"/>
        </w:rPr>
        <w:t xml:space="preserve"> Pod</w:t>
      </w:r>
      <w:r>
        <w:rPr>
          <w:rFonts w:cs="Arial" w:ascii="Arial" w:hAnsi="Arial"/>
          <w:spacing w:val="-6"/>
        </w:rPr>
        <w:t xml:space="preserve"> </w:t>
      </w:r>
      <w:r>
        <w:rPr>
          <w:rFonts w:cs="Arial" w:ascii="Arial" w:hAnsi="Arial"/>
        </w:rPr>
        <w:t>set</w:t>
      </w:r>
      <w:r>
        <w:rPr>
          <w:rFonts w:cs="Arial" w:ascii="Arial" w:hAnsi="Arial"/>
          <w:spacing w:val="-6"/>
        </w:rPr>
        <w:t xml:space="preserve"> </w:t>
      </w:r>
      <w:r>
        <w:rPr>
          <w:rFonts w:cs="Arial" w:ascii="Arial" w:hAnsi="Arial"/>
        </w:rPr>
        <w:t>can</w:t>
      </w:r>
      <w:r>
        <w:rPr>
          <w:rFonts w:cs="Arial" w:ascii="Arial" w:hAnsi="Arial"/>
          <w:spacing w:val="-6"/>
        </w:rPr>
        <w:t xml:space="preserve"> </w:t>
      </w:r>
      <w:r>
        <w:rPr>
          <w:rFonts w:cs="Arial" w:ascii="Arial" w:hAnsi="Arial"/>
        </w:rPr>
        <w:t>suppress</w:t>
      </w:r>
      <w:r>
        <w:rPr>
          <w:rFonts w:cs="Arial" w:ascii="Arial" w:hAnsi="Arial"/>
          <w:spacing w:val="-6"/>
        </w:rPr>
        <w:t xml:space="preserve"> </w:t>
      </w:r>
      <w:r>
        <w:rPr>
          <w:rFonts w:cs="Arial" w:ascii="Arial" w:hAnsi="Arial"/>
        </w:rPr>
        <w:t>future</w:t>
      </w:r>
      <w:r>
        <w:rPr>
          <w:rFonts w:cs="Arial" w:ascii="Arial" w:hAnsi="Arial"/>
          <w:spacing w:val="-6"/>
        </w:rPr>
        <w:t xml:space="preserve"> </w:t>
      </w:r>
      <w:r>
        <w:rPr>
          <w:rFonts w:cs="Arial" w:ascii="Arial" w:hAnsi="Arial"/>
        </w:rPr>
        <w:t>veg</w:t>
      </w:r>
      <w:del w:id="23" w:author="Hoover, Shelley" w:date="2022-09-12T08:30:00Z">
        <w:r>
          <w:rPr>
            <w:rFonts w:cs="Arial" w:ascii="Arial" w:hAnsi="Arial"/>
          </w:rPr>
          <w:delText>-</w:delText>
        </w:r>
      </w:del>
      <w:r>
        <w:rPr>
          <w:rFonts w:cs="Arial" w:ascii="Arial" w:hAnsi="Arial"/>
        </w:rPr>
        <w:t xml:space="preserve"> </w:t>
      </w:r>
      <w:r>
        <w:rPr>
          <w:rFonts w:cs="Arial" w:ascii="Arial" w:hAnsi="Arial"/>
          <w:w w:val="95"/>
        </w:rPr>
        <w:t xml:space="preserve">etative growth and flower production </w:t>
      </w:r>
      <w:hyperlink w:anchor="_bookmark106">
        <w:r>
          <w:rPr>
            <w:rFonts w:cs="Arial" w:ascii="Arial" w:hAnsi="Arial"/>
            <w:w w:val="95"/>
          </w:rPr>
          <w:t>(Stephenson,</w:t>
        </w:r>
      </w:hyperlink>
      <w:r>
        <w:rPr>
          <w:rFonts w:cs="Arial" w:ascii="Arial" w:hAnsi="Arial"/>
          <w:w w:val="95"/>
        </w:rPr>
        <w:t xml:space="preserve"> </w:t>
      </w:r>
      <w:hyperlink w:anchor="_bookmark106">
        <w:r>
          <w:rPr>
            <w:rFonts w:cs="Arial" w:ascii="Arial" w:hAnsi="Arial"/>
            <w:w w:val="95"/>
          </w:rPr>
          <w:t>1981),</w:t>
        </w:r>
      </w:hyperlink>
      <w:r>
        <w:rPr>
          <w:rFonts w:cs="Arial" w:ascii="Arial" w:hAnsi="Arial"/>
          <w:w w:val="95"/>
        </w:rPr>
        <w:t xml:space="preserve"> but SEMs do not allow for causal </w:t>
      </w:r>
      <w:r>
        <w:rPr>
          <w:rFonts w:cs="Arial" w:ascii="Arial" w:hAnsi="Arial"/>
        </w:rPr>
        <w:t>loops</w:t>
      </w:r>
      <w:r>
        <w:rPr>
          <w:rFonts w:cs="Arial" w:ascii="Arial" w:hAnsi="Arial"/>
          <w:spacing w:val="-1"/>
        </w:rPr>
        <w:t xml:space="preserve"> </w:t>
      </w:r>
      <w:hyperlink w:anchor="_bookmark45">
        <w:r>
          <w:rPr>
            <w:rFonts w:cs="Arial" w:ascii="Arial" w:hAnsi="Arial"/>
          </w:rPr>
          <w:t>(Grace</w:t>
        </w:r>
        <w:r>
          <w:rPr>
            <w:rFonts w:cs="Arial" w:ascii="Arial" w:hAnsi="Arial"/>
            <w:spacing w:val="-1"/>
          </w:rPr>
          <w:t xml:space="preserve"> </w:t>
        </w:r>
        <w:r>
          <w:rPr>
            <w:rFonts w:cs="Arial" w:ascii="Arial" w:hAnsi="Arial"/>
          </w:rPr>
          <w:t>et</w:t>
        </w:r>
        <w:r>
          <w:rPr>
            <w:rFonts w:cs="Arial" w:ascii="Arial" w:hAnsi="Arial"/>
            <w:spacing w:val="-1"/>
          </w:rPr>
          <w:t xml:space="preserve"> </w:t>
        </w:r>
        <w:r>
          <w:rPr>
            <w:rFonts w:cs="Arial" w:ascii="Arial" w:hAnsi="Arial"/>
          </w:rPr>
          <w:t>al.,</w:t>
        </w:r>
      </w:hyperlink>
      <w:r>
        <w:rPr>
          <w:rFonts w:cs="Arial" w:ascii="Arial" w:hAnsi="Arial"/>
          <w:spacing w:val="-1"/>
        </w:rPr>
        <w:t xml:space="preserve"> </w:t>
      </w:r>
      <w:hyperlink w:anchor="_bookmark45">
        <w:r>
          <w:rPr>
            <w:rFonts w:cs="Arial" w:ascii="Arial" w:hAnsi="Arial"/>
          </w:rPr>
          <w:t>2012),</w:t>
        </w:r>
      </w:hyperlink>
      <w:r>
        <w:rPr>
          <w:rFonts w:cs="Arial" w:ascii="Arial" w:hAnsi="Arial"/>
        </w:rPr>
        <w:t xml:space="preserve"> so</w:t>
      </w:r>
      <w:r>
        <w:rPr>
          <w:rFonts w:cs="Arial" w:ascii="Arial" w:hAnsi="Arial"/>
          <w:spacing w:val="-1"/>
        </w:rPr>
        <w:t xml:space="preserve"> </w:t>
      </w:r>
      <w:r>
        <w:rPr>
          <w:rFonts w:cs="Arial" w:ascii="Arial" w:hAnsi="Arial"/>
        </w:rPr>
        <w:t>we</w:t>
      </w:r>
      <w:r>
        <w:rPr>
          <w:rFonts w:cs="Arial" w:ascii="Arial" w:hAnsi="Arial"/>
          <w:spacing w:val="-1"/>
        </w:rPr>
        <w:t xml:space="preserve"> </w:t>
      </w:r>
      <w:r>
        <w:rPr>
          <w:rFonts w:cs="Arial" w:ascii="Arial" w:hAnsi="Arial"/>
        </w:rPr>
        <w:t>included</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path</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pod</w:t>
      </w:r>
      <w:r>
        <w:rPr>
          <w:rFonts w:cs="Arial" w:ascii="Arial" w:hAnsi="Arial"/>
          <w:spacing w:val="-1"/>
        </w:rPr>
        <w:t xml:space="preserve"> </w:t>
      </w:r>
      <w:r>
        <w:rPr>
          <w:rFonts w:cs="Arial" w:ascii="Arial" w:hAnsi="Arial"/>
        </w:rPr>
        <w:t>set</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flower</w:t>
      </w:r>
      <w:r>
        <w:rPr>
          <w:rFonts w:cs="Arial" w:ascii="Arial" w:hAnsi="Arial"/>
          <w:spacing w:val="-1"/>
        </w:rPr>
        <w:t xml:space="preserve"> </w:t>
      </w:r>
      <w:r>
        <w:rPr>
          <w:rFonts w:cs="Arial" w:ascii="Arial" w:hAnsi="Arial"/>
        </w:rPr>
        <w:t>production</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 xml:space="preserve">the </w:t>
      </w:r>
      <w:r>
        <w:rPr>
          <w:rFonts w:cs="Arial" w:ascii="Arial" w:hAnsi="Arial"/>
          <w:w w:val="95"/>
        </w:rPr>
        <w:t>closest approximation of this process.</w:t>
      </w:r>
      <w:r>
        <w:rPr>
          <w:rFonts w:cs="Arial" w:ascii="Arial" w:hAnsi="Arial"/>
          <w:spacing w:val="33"/>
        </w:rPr>
        <w:t xml:space="preserve"> </w:t>
      </w:r>
      <w:r>
        <w:rPr>
          <w:rFonts w:cs="Arial" w:ascii="Arial" w:hAnsi="Arial"/>
          <w:w w:val="95"/>
        </w:rPr>
        <w:t xml:space="preserve">The direction of the path could be reversed, implying </w:t>
      </w:r>
      <w:r>
        <w:rPr>
          <w:rFonts w:cs="Arial" w:ascii="Arial" w:hAnsi="Arial"/>
        </w:rPr>
        <w:t>that</w:t>
      </w:r>
      <w:r>
        <w:rPr>
          <w:rFonts w:cs="Arial" w:ascii="Arial" w:hAnsi="Arial"/>
          <w:spacing w:val="-13"/>
        </w:rPr>
        <w:t xml:space="preserve"> </w:t>
      </w:r>
      <w:r>
        <w:rPr>
          <w:rFonts w:cs="Arial" w:ascii="Arial" w:hAnsi="Arial"/>
        </w:rPr>
        <w:t>large</w:t>
      </w:r>
      <w:r>
        <w:rPr>
          <w:rFonts w:cs="Arial" w:ascii="Arial" w:hAnsi="Arial"/>
          <w:spacing w:val="-13"/>
        </w:rPr>
        <w:t xml:space="preserve"> </w:t>
      </w:r>
      <w:r>
        <w:rPr>
          <w:rFonts w:cs="Arial" w:ascii="Arial" w:hAnsi="Arial"/>
        </w:rPr>
        <w:t>flower</w:t>
      </w:r>
      <w:r>
        <w:rPr>
          <w:rFonts w:cs="Arial" w:ascii="Arial" w:hAnsi="Arial"/>
          <w:spacing w:val="-13"/>
        </w:rPr>
        <w:t xml:space="preserve"> </w:t>
      </w:r>
      <w:r>
        <w:rPr>
          <w:rFonts w:cs="Arial" w:ascii="Arial" w:hAnsi="Arial"/>
        </w:rPr>
        <w:t>production</w:t>
      </w:r>
      <w:r>
        <w:rPr>
          <w:rFonts w:cs="Arial" w:ascii="Arial" w:hAnsi="Arial"/>
          <w:spacing w:val="-13"/>
        </w:rPr>
        <w:t xml:space="preserve"> </w:t>
      </w:r>
      <w:r>
        <w:rPr>
          <w:rFonts w:cs="Arial" w:ascii="Arial" w:hAnsi="Arial"/>
        </w:rPr>
        <w:t>reduces</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proportion</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pod</w:t>
      </w:r>
      <w:r>
        <w:rPr>
          <w:rFonts w:cs="Arial" w:ascii="Arial" w:hAnsi="Arial"/>
          <w:spacing w:val="-13"/>
        </w:rPr>
        <w:t xml:space="preserve"> </w:t>
      </w:r>
      <w:r>
        <w:rPr>
          <w:rFonts w:cs="Arial" w:ascii="Arial" w:hAnsi="Arial"/>
        </w:rPr>
        <w:t>set,</w:t>
      </w:r>
      <w:r>
        <w:rPr>
          <w:rFonts w:cs="Arial" w:ascii="Arial" w:hAnsi="Arial"/>
          <w:spacing w:val="-12"/>
        </w:rPr>
        <w:t xml:space="preserve"> </w:t>
      </w:r>
      <w:r>
        <w:rPr>
          <w:rFonts w:cs="Arial" w:ascii="Arial" w:hAnsi="Arial"/>
        </w:rPr>
        <w:t>but</w:t>
      </w:r>
      <w:r>
        <w:rPr>
          <w:rFonts w:cs="Arial" w:ascii="Arial" w:hAnsi="Arial"/>
          <w:spacing w:val="-13"/>
        </w:rPr>
        <w:t xml:space="preserve"> </w:t>
      </w:r>
      <w:r>
        <w:rPr>
          <w:rFonts w:cs="Arial" w:ascii="Arial" w:hAnsi="Arial"/>
        </w:rPr>
        <w:t>we</w:t>
      </w:r>
      <w:r>
        <w:rPr>
          <w:rFonts w:cs="Arial" w:ascii="Arial" w:hAnsi="Arial"/>
          <w:spacing w:val="-13"/>
        </w:rPr>
        <w:t xml:space="preserve"> </w:t>
      </w:r>
      <w:r>
        <w:rPr>
          <w:rFonts w:cs="Arial" w:ascii="Arial" w:hAnsi="Arial"/>
        </w:rPr>
        <w:t>considered</w:t>
      </w:r>
      <w:r>
        <w:rPr>
          <w:rFonts w:cs="Arial" w:ascii="Arial" w:hAnsi="Arial"/>
          <w:spacing w:val="-13"/>
        </w:rPr>
        <w:t xml:space="preserve"> </w:t>
      </w:r>
      <w:r>
        <w:rPr>
          <w:rFonts w:cs="Arial" w:ascii="Arial" w:hAnsi="Arial"/>
        </w:rPr>
        <w:t>only</w:t>
      </w:r>
      <w:r>
        <w:rPr>
          <w:rFonts w:cs="Arial" w:ascii="Arial" w:hAnsi="Arial"/>
          <w:spacing w:val="-13"/>
        </w:rPr>
        <w:t xml:space="preserve"> </w:t>
      </w:r>
      <w:r>
        <w:rPr>
          <w:rFonts w:cs="Arial" w:ascii="Arial" w:hAnsi="Arial"/>
        </w:rPr>
        <w:t xml:space="preserve">the </w:t>
      </w:r>
      <w:r>
        <w:rPr>
          <w:rFonts w:cs="Arial" w:ascii="Arial" w:hAnsi="Arial"/>
          <w:w w:val="95"/>
        </w:rPr>
        <w:t xml:space="preserve">first scenario, as </w:t>
      </w:r>
      <w:hyperlink w:anchor="_bookmark95">
        <w:r>
          <w:rPr>
            <w:rFonts w:cs="Arial" w:ascii="Arial" w:hAnsi="Arial"/>
            <w:w w:val="95"/>
          </w:rPr>
          <w:t>Sabbahi et al.</w:t>
        </w:r>
      </w:hyperlink>
      <w:r>
        <w:rPr>
          <w:rFonts w:cs="Arial" w:ascii="Arial" w:hAnsi="Arial"/>
          <w:w w:val="95"/>
        </w:rPr>
        <w:t xml:space="preserve"> </w:t>
      </w:r>
      <w:hyperlink w:anchor="_bookmark95">
        <w:r>
          <w:rPr>
            <w:rFonts w:cs="Arial" w:ascii="Arial" w:hAnsi="Arial"/>
            <w:w w:val="95"/>
          </w:rPr>
          <w:t>(2006)</w:t>
        </w:r>
      </w:hyperlink>
      <w:r>
        <w:rPr>
          <w:rFonts w:cs="Arial" w:ascii="Arial" w:hAnsi="Arial"/>
          <w:w w:val="95"/>
        </w:rPr>
        <w:t xml:space="preserve"> showed that low pod set increases flower production. </w:t>
      </w:r>
      <w:r>
        <w:rPr>
          <w:rFonts w:cs="Arial" w:ascii="Arial" w:hAnsi="Arial"/>
        </w:rPr>
        <w:t>Plant</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pollen</w:t>
      </w:r>
      <w:r>
        <w:rPr>
          <w:rFonts w:cs="Arial" w:ascii="Arial" w:hAnsi="Arial"/>
          <w:spacing w:val="-9"/>
        </w:rPr>
        <w:t xml:space="preserve"> </w:t>
      </w:r>
      <w:r>
        <w:rPr>
          <w:rFonts w:cs="Arial" w:ascii="Arial" w:hAnsi="Arial"/>
        </w:rPr>
        <w:t>samples</w:t>
      </w:r>
      <w:r>
        <w:rPr>
          <w:rFonts w:cs="Arial" w:ascii="Arial" w:hAnsi="Arial"/>
          <w:spacing w:val="-9"/>
        </w:rPr>
        <w:t xml:space="preserve"> </w:t>
      </w:r>
      <w:r>
        <w:rPr>
          <w:rFonts w:cs="Arial" w:ascii="Arial" w:hAnsi="Arial"/>
        </w:rPr>
        <w:t>were</w:t>
      </w:r>
      <w:r>
        <w:rPr>
          <w:rFonts w:cs="Arial" w:ascii="Arial" w:hAnsi="Arial"/>
          <w:spacing w:val="-9"/>
        </w:rPr>
        <w:t xml:space="preserve"> </w:t>
      </w:r>
      <w:r>
        <w:rPr>
          <w:rFonts w:cs="Arial" w:ascii="Arial" w:hAnsi="Arial"/>
        </w:rPr>
        <w:t>not</w:t>
      </w:r>
      <w:r>
        <w:rPr>
          <w:rFonts w:cs="Arial" w:ascii="Arial" w:hAnsi="Arial"/>
          <w:spacing w:val="-9"/>
        </w:rPr>
        <w:t xml:space="preserve"> </w:t>
      </w:r>
      <w:r>
        <w:rPr>
          <w:rFonts w:cs="Arial" w:ascii="Arial" w:hAnsi="Arial"/>
        </w:rPr>
        <w:t>collected</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male</w:t>
      </w:r>
      <w:r>
        <w:rPr>
          <w:rFonts w:cs="Arial" w:ascii="Arial" w:hAnsi="Arial"/>
          <w:spacing w:val="-9"/>
        </w:rPr>
        <w:t xml:space="preserve"> </w:t>
      </w:r>
      <w:r>
        <w:rPr>
          <w:rFonts w:cs="Arial" w:ascii="Arial" w:hAnsi="Arial"/>
        </w:rPr>
        <w:t>bays</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seed</w:t>
      </w:r>
      <w:r>
        <w:rPr>
          <w:rFonts w:cs="Arial" w:ascii="Arial" w:hAnsi="Arial"/>
          <w:spacing w:val="-9"/>
        </w:rPr>
        <w:t xml:space="preserve"> </w:t>
      </w:r>
      <w:r>
        <w:rPr>
          <w:rFonts w:cs="Arial" w:ascii="Arial" w:hAnsi="Arial"/>
        </w:rPr>
        <w:t>fields,</w:t>
      </w:r>
      <w:r>
        <w:rPr>
          <w:rFonts w:cs="Arial" w:ascii="Arial" w:hAnsi="Arial"/>
          <w:spacing w:val="-7"/>
        </w:rPr>
        <w:t xml:space="preserve"> </w:t>
      </w:r>
      <w:r>
        <w:rPr>
          <w:rFonts w:cs="Arial" w:ascii="Arial" w:hAnsi="Arial"/>
        </w:rPr>
        <w:t>and</w:t>
      </w:r>
      <w:r>
        <w:rPr>
          <w:rFonts w:cs="Arial" w:ascii="Arial" w:hAnsi="Arial"/>
          <w:spacing w:val="-9"/>
        </w:rPr>
        <w:t xml:space="preserve"> </w:t>
      </w:r>
      <w:r>
        <w:rPr>
          <w:rFonts w:cs="Arial" w:ascii="Arial" w:hAnsi="Arial"/>
        </w:rPr>
        <w:t>there</w:t>
      </w:r>
      <w:r>
        <w:rPr>
          <w:rFonts w:cs="Arial" w:ascii="Arial" w:hAnsi="Arial"/>
          <w:spacing w:val="-9"/>
        </w:rPr>
        <w:t xml:space="preserve"> </w:t>
      </w:r>
      <w:r>
        <w:rPr>
          <w:rFonts w:cs="Arial" w:ascii="Arial" w:hAnsi="Arial"/>
        </w:rPr>
        <w:t>were no</w:t>
      </w:r>
      <w:r>
        <w:rPr>
          <w:rFonts w:cs="Arial" w:ascii="Arial" w:hAnsi="Arial"/>
          <w:spacing w:val="-15"/>
        </w:rPr>
        <w:t xml:space="preserve"> </w:t>
      </w:r>
      <w:r>
        <w:rPr>
          <w:rFonts w:cs="Arial" w:ascii="Arial" w:hAnsi="Arial"/>
        </w:rPr>
        <w:t>large</w:t>
      </w:r>
      <w:r>
        <w:rPr>
          <w:rFonts w:cs="Arial" w:ascii="Arial" w:hAnsi="Arial"/>
          <w:spacing w:val="-14"/>
        </w:rPr>
        <w:t xml:space="preserve"> </w:t>
      </w:r>
      <w:r>
        <w:rPr>
          <w:rFonts w:cs="Arial" w:ascii="Arial" w:hAnsi="Arial"/>
        </w:rPr>
        <w:t>differences</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rates</w:t>
      </w:r>
      <w:r>
        <w:rPr>
          <w:rFonts w:cs="Arial" w:ascii="Arial" w:hAnsi="Arial"/>
          <w:spacing w:val="-14"/>
        </w:rPr>
        <w:t xml:space="preserve"> </w:t>
      </w:r>
      <w:r>
        <w:rPr>
          <w:rFonts w:cs="Arial" w:ascii="Arial" w:hAnsi="Arial"/>
        </w:rPr>
        <w:t>for</w:t>
      </w:r>
      <w:r>
        <w:rPr>
          <w:rFonts w:cs="Arial" w:ascii="Arial" w:hAnsi="Arial"/>
          <w:spacing w:val="-15"/>
        </w:rPr>
        <w:t xml:space="preserve"> </w:t>
      </w:r>
      <w:r>
        <w:rPr>
          <w:rFonts w:cs="Arial" w:ascii="Arial" w:hAnsi="Arial"/>
        </w:rPr>
        <w:t>honey</w:t>
      </w:r>
      <w:r>
        <w:rPr>
          <w:rFonts w:cs="Arial" w:ascii="Arial" w:hAnsi="Arial"/>
          <w:spacing w:val="-14"/>
        </w:rPr>
        <w:t xml:space="preserve"> </w:t>
      </w:r>
      <w:r>
        <w:rPr>
          <w:rFonts w:cs="Arial" w:ascii="Arial" w:hAnsi="Arial"/>
        </w:rPr>
        <w:t>bees</w:t>
      </w:r>
      <w:r>
        <w:rPr>
          <w:rFonts w:cs="Arial" w:ascii="Arial" w:hAnsi="Arial"/>
          <w:spacing w:val="-15"/>
        </w:rPr>
        <w:t xml:space="preserve"> </w:t>
      </w:r>
      <w:r>
        <w:rPr>
          <w:rFonts w:cs="Arial" w:ascii="Arial" w:hAnsi="Arial"/>
        </w:rPr>
        <w:t>or</w:t>
      </w:r>
      <w:r>
        <w:rPr>
          <w:rFonts w:cs="Arial" w:ascii="Arial" w:hAnsi="Arial"/>
          <w:spacing w:val="-14"/>
        </w:rPr>
        <w:t xml:space="preserve"> </w:t>
      </w:r>
      <w:r>
        <w:rPr>
          <w:rFonts w:cs="Arial" w:ascii="Arial" w:hAnsi="Arial"/>
        </w:rPr>
        <w:t>LCBs</w:t>
      </w:r>
      <w:r>
        <w:rPr>
          <w:rFonts w:cs="Arial" w:ascii="Arial" w:hAnsi="Arial"/>
          <w:spacing w:val="-15"/>
        </w:rPr>
        <w:t xml:space="preserve"> </w:t>
      </w:r>
      <w:r>
        <w:rPr>
          <w:rFonts w:cs="Arial" w:ascii="Arial" w:hAnsi="Arial"/>
        </w:rPr>
        <w:t>(p</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0.32,</w:t>
      </w:r>
      <w:r>
        <w:rPr>
          <w:rFonts w:cs="Arial" w:ascii="Arial" w:hAnsi="Arial"/>
          <w:spacing w:val="-14"/>
        </w:rPr>
        <w:t xml:space="preserve"> </w:t>
      </w:r>
      <w:r>
        <w:rPr>
          <w:rFonts w:cs="Arial" w:ascii="Arial" w:hAnsi="Arial"/>
        </w:rPr>
        <w:t>0.72,</w:t>
      </w:r>
      <w:r>
        <w:rPr>
          <w:rFonts w:cs="Arial" w:ascii="Arial" w:hAnsi="Arial"/>
          <w:spacing w:val="-15"/>
        </w:rPr>
        <w:t xml:space="preserve"> </w:t>
      </w:r>
      <w:r>
        <w:rPr>
          <w:rFonts w:cs="Arial" w:ascii="Arial" w:hAnsi="Arial"/>
        </w:rPr>
        <w:t>respectively) once</w:t>
      </w:r>
      <w:r>
        <w:rPr>
          <w:rFonts w:cs="Arial" w:ascii="Arial" w:hAnsi="Arial"/>
          <w:spacing w:val="-3"/>
        </w:rPr>
        <w:t xml:space="preserve"> </w:t>
      </w:r>
      <w:r>
        <w:rPr>
          <w:rFonts w:cs="Arial" w:ascii="Arial" w:hAnsi="Arial"/>
        </w:rPr>
        <w:t>other</w:t>
      </w:r>
      <w:r>
        <w:rPr>
          <w:rFonts w:cs="Arial" w:ascii="Arial" w:hAnsi="Arial"/>
          <w:spacing w:val="-2"/>
        </w:rPr>
        <w:t xml:space="preserve"> </w:t>
      </w:r>
      <w:r>
        <w:rPr>
          <w:rFonts w:cs="Arial" w:ascii="Arial" w:hAnsi="Arial"/>
        </w:rPr>
        <w:t>terms</w:t>
      </w:r>
      <w:r>
        <w:rPr>
          <w:rFonts w:cs="Arial" w:ascii="Arial" w:hAnsi="Arial"/>
          <w:spacing w:val="-3"/>
        </w:rPr>
        <w:t xml:space="preserve"> </w:t>
      </w:r>
      <w:r>
        <w:rPr>
          <w:rFonts w:cs="Arial" w:ascii="Arial" w:hAnsi="Arial"/>
        </w:rPr>
        <w:t>were</w:t>
      </w:r>
      <w:r>
        <w:rPr>
          <w:rFonts w:cs="Arial" w:ascii="Arial" w:hAnsi="Arial"/>
          <w:spacing w:val="-3"/>
        </w:rPr>
        <w:t xml:space="preserve"> </w:t>
      </w:r>
      <w:r>
        <w:rPr>
          <w:rFonts w:cs="Arial" w:ascii="Arial" w:hAnsi="Arial"/>
        </w:rPr>
        <w:t>included</w:t>
      </w:r>
      <w:r>
        <w:rPr>
          <w:rFonts w:cs="Arial" w:ascii="Arial" w:hAnsi="Arial"/>
          <w:spacing w:val="-2"/>
        </w:rPr>
        <w:t xml:space="preserve"> </w:t>
      </w:r>
      <w:r>
        <w:rPr>
          <w:rFonts w:cs="Arial" w:ascii="Arial" w:hAnsi="Arial"/>
        </w:rPr>
        <w:t>as</w:t>
      </w:r>
      <w:r>
        <w:rPr>
          <w:rFonts w:cs="Arial" w:ascii="Arial" w:hAnsi="Arial"/>
          <w:spacing w:val="-3"/>
        </w:rPr>
        <w:t xml:space="preserve"> </w:t>
      </w:r>
      <w:r>
        <w:rPr>
          <w:rFonts w:cs="Arial" w:ascii="Arial" w:hAnsi="Arial"/>
        </w:rPr>
        <w:t>covariates, so</w:t>
      </w:r>
      <w:r>
        <w:rPr>
          <w:rFonts w:cs="Arial" w:ascii="Arial" w:hAnsi="Arial"/>
          <w:spacing w:val="-3"/>
        </w:rPr>
        <w:t xml:space="preserve"> </w:t>
      </w:r>
      <w:r>
        <w:rPr>
          <w:rFonts w:cs="Arial" w:ascii="Arial" w:hAnsi="Arial"/>
        </w:rPr>
        <w:t>bay</w:t>
      </w:r>
      <w:r>
        <w:rPr>
          <w:rFonts w:cs="Arial" w:ascii="Arial" w:hAnsi="Arial"/>
          <w:spacing w:val="-2"/>
        </w:rPr>
        <w:t xml:space="preserve"> </w:t>
      </w:r>
      <w:r>
        <w:rPr>
          <w:rFonts w:cs="Arial" w:ascii="Arial" w:hAnsi="Arial"/>
        </w:rPr>
        <w:t>was</w:t>
      </w:r>
      <w:r>
        <w:rPr>
          <w:rFonts w:cs="Arial" w:ascii="Arial" w:hAnsi="Arial"/>
          <w:spacing w:val="-2"/>
        </w:rPr>
        <w:t xml:space="preserve"> </w:t>
      </w:r>
      <w:r>
        <w:rPr>
          <w:rFonts w:cs="Arial" w:ascii="Arial" w:hAnsi="Arial"/>
        </w:rPr>
        <w:t>excluded</w:t>
      </w:r>
      <w:r>
        <w:rPr>
          <w:rFonts w:cs="Arial" w:ascii="Arial" w:hAnsi="Arial"/>
          <w:spacing w:val="-3"/>
        </w:rPr>
        <w:t xml:space="preserve"> </w:t>
      </w:r>
      <w:r>
        <w:rPr>
          <w:rFonts w:cs="Arial" w:ascii="Arial" w:hAnsi="Arial"/>
        </w:rPr>
        <w:t>from</w:t>
      </w:r>
      <w:r>
        <w:rPr>
          <w:rFonts w:cs="Arial" w:ascii="Arial" w:hAnsi="Arial"/>
          <w:spacing w:val="-2"/>
        </w:rPr>
        <w:t xml:space="preserve"> </w:t>
      </w:r>
      <w:r>
        <w:rPr>
          <w:rFonts w:cs="Arial" w:ascii="Arial" w:hAnsi="Arial"/>
        </w:rPr>
        <w:t>further</w:t>
      </w:r>
      <w:r>
        <w:rPr>
          <w:rFonts w:cs="Arial" w:ascii="Arial" w:hAnsi="Arial"/>
          <w:spacing w:val="-3"/>
        </w:rPr>
        <w:t xml:space="preserve"> </w:t>
      </w:r>
      <w:r>
        <w:rPr>
          <w:rFonts w:cs="Arial" w:ascii="Arial" w:hAnsi="Arial"/>
        </w:rPr>
        <w:t>analysis. See</w:t>
      </w:r>
      <w:r>
        <w:rPr>
          <w:rFonts w:cs="Arial" w:ascii="Arial" w:hAnsi="Arial"/>
          <w:spacing w:val="-4"/>
        </w:rPr>
        <w:t xml:space="preserve"> </w:t>
      </w:r>
      <w:r>
        <w:rPr>
          <w:rFonts w:cs="Arial" w:ascii="Arial" w:hAnsi="Arial"/>
        </w:rPr>
        <w:t>Equation</w:t>
      </w:r>
      <w:r>
        <w:rPr>
          <w:rFonts w:cs="Arial" w:ascii="Arial" w:hAnsi="Arial"/>
          <w:spacing w:val="-4"/>
        </w:rPr>
        <w:t xml:space="preserve"> </w:t>
      </w:r>
      <w:r>
        <w:rPr>
          <w:rFonts w:cs="Arial" w:ascii="Arial" w:hAnsi="Arial"/>
        </w:rPr>
        <w:t>sets</w:t>
      </w:r>
      <w:r>
        <w:rPr>
          <w:rFonts w:cs="Arial" w:ascii="Arial" w:hAnsi="Arial"/>
          <w:spacing w:val="-3"/>
        </w:rPr>
        <w:t xml:space="preserve"> </w:t>
      </w:r>
      <w:r>
        <w:rPr>
          <w:rFonts w:cs="Arial" w:ascii="Arial" w:hAnsi="Arial"/>
        </w:rPr>
        <w:t>S1</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S2</w:t>
      </w:r>
      <w:r>
        <w:rPr>
          <w:rFonts w:cs="Arial" w:ascii="Arial" w:hAnsi="Arial"/>
          <w:spacing w:val="-4"/>
        </w:rPr>
        <w:t xml:space="preserve"> </w:t>
      </w:r>
      <w:r>
        <w:rPr>
          <w:rFonts w:cs="Arial" w:ascii="Arial" w:hAnsi="Arial"/>
        </w:rPr>
        <w:t>for</w:t>
      </w:r>
      <w:r>
        <w:rPr>
          <w:rFonts w:cs="Arial" w:ascii="Arial" w:hAnsi="Arial"/>
          <w:spacing w:val="-3"/>
        </w:rPr>
        <w:t xml:space="preserve"> </w:t>
      </w:r>
      <w:r>
        <w:rPr>
          <w:rFonts w:cs="Arial" w:ascii="Arial" w:hAnsi="Arial"/>
        </w:rPr>
        <w:t>model</w:t>
      </w:r>
      <w:r>
        <w:rPr>
          <w:rFonts w:cs="Arial" w:ascii="Arial" w:hAnsi="Arial"/>
          <w:spacing w:val="-4"/>
        </w:rPr>
        <w:t xml:space="preserve"> </w:t>
      </w:r>
      <w:r>
        <w:rPr>
          <w:rFonts w:cs="Arial" w:ascii="Arial" w:hAnsi="Arial"/>
        </w:rPr>
        <w:t>specifications)</w:t>
      </w:r>
      <w:r>
        <w:rPr>
          <w:rFonts w:cs="Arial" w:ascii="Arial" w:hAnsi="Arial"/>
          <w:spacing w:val="-4"/>
        </w:rPr>
        <w:t xml:space="preserve"> </w:t>
      </w:r>
      <w:r>
        <w:rPr>
          <w:rFonts w:cs="Arial" w:ascii="Arial" w:hAnsi="Arial"/>
        </w:rPr>
        <w:t>Table</w:t>
      </w:r>
      <w:r>
        <w:rPr>
          <w:rFonts w:cs="Arial" w:ascii="Arial" w:hAnsi="Arial"/>
          <w:spacing w:val="-4"/>
        </w:rPr>
        <w:t xml:space="preserve"> </w:t>
      </w:r>
      <w:hyperlink w:anchor="_bookmark119">
        <w:r>
          <w:rPr>
            <w:rFonts w:cs="Arial" w:ascii="Arial" w:hAnsi="Arial"/>
          </w:rPr>
          <w:t>S1</w:t>
        </w:r>
      </w:hyperlink>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a</w:t>
      </w:r>
      <w:r>
        <w:rPr>
          <w:rFonts w:cs="Arial" w:ascii="Arial" w:hAnsi="Arial"/>
          <w:spacing w:val="-3"/>
        </w:rPr>
        <w:t xml:space="preserve"> </w:t>
      </w:r>
      <w:r>
        <w:rPr>
          <w:rFonts w:cs="Arial" w:ascii="Arial" w:hAnsi="Arial"/>
        </w:rPr>
        <w:t>brief</w:t>
      </w:r>
      <w:r>
        <w:rPr>
          <w:rFonts w:cs="Arial" w:ascii="Arial" w:hAnsi="Arial"/>
          <w:spacing w:val="-4"/>
        </w:rPr>
        <w:t xml:space="preserve"> </w:t>
      </w:r>
      <w:r>
        <w:rPr>
          <w:rFonts w:cs="Arial" w:ascii="Arial" w:hAnsi="Arial"/>
        </w:rPr>
        <w:t>summary</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 variables used in each SEM.</w:t>
      </w:r>
    </w:p>
    <w:p>
      <w:pPr>
        <w:pStyle w:val="TextBody"/>
        <w:spacing w:lineRule="auto" w:line="420" w:before="9" w:after="0"/>
        <w:ind w:left="120" w:right="1056" w:hanging="0"/>
        <w:jc w:val="both"/>
        <w:rPr>
          <w:rFonts w:ascii="Arial" w:hAnsi="Arial" w:cs="Arial"/>
          <w:w w:val="95"/>
          <w:del w:id="26" w:author="Hoover, Shelley" w:date="2022-09-09T15:41:00Z"/>
        </w:rPr>
      </w:pPr>
      <w:del w:id="25" w:author="Hoover, Shelley" w:date="2022-09-09T15:41:00Z">
        <w:r>
          <w:rPr>
            <w:rFonts w:cs="Arial" w:ascii="Arial" w:hAnsi="Arial"/>
            <w:w w:val="95"/>
          </w:rPr>
        </w:r>
      </w:del>
    </w:p>
    <w:p>
      <w:pPr>
        <w:pStyle w:val="TextBody"/>
        <w:spacing w:lineRule="auto" w:line="420" w:before="9" w:after="0"/>
        <w:ind w:left="120" w:right="1056" w:hanging="0"/>
        <w:jc w:val="both"/>
        <w:rPr>
          <w:rFonts w:ascii="Arial" w:hAnsi="Arial" w:cs="Arial"/>
          <w:ins w:id="28" w:author="Hoover, Shelley" w:date="2022-09-09T15:41:00Z"/>
          <w:w w:val="95"/>
        </w:rPr>
      </w:pPr>
      <w:ins w:id="27" w:author="Hoover, Shelley" w:date="2022-09-09T15:41:00Z">
        <w:r>
          <w:rPr>
            <w:rFonts w:cs="Arial" w:ascii="Arial" w:hAnsi="Arial"/>
            <w:w w:val="95"/>
          </w:rPr>
        </w:r>
      </w:ins>
    </w:p>
    <w:p>
      <w:pPr>
        <w:pStyle w:val="TextBody"/>
        <w:spacing w:lineRule="auto" w:line="420" w:before="9" w:after="0"/>
        <w:ind w:left="120" w:right="1056" w:firstLine="600"/>
        <w:jc w:val="both"/>
        <w:pPrChange w:id="0" w:author="Hoover, Shelley" w:date="2022-09-12T08:30:00Z">
          <w:pPr>
            <w:pStyle w:val="Textbody"/>
            <w:jc w:val="both"/>
            <w:ind w:left="120" w:right="1056" w:firstLine="351"/>
            <w:spacing w:lineRule="auto" w:line="420" w:before="9" w:after="0"/>
          </w:pPr>
        </w:pPrChange>
        <w:rPr>
          <w:rFonts w:ascii="Arial" w:hAnsi="Arial" w:cs="Arial"/>
        </w:rPr>
      </w:pPr>
      <w:r>
        <w:rPr>
          <w:rFonts w:cs="Arial" w:ascii="Arial" w:hAnsi="Arial"/>
          <w:w w:val="95"/>
        </w:rPr>
        <w:t>Structural equation models do not have paths between all variables, which may bias the model results if this independence assumption is incorrect; this requires testing a “basis set” of</w:t>
      </w:r>
      <w:r>
        <w:rPr>
          <w:rFonts w:cs="Arial" w:ascii="Arial" w:hAnsi="Arial"/>
          <w:spacing w:val="-12"/>
          <w:w w:val="95"/>
        </w:rPr>
        <w:t xml:space="preserve"> </w:t>
      </w:r>
      <w:r>
        <w:rPr>
          <w:rFonts w:cs="Arial" w:ascii="Arial" w:hAnsi="Arial"/>
          <w:w w:val="95"/>
        </w:rPr>
        <w:t>independence</w:t>
      </w:r>
      <w:r>
        <w:rPr>
          <w:rFonts w:cs="Arial" w:ascii="Arial" w:hAnsi="Arial"/>
          <w:spacing w:val="-12"/>
          <w:w w:val="95"/>
        </w:rPr>
        <w:t xml:space="preserve"> </w:t>
      </w:r>
      <w:r>
        <w:rPr>
          <w:rFonts w:cs="Arial" w:ascii="Arial" w:hAnsi="Arial"/>
          <w:w w:val="95"/>
        </w:rPr>
        <w:t>claims</w:t>
      </w:r>
      <w:r>
        <w:rPr>
          <w:rFonts w:cs="Arial" w:ascii="Arial" w:hAnsi="Arial"/>
          <w:spacing w:val="-11"/>
          <w:w w:val="95"/>
        </w:rPr>
        <w:t xml:space="preserve"> </w:t>
      </w:r>
      <w:r>
        <w:rPr>
          <w:rFonts w:cs="Arial" w:ascii="Arial" w:hAnsi="Arial"/>
          <w:w w:val="95"/>
        </w:rPr>
        <w:t>using</w:t>
      </w:r>
      <w:r>
        <w:rPr>
          <w:rFonts w:cs="Arial" w:ascii="Arial" w:hAnsi="Arial"/>
          <w:spacing w:val="-12"/>
          <w:w w:val="95"/>
        </w:rPr>
        <w:t xml:space="preserve"> </w:t>
      </w:r>
      <w:r>
        <w:rPr>
          <w:rFonts w:cs="Arial" w:ascii="Arial" w:hAnsi="Arial"/>
          <w:w w:val="95"/>
        </w:rPr>
        <w:t>Shipley’s</w:t>
      </w:r>
      <w:r>
        <w:rPr>
          <w:rFonts w:cs="Arial" w:ascii="Arial" w:hAnsi="Arial"/>
          <w:spacing w:val="-11"/>
          <w:w w:val="95"/>
        </w:rPr>
        <w:t xml:space="preserve"> </w:t>
      </w:r>
      <w:r>
        <w:rPr>
          <w:rFonts w:cs="Arial" w:ascii="Arial" w:hAnsi="Arial"/>
          <w:w w:val="95"/>
        </w:rPr>
        <w:t>d-separation</w:t>
      </w:r>
      <w:r>
        <w:rPr>
          <w:rFonts w:cs="Arial" w:ascii="Arial" w:hAnsi="Arial"/>
          <w:spacing w:val="-12"/>
          <w:w w:val="95"/>
        </w:rPr>
        <w:t xml:space="preserve"> </w:t>
      </w:r>
      <w:r>
        <w:rPr>
          <w:rFonts w:cs="Arial" w:ascii="Arial" w:hAnsi="Arial"/>
          <w:w w:val="95"/>
        </w:rPr>
        <w:t>criteria</w:t>
      </w:r>
      <w:r>
        <w:rPr>
          <w:rFonts w:cs="Arial" w:ascii="Arial" w:hAnsi="Arial"/>
          <w:spacing w:val="-12"/>
          <w:w w:val="95"/>
        </w:rPr>
        <w:t xml:space="preserve"> </w:t>
      </w:r>
      <w:hyperlink w:anchor="_bookmark98">
        <w:r>
          <w:rPr>
            <w:rFonts w:cs="Arial" w:ascii="Arial" w:hAnsi="Arial"/>
            <w:w w:val="95"/>
          </w:rPr>
          <w:t>(Shipley,</w:t>
        </w:r>
      </w:hyperlink>
      <w:r>
        <w:rPr>
          <w:rFonts w:cs="Arial" w:ascii="Arial" w:hAnsi="Arial"/>
          <w:spacing w:val="-11"/>
          <w:w w:val="95"/>
        </w:rPr>
        <w:t xml:space="preserve"> </w:t>
      </w:r>
      <w:hyperlink w:anchor="_bookmark98">
        <w:r>
          <w:rPr>
            <w:rFonts w:cs="Arial" w:ascii="Arial" w:hAnsi="Arial"/>
            <w:w w:val="95"/>
          </w:rPr>
          <w:t>2000,</w:t>
        </w:r>
      </w:hyperlink>
      <w:r>
        <w:rPr>
          <w:rFonts w:cs="Arial" w:ascii="Arial" w:hAnsi="Arial"/>
          <w:spacing w:val="-12"/>
          <w:w w:val="95"/>
        </w:rPr>
        <w:t xml:space="preserve"> </w:t>
      </w:r>
      <w:hyperlink w:anchor="_bookmark99">
        <w:r>
          <w:rPr>
            <w:rFonts w:cs="Arial" w:ascii="Arial" w:hAnsi="Arial"/>
            <w:w w:val="95"/>
          </w:rPr>
          <w:t>2009).</w:t>
        </w:r>
      </w:hyperlink>
      <w:r>
        <w:rPr>
          <w:rFonts w:cs="Arial" w:ascii="Arial" w:hAnsi="Arial"/>
          <w:spacing w:val="-11"/>
          <w:w w:val="95"/>
        </w:rPr>
        <w:t xml:space="preserve"> </w:t>
      </w:r>
      <w:r>
        <w:rPr>
          <w:rFonts w:cs="Arial" w:ascii="Arial" w:hAnsi="Arial"/>
          <w:w w:val="95"/>
        </w:rPr>
        <w:t>The</w:t>
      </w:r>
      <w:r>
        <w:rPr>
          <w:rFonts w:cs="Arial" w:ascii="Arial" w:hAnsi="Arial"/>
          <w:spacing w:val="-12"/>
          <w:w w:val="95"/>
        </w:rPr>
        <w:t xml:space="preserve"> </w:t>
      </w:r>
      <w:r>
        <w:rPr>
          <w:rFonts w:cs="Arial" w:ascii="Arial" w:hAnsi="Arial"/>
          <w:w w:val="95"/>
        </w:rPr>
        <w:t xml:space="preserve">initial commodity canola pSEM was misspecfied, as several missing paths were identified (Fisher’s </w:t>
      </w:r>
      <w:r>
        <w:rPr>
          <w:rFonts w:cs="Arial" w:ascii="Arial" w:hAnsi="Arial"/>
        </w:rPr>
        <w:t>C = 167.5, df = 64, p</w:t>
      </w:r>
      <w:r>
        <w:rPr>
          <w:rFonts w:cs="Arial" w:ascii="Arial" w:hAnsi="Arial"/>
          <w:i/>
        </w:rPr>
        <w:t>&lt;&lt;</w:t>
      </w:r>
      <w:r>
        <w:rPr>
          <w:rFonts w:cs="Arial" w:ascii="Arial" w:hAnsi="Arial"/>
        </w:rPr>
        <w:t>0.001), but the updated pSEM was deemed adequate (C = 52.0,</w:t>
      </w:r>
      <w:r>
        <w:rPr>
          <w:rFonts w:cs="Arial" w:ascii="Arial" w:hAnsi="Arial"/>
          <w:spacing w:val="80"/>
        </w:rPr>
        <w:t xml:space="preserve"> </w:t>
      </w:r>
      <w:r>
        <w:rPr>
          <w:rFonts w:cs="Arial" w:ascii="Arial" w:hAnsi="Arial"/>
          <w:w w:val="95"/>
        </w:rPr>
        <w:t>df</w:t>
      </w:r>
      <w:r>
        <w:rPr>
          <w:rFonts w:cs="Arial" w:ascii="Arial" w:hAnsi="Arial"/>
          <w:spacing w:val="14"/>
        </w:rPr>
        <w:t xml:space="preserve"> </w:t>
      </w:r>
      <w:r>
        <w:rPr>
          <w:rFonts w:cs="Arial" w:ascii="Arial" w:hAnsi="Arial"/>
          <w:w w:val="95"/>
        </w:rPr>
        <w:t>=</w:t>
      </w:r>
      <w:r>
        <w:rPr>
          <w:rFonts w:cs="Arial" w:ascii="Arial" w:hAnsi="Arial"/>
          <w:spacing w:val="14"/>
        </w:rPr>
        <w:t xml:space="preserve"> </w:t>
      </w:r>
      <w:r>
        <w:rPr>
          <w:rFonts w:cs="Arial" w:ascii="Arial" w:hAnsi="Arial"/>
          <w:w w:val="95"/>
        </w:rPr>
        <w:t>48,</w:t>
      </w:r>
      <w:r>
        <w:rPr>
          <w:rFonts w:cs="Arial" w:ascii="Arial" w:hAnsi="Arial"/>
          <w:spacing w:val="14"/>
        </w:rPr>
        <w:t xml:space="preserve"> </w:t>
      </w:r>
      <w:r>
        <w:rPr>
          <w:rFonts w:cs="Arial" w:ascii="Arial" w:hAnsi="Arial"/>
          <w:w w:val="95"/>
        </w:rPr>
        <w:t>p</w:t>
      </w:r>
      <w:r>
        <w:rPr>
          <w:rFonts w:cs="Arial" w:ascii="Arial" w:hAnsi="Arial"/>
          <w:spacing w:val="14"/>
        </w:rPr>
        <w:t xml:space="preserve"> </w:t>
      </w:r>
      <w:r>
        <w:rPr>
          <w:rFonts w:cs="Arial" w:ascii="Arial" w:hAnsi="Arial"/>
          <w:w w:val="95"/>
        </w:rPr>
        <w:t>=</w:t>
      </w:r>
      <w:r>
        <w:rPr>
          <w:rFonts w:cs="Arial" w:ascii="Arial" w:hAnsi="Arial"/>
          <w:spacing w:val="15"/>
        </w:rPr>
        <w:t xml:space="preserve"> </w:t>
      </w:r>
      <w:r>
        <w:rPr>
          <w:rFonts w:cs="Arial" w:ascii="Arial" w:hAnsi="Arial"/>
          <w:w w:val="95"/>
        </w:rPr>
        <w:t>0.32).</w:t>
      </w:r>
      <w:r>
        <w:rPr>
          <w:rFonts w:cs="Arial" w:ascii="Arial" w:hAnsi="Arial"/>
          <w:spacing w:val="40"/>
        </w:rPr>
        <w:t xml:space="preserve"> </w:t>
      </w:r>
      <w:r>
        <w:rPr>
          <w:rFonts w:cs="Arial" w:ascii="Arial" w:hAnsi="Arial"/>
          <w:w w:val="95"/>
        </w:rPr>
        <w:t>Similarly,</w:t>
      </w:r>
      <w:r>
        <w:rPr>
          <w:rFonts w:cs="Arial" w:ascii="Arial" w:hAnsi="Arial"/>
          <w:spacing w:val="14"/>
        </w:rPr>
        <w:t xml:space="preserve"> </w:t>
      </w:r>
      <w:r>
        <w:rPr>
          <w:rFonts w:cs="Arial" w:ascii="Arial" w:hAnsi="Arial"/>
          <w:w w:val="95"/>
        </w:rPr>
        <w:t>the</w:t>
      </w:r>
      <w:r>
        <w:rPr>
          <w:rFonts w:cs="Arial" w:ascii="Arial" w:hAnsi="Arial"/>
          <w:spacing w:val="14"/>
        </w:rPr>
        <w:t xml:space="preserve"> </w:t>
      </w:r>
      <w:r>
        <w:rPr>
          <w:rFonts w:cs="Arial" w:ascii="Arial" w:hAnsi="Arial"/>
          <w:w w:val="95"/>
        </w:rPr>
        <w:t>initial</w:t>
      </w:r>
      <w:r>
        <w:rPr>
          <w:rFonts w:cs="Arial" w:ascii="Arial" w:hAnsi="Arial"/>
          <w:spacing w:val="14"/>
        </w:rPr>
        <w:t xml:space="preserve"> </w:t>
      </w:r>
      <w:r>
        <w:rPr>
          <w:rFonts w:cs="Arial" w:ascii="Arial" w:hAnsi="Arial"/>
          <w:w w:val="95"/>
        </w:rPr>
        <w:t>seed</w:t>
      </w:r>
      <w:r>
        <w:rPr>
          <w:rFonts w:cs="Arial" w:ascii="Arial" w:hAnsi="Arial"/>
          <w:spacing w:val="14"/>
        </w:rPr>
        <w:t xml:space="preserve"> </w:t>
      </w:r>
      <w:r>
        <w:rPr>
          <w:rFonts w:cs="Arial" w:ascii="Arial" w:hAnsi="Arial"/>
          <w:w w:val="95"/>
        </w:rPr>
        <w:t>field</w:t>
      </w:r>
      <w:r>
        <w:rPr>
          <w:rFonts w:cs="Arial" w:ascii="Arial" w:hAnsi="Arial"/>
          <w:spacing w:val="15"/>
        </w:rPr>
        <w:t xml:space="preserve"> </w:t>
      </w:r>
      <w:r>
        <w:rPr>
          <w:rFonts w:cs="Arial" w:ascii="Arial" w:hAnsi="Arial"/>
          <w:w w:val="95"/>
        </w:rPr>
        <w:t>pSEM</w:t>
      </w:r>
      <w:r>
        <w:rPr>
          <w:rFonts w:cs="Arial" w:ascii="Arial" w:hAnsi="Arial"/>
          <w:spacing w:val="14"/>
        </w:rPr>
        <w:t xml:space="preserve"> </w:t>
      </w:r>
      <w:r>
        <w:rPr>
          <w:rFonts w:cs="Arial" w:ascii="Arial" w:hAnsi="Arial"/>
          <w:w w:val="95"/>
        </w:rPr>
        <w:t>also</w:t>
      </w:r>
      <w:r>
        <w:rPr>
          <w:rFonts w:cs="Arial" w:ascii="Arial" w:hAnsi="Arial"/>
          <w:spacing w:val="14"/>
        </w:rPr>
        <w:t xml:space="preserve"> </w:t>
      </w:r>
      <w:r>
        <w:rPr>
          <w:rFonts w:cs="Arial" w:ascii="Arial" w:hAnsi="Arial"/>
          <w:w w:val="95"/>
        </w:rPr>
        <w:t>had</w:t>
      </w:r>
      <w:r>
        <w:rPr>
          <w:rFonts w:cs="Arial" w:ascii="Arial" w:hAnsi="Arial"/>
          <w:spacing w:val="14"/>
        </w:rPr>
        <w:t xml:space="preserve"> </w:t>
      </w:r>
      <w:r>
        <w:rPr>
          <w:rFonts w:cs="Arial" w:ascii="Arial" w:hAnsi="Arial"/>
          <w:w w:val="95"/>
        </w:rPr>
        <w:t>several</w:t>
      </w:r>
      <w:r>
        <w:rPr>
          <w:rFonts w:cs="Arial" w:ascii="Arial" w:hAnsi="Arial"/>
          <w:spacing w:val="15"/>
        </w:rPr>
        <w:t xml:space="preserve"> </w:t>
      </w:r>
      <w:r>
        <w:rPr>
          <w:rFonts w:cs="Arial" w:ascii="Arial" w:hAnsi="Arial"/>
          <w:w w:val="95"/>
        </w:rPr>
        <w:t>missing</w:t>
      </w:r>
      <w:r>
        <w:rPr>
          <w:rFonts w:cs="Arial" w:ascii="Arial" w:hAnsi="Arial"/>
          <w:spacing w:val="14"/>
        </w:rPr>
        <w:t xml:space="preserve"> </w:t>
      </w:r>
      <w:r>
        <w:rPr>
          <w:rFonts w:cs="Arial" w:ascii="Arial" w:hAnsi="Arial"/>
          <w:w w:val="95"/>
        </w:rPr>
        <w:t>paths</w:t>
      </w:r>
      <w:r>
        <w:rPr>
          <w:rFonts w:cs="Arial" w:ascii="Arial" w:hAnsi="Arial"/>
          <w:spacing w:val="14"/>
        </w:rPr>
        <w:t xml:space="preserve"> </w:t>
      </w:r>
      <w:r>
        <w:rPr>
          <w:rFonts w:cs="Arial" w:ascii="Arial" w:hAnsi="Arial"/>
          <w:spacing w:val="-5"/>
          <w:w w:val="95"/>
        </w:rPr>
        <w:t>(C</w:t>
      </w:r>
    </w:p>
    <w:p>
      <w:pPr>
        <w:pStyle w:val="TextBody"/>
        <w:spacing w:lineRule="auto" w:line="403"/>
        <w:ind w:left="120" w:right="1058" w:hanging="0"/>
        <w:jc w:val="both"/>
        <w:rPr>
          <w:rFonts w:ascii="Arial" w:hAnsi="Arial" w:cs="Arial"/>
          <w:ins w:id="29" w:author="Hoover, Shelley" w:date="2022-09-09T15:42:00Z"/>
        </w:rPr>
      </w:pPr>
      <w:r>
        <w:rPr>
          <w:rFonts w:cs="Arial" w:ascii="Arial" w:hAnsi="Arial"/>
        </w:rPr>
        <w:t>= 105.6, df = 76, p = 0.01), which were added, making the updated pSEM adequate (C = 72.2, k = 72, p = 0.47).</w:t>
      </w:r>
      <w:r>
        <w:rPr>
          <w:rFonts w:cs="Arial" w:ascii="Arial" w:hAnsi="Arial"/>
          <w:spacing w:val="38"/>
        </w:rPr>
        <w:t xml:space="preserve"> </w:t>
      </w:r>
      <w:r>
        <w:rPr>
          <w:rFonts w:cs="Arial" w:ascii="Arial" w:hAnsi="Arial"/>
        </w:rPr>
        <w:t xml:space="preserve">Basis sets were generated using the </w:t>
      </w:r>
      <w:r>
        <w:rPr>
          <w:rFonts w:cs="Arial" w:ascii="Arial" w:hAnsi="Arial"/>
          <w:w w:val="120"/>
        </w:rPr>
        <w:t>dagitty</w:t>
      </w:r>
      <w:r>
        <w:rPr>
          <w:rFonts w:cs="Arial" w:ascii="Arial" w:hAnsi="Arial"/>
          <w:spacing w:val="-3"/>
          <w:w w:val="120"/>
        </w:rPr>
        <w:t xml:space="preserve"> </w:t>
      </w:r>
      <w:r>
        <w:rPr>
          <w:rFonts w:cs="Arial" w:ascii="Arial" w:hAnsi="Arial"/>
        </w:rPr>
        <w:t>library in R 4.2.1.</w:t>
      </w:r>
    </w:p>
    <w:p>
      <w:pPr>
        <w:pStyle w:val="TextBody"/>
        <w:spacing w:lineRule="auto" w:line="403"/>
        <w:ind w:left="120" w:right="1058" w:hanging="0"/>
        <w:jc w:val="both"/>
        <w:rPr>
          <w:rFonts w:ascii="Arial" w:hAnsi="Arial" w:cs="Arial"/>
          <w:ins w:id="31" w:author="Hoover, Shelley" w:date="2022-09-09T15:41:00Z"/>
        </w:rPr>
      </w:pPr>
      <w:ins w:id="30" w:author="Hoover, Shelley" w:date="2022-09-09T15:41:00Z">
        <w:r>
          <w:rPr>
            <w:rFonts w:cs="Arial" w:ascii="Arial" w:hAnsi="Arial"/>
          </w:rPr>
        </w:r>
      </w:ins>
    </w:p>
    <w:p>
      <w:pPr>
        <w:pStyle w:val="TextBody"/>
        <w:spacing w:lineRule="auto" w:line="403"/>
        <w:ind w:right="1058" w:hanging="0"/>
        <w:jc w:val="both"/>
        <w:pPrChange w:id="0" w:author="Hoover, Shelley" w:date="2022-09-09T15:41:00Z">
          <w:pPr>
            <w:pStyle w:val="Textbody"/>
            <w:jc w:val="both"/>
            <w:ind w:left="120" w:right="1058" w:hanging="0"/>
            <w:spacing w:lineRule="auto" w:line="403"/>
          </w:pPr>
        </w:pPrChange>
        <w:rPr>
          <w:rFonts w:ascii="Arial" w:hAnsi="Arial" w:cs="Arial"/>
          <w:del w:id="33" w:author="Hoover, Shelley" w:date="2022-09-09T15:41:00Z"/>
        </w:rPr>
      </w:pPr>
      <w:ins w:id="32" w:author="Hoover, Shelley" w:date="2022-09-12T08:30:00Z">
        <w:r>
          <w:rPr>
            <w:rFonts w:cs="Arial" w:ascii="Arial" w:hAnsi="Arial"/>
          </w:rPr>
          <w:tab/>
        </w:r>
      </w:ins>
    </w:p>
    <w:p>
      <w:pPr>
        <w:pStyle w:val="TextBody"/>
        <w:spacing w:lineRule="auto" w:line="403"/>
        <w:ind w:right="1058" w:hanging="0"/>
        <w:jc w:val="both"/>
        <w:pPrChange w:id="0" w:author="Hoover, Shelley" w:date="2022-09-09T15:42:00Z">
          <w:pPr>
            <w:pStyle w:val="Textbody"/>
            <w:ind w:left="471" w:hanging="0"/>
            <w:spacing w:lineRule="exact" w:line="250"/>
          </w:pPr>
        </w:pPrChange>
        <w:rPr>
          <w:rFonts w:ascii="Arial" w:hAnsi="Arial" w:cs="Arial"/>
          <w:del w:id="35" w:author="Hoover, Shelley" w:date="2022-09-09T15:42:00Z"/>
        </w:rPr>
      </w:pPr>
      <w:r>
        <w:rPr>
          <w:rFonts w:cs="Arial" w:ascii="Arial" w:hAnsi="Arial"/>
        </w:rPr>
        <w:t>All component</w:t>
      </w:r>
      <w:r>
        <w:rPr>
          <w:rFonts w:cs="Arial" w:ascii="Arial" w:hAnsi="Arial"/>
          <w:spacing w:val="1"/>
        </w:rPr>
        <w:t xml:space="preserve"> </w:t>
      </w:r>
      <w:r>
        <w:rPr>
          <w:rFonts w:cs="Arial" w:ascii="Arial" w:hAnsi="Arial"/>
        </w:rPr>
        <w:t>GLMMs</w:t>
      </w:r>
      <w:r>
        <w:rPr>
          <w:rFonts w:cs="Arial" w:ascii="Arial" w:hAnsi="Arial"/>
          <w:spacing w:val="2"/>
        </w:rPr>
        <w:t xml:space="preserve"> </w:t>
      </w:r>
      <w:r>
        <w:rPr>
          <w:rFonts w:cs="Arial" w:ascii="Arial" w:hAnsi="Arial"/>
        </w:rPr>
        <w:t>of the</w:t>
      </w:r>
      <w:r>
        <w:rPr>
          <w:rFonts w:cs="Arial" w:ascii="Arial" w:hAnsi="Arial"/>
          <w:spacing w:val="1"/>
        </w:rPr>
        <w:t xml:space="preserve"> </w:t>
      </w:r>
      <w:r>
        <w:rPr>
          <w:rFonts w:cs="Arial" w:ascii="Arial" w:hAnsi="Arial"/>
        </w:rPr>
        <w:t>pSEM</w:t>
      </w:r>
      <w:r>
        <w:rPr>
          <w:rFonts w:cs="Arial" w:ascii="Arial" w:hAnsi="Arial"/>
          <w:spacing w:val="1"/>
        </w:rPr>
        <w:t xml:space="preserve"> </w:t>
      </w:r>
      <w:r>
        <w:rPr>
          <w:rFonts w:cs="Arial" w:ascii="Arial" w:hAnsi="Arial"/>
        </w:rPr>
        <w:t>were</w:t>
      </w:r>
      <w:r>
        <w:rPr>
          <w:rFonts w:cs="Arial" w:ascii="Arial" w:hAnsi="Arial"/>
          <w:spacing w:val="1"/>
        </w:rPr>
        <w:t xml:space="preserve"> </w:t>
      </w:r>
      <w:r>
        <w:rPr>
          <w:rFonts w:cs="Arial" w:ascii="Arial" w:hAnsi="Arial"/>
        </w:rPr>
        <w:t>written</w:t>
      </w:r>
      <w:r>
        <w:rPr>
          <w:rFonts w:cs="Arial" w:ascii="Arial" w:hAnsi="Arial"/>
          <w:spacing w:val="1"/>
        </w:rPr>
        <w:t xml:space="preserve"> </w:t>
      </w:r>
      <w:r>
        <w:rPr>
          <w:rFonts w:cs="Arial" w:ascii="Arial" w:hAnsi="Arial"/>
        </w:rPr>
        <w:t>in</w:t>
      </w:r>
      <w:r>
        <w:rPr>
          <w:rFonts w:cs="Arial" w:ascii="Arial" w:hAnsi="Arial"/>
          <w:spacing w:val="1"/>
        </w:rPr>
        <w:t xml:space="preserve"> </w:t>
      </w:r>
      <w:r>
        <w:rPr>
          <w:rFonts w:cs="Arial" w:ascii="Arial" w:hAnsi="Arial"/>
        </w:rPr>
        <w:t>Stan</w:t>
      </w:r>
      <w:r>
        <w:rPr>
          <w:rFonts w:cs="Arial" w:ascii="Arial" w:hAnsi="Arial"/>
          <w:spacing w:val="2"/>
        </w:rPr>
        <w:t xml:space="preserve"> </w:t>
      </w:r>
      <w:r>
        <w:rPr>
          <w:rFonts w:cs="Arial" w:ascii="Arial" w:hAnsi="Arial"/>
        </w:rPr>
        <w:t>2.18.1 and</w:t>
      </w:r>
      <w:r>
        <w:rPr>
          <w:rFonts w:cs="Arial" w:ascii="Arial" w:hAnsi="Arial"/>
          <w:spacing w:val="1"/>
        </w:rPr>
        <w:t xml:space="preserve"> </w:t>
      </w:r>
      <w:r>
        <w:rPr>
          <w:rFonts w:cs="Arial" w:ascii="Arial" w:hAnsi="Arial"/>
        </w:rPr>
        <w:t>run</w:t>
      </w:r>
      <w:r>
        <w:rPr>
          <w:rFonts w:cs="Arial" w:ascii="Arial" w:hAnsi="Arial"/>
          <w:spacing w:val="1"/>
        </w:rPr>
        <w:t xml:space="preserve"> </w:t>
      </w:r>
      <w:r>
        <w:rPr>
          <w:rFonts w:cs="Arial" w:ascii="Arial" w:hAnsi="Arial"/>
        </w:rPr>
        <w:t>using</w:t>
      </w:r>
      <w:r>
        <w:rPr>
          <w:rFonts w:cs="Arial" w:ascii="Arial" w:hAnsi="Arial"/>
          <w:spacing w:val="-9"/>
          <w:w w:val="120"/>
        </w:rPr>
        <w:t xml:space="preserve"> </w:t>
      </w:r>
      <w:r>
        <w:rPr>
          <w:rFonts w:cs="Arial" w:ascii="Arial" w:hAnsi="Arial"/>
          <w:spacing w:val="-2"/>
          <w:w w:val="120"/>
        </w:rPr>
        <w:t>rstan</w:t>
      </w:r>
      <w:ins w:id="34" w:author="Hoover, Shelley" w:date="2022-09-09T15:42:00Z">
        <w:r>
          <w:rPr>
            <w:rFonts w:cs="Arial" w:ascii="Arial" w:hAnsi="Arial"/>
            <w:spacing w:val="-2"/>
            <w:w w:val="120"/>
          </w:rPr>
          <w:t xml:space="preserve"> </w:t>
        </w:r>
      </w:ins>
    </w:p>
    <w:p>
      <w:pPr>
        <w:pStyle w:val="TextBody"/>
        <w:spacing w:lineRule="auto" w:line="403"/>
        <w:ind w:right="1058" w:hanging="0"/>
        <w:jc w:val="both"/>
        <w:rPr>
          <w:rFonts w:ascii="Arial" w:hAnsi="Arial" w:cs="Arial"/>
          <w:ins w:id="36" w:author="Hoover, Shelley" w:date="2022-09-09T16:52:00Z"/>
        </w:rPr>
      </w:pPr>
      <w:r>
        <w:rPr>
          <w:rFonts w:cs="Arial" w:ascii="Arial" w:hAnsi="Arial"/>
          <w:w w:val="95"/>
        </w:rPr>
        <w:t xml:space="preserve">2.26.13 </w:t>
      </w:r>
      <w:hyperlink w:anchor="_bookmark40">
        <w:r>
          <w:rPr>
            <w:rFonts w:cs="Arial" w:ascii="Arial" w:hAnsi="Arial"/>
            <w:w w:val="95"/>
          </w:rPr>
          <w:t>(Gelman et al.,</w:t>
        </w:r>
      </w:hyperlink>
      <w:r>
        <w:rPr>
          <w:rFonts w:cs="Arial" w:ascii="Arial" w:hAnsi="Arial"/>
          <w:w w:val="95"/>
        </w:rPr>
        <w:t xml:space="preserve"> </w:t>
      </w:r>
      <w:hyperlink w:anchor="_bookmark40">
        <w:r>
          <w:rPr>
            <w:rFonts w:cs="Arial" w:ascii="Arial" w:hAnsi="Arial"/>
            <w:w w:val="95"/>
          </w:rPr>
          <w:t>2015;</w:t>
        </w:r>
      </w:hyperlink>
      <w:r>
        <w:rPr>
          <w:rFonts w:cs="Arial" w:ascii="Arial" w:hAnsi="Arial"/>
          <w:w w:val="95"/>
        </w:rPr>
        <w:t xml:space="preserve"> </w:t>
      </w:r>
      <w:hyperlink w:anchor="_bookmark103">
        <w:r>
          <w:rPr>
            <w:rFonts w:cs="Arial" w:ascii="Arial" w:hAnsi="Arial"/>
            <w:w w:val="95"/>
          </w:rPr>
          <w:t>Stan Development Team).</w:t>
        </w:r>
      </w:hyperlink>
      <w:r>
        <w:rPr>
          <w:rFonts w:cs="Arial" w:ascii="Arial" w:hAnsi="Arial"/>
          <w:spacing w:val="30"/>
        </w:rPr>
        <w:t xml:space="preserve"> </w:t>
      </w:r>
      <w:r>
        <w:rPr>
          <w:rFonts w:cs="Arial" w:ascii="Arial" w:hAnsi="Arial"/>
          <w:w w:val="95"/>
        </w:rPr>
        <w:t xml:space="preserve">We used weakly informative normal </w:t>
      </w:r>
      <w:r>
        <w:rPr>
          <w:rFonts w:cs="Arial" w:ascii="Arial" w:hAnsi="Arial"/>
        </w:rPr>
        <w:t>priors</w:t>
      </w:r>
      <w:r>
        <w:rPr>
          <w:rFonts w:cs="Arial" w:ascii="Arial" w:hAnsi="Arial"/>
          <w:spacing w:val="-9"/>
        </w:rPr>
        <w:t xml:space="preserve"> </w:t>
      </w:r>
      <w:r>
        <w:rPr>
          <w:rFonts w:cs="Arial" w:ascii="Arial" w:hAnsi="Arial"/>
        </w:rPr>
        <w:t>(</w:t>
      </w:r>
      <w:r>
        <w:rPr>
          <w:rFonts w:cs="Arial" w:ascii="Arial" w:hAnsi="Arial"/>
          <w:i/>
        </w:rPr>
        <w:t xml:space="preserve">µ </w:t>
      </w:r>
      <w:r>
        <w:rPr>
          <w:rFonts w:cs="Arial" w:ascii="Arial" w:hAnsi="Arial"/>
        </w:rPr>
        <w:t>= 0</w:t>
      </w:r>
      <w:r>
        <w:rPr>
          <w:rFonts w:cs="Arial" w:ascii="Arial" w:hAnsi="Arial"/>
          <w:i/>
        </w:rPr>
        <w:t>,</w:t>
      </w:r>
      <w:r>
        <w:rPr>
          <w:rFonts w:cs="Arial" w:ascii="Arial" w:hAnsi="Arial"/>
          <w:i/>
          <w:spacing w:val="-17"/>
        </w:rPr>
        <w:t xml:space="preserve"> </w:t>
      </w:r>
      <w:r>
        <w:rPr>
          <w:rFonts w:cs="Arial" w:ascii="Arial" w:hAnsi="Arial"/>
          <w:i/>
        </w:rPr>
        <w:t xml:space="preserve">σ </w:t>
      </w:r>
      <w:r>
        <w:rPr>
          <w:rFonts w:cs="Arial" w:ascii="Arial" w:hAnsi="Arial"/>
        </w:rPr>
        <w:t>= 5) for fixed effects and gamma priors (</w:t>
      </w:r>
      <w:r>
        <w:rPr>
          <w:rFonts w:cs="Arial" w:ascii="Arial" w:hAnsi="Arial"/>
          <w:i/>
        </w:rPr>
        <w:t xml:space="preserve">α </w:t>
      </w:r>
      <w:r>
        <w:rPr>
          <w:rFonts w:cs="Arial" w:ascii="Arial" w:hAnsi="Arial"/>
        </w:rPr>
        <w:t>= 1</w:t>
      </w:r>
      <w:r>
        <w:rPr>
          <w:rFonts w:cs="Arial" w:ascii="Arial" w:hAnsi="Arial"/>
          <w:i/>
        </w:rPr>
        <w:t>,</w:t>
      </w:r>
      <w:r>
        <w:rPr>
          <w:rFonts w:cs="Arial" w:ascii="Arial" w:hAnsi="Arial"/>
          <w:i/>
          <w:spacing w:val="-17"/>
        </w:rPr>
        <w:t xml:space="preserve"> </w:t>
      </w:r>
      <w:r>
        <w:rPr>
          <w:rFonts w:cs="Arial" w:ascii="Arial" w:hAnsi="Arial"/>
          <w:i/>
        </w:rPr>
        <w:t xml:space="preserve">β </w:t>
      </w:r>
      <w:r>
        <w:rPr>
          <w:rFonts w:cs="Arial" w:ascii="Arial" w:hAnsi="Arial"/>
        </w:rPr>
        <w:t xml:space="preserve">= 1) for the variance </w:t>
      </w:r>
      <w:r>
        <w:rPr>
          <w:rFonts w:cs="Arial" w:ascii="Arial" w:hAnsi="Arial"/>
          <w:w w:val="95"/>
        </w:rPr>
        <w:t>components.</w:t>
      </w:r>
      <w:r>
        <w:rPr>
          <w:rFonts w:cs="Arial" w:ascii="Arial" w:hAnsi="Arial"/>
          <w:spacing w:val="36"/>
        </w:rPr>
        <w:t xml:space="preserve"> </w:t>
      </w:r>
      <w:r>
        <w:rPr>
          <w:rFonts w:cs="Arial" w:ascii="Arial" w:hAnsi="Arial"/>
          <w:w w:val="95"/>
        </w:rPr>
        <w:t>Four</w:t>
      </w:r>
      <w:r>
        <w:rPr>
          <w:rFonts w:cs="Arial" w:ascii="Arial" w:hAnsi="Arial"/>
          <w:spacing w:val="8"/>
        </w:rPr>
        <w:t xml:space="preserve"> </w:t>
      </w:r>
      <w:r>
        <w:rPr>
          <w:rFonts w:cs="Arial" w:ascii="Arial" w:hAnsi="Arial"/>
          <w:w w:val="95"/>
        </w:rPr>
        <w:t>separate</w:t>
      </w:r>
      <w:r>
        <w:rPr>
          <w:rFonts w:cs="Arial" w:ascii="Arial" w:hAnsi="Arial"/>
          <w:spacing w:val="8"/>
        </w:rPr>
        <w:t xml:space="preserve"> </w:t>
      </w:r>
      <w:r>
        <w:rPr>
          <w:rFonts w:cs="Arial" w:ascii="Arial" w:hAnsi="Arial"/>
          <w:w w:val="95"/>
        </w:rPr>
        <w:t>chains</w:t>
      </w:r>
      <w:r>
        <w:rPr>
          <w:rFonts w:cs="Arial" w:ascii="Arial" w:hAnsi="Arial"/>
          <w:spacing w:val="8"/>
        </w:rPr>
        <w:t xml:space="preserve"> </w:t>
      </w:r>
      <w:r>
        <w:rPr>
          <w:rFonts w:cs="Arial" w:ascii="Arial" w:hAnsi="Arial"/>
          <w:w w:val="95"/>
        </w:rPr>
        <w:t>were</w:t>
      </w:r>
      <w:r>
        <w:rPr>
          <w:rFonts w:cs="Arial" w:ascii="Arial" w:hAnsi="Arial"/>
          <w:spacing w:val="8"/>
        </w:rPr>
        <w:t xml:space="preserve"> </w:t>
      </w:r>
      <w:r>
        <w:rPr>
          <w:rFonts w:cs="Arial" w:ascii="Arial" w:hAnsi="Arial"/>
          <w:w w:val="95"/>
        </w:rPr>
        <w:t>run</w:t>
      </w:r>
      <w:r>
        <w:rPr>
          <w:rFonts w:cs="Arial" w:ascii="Arial" w:hAnsi="Arial"/>
          <w:spacing w:val="8"/>
        </w:rPr>
        <w:t xml:space="preserve"> </w:t>
      </w:r>
      <w:r>
        <w:rPr>
          <w:rFonts w:cs="Arial" w:ascii="Arial" w:hAnsi="Arial"/>
          <w:w w:val="95"/>
        </w:rPr>
        <w:t>with</w:t>
      </w:r>
      <w:r>
        <w:rPr>
          <w:rFonts w:cs="Arial" w:ascii="Arial" w:hAnsi="Arial"/>
          <w:spacing w:val="9"/>
        </w:rPr>
        <w:t xml:space="preserve"> </w:t>
      </w:r>
      <w:r>
        <w:rPr>
          <w:rFonts w:cs="Arial" w:ascii="Arial" w:hAnsi="Arial"/>
          <w:w w:val="95"/>
        </w:rPr>
        <w:t>an</w:t>
      </w:r>
      <w:r>
        <w:rPr>
          <w:rFonts w:cs="Arial" w:ascii="Arial" w:hAnsi="Arial"/>
          <w:spacing w:val="8"/>
        </w:rPr>
        <w:t xml:space="preserve"> </w:t>
      </w:r>
      <w:r>
        <w:rPr>
          <w:rFonts w:cs="Arial" w:ascii="Arial" w:hAnsi="Arial"/>
          <w:w w:val="95"/>
        </w:rPr>
        <w:t>adaptive</w:t>
      </w:r>
      <w:r>
        <w:rPr>
          <w:rFonts w:cs="Arial" w:ascii="Arial" w:hAnsi="Arial"/>
          <w:spacing w:val="8"/>
        </w:rPr>
        <w:t xml:space="preserve"> </w:t>
      </w:r>
      <w:r>
        <w:rPr>
          <w:rFonts w:cs="Arial" w:ascii="Arial" w:hAnsi="Arial"/>
          <w:w w:val="95"/>
        </w:rPr>
        <w:t>phase</w:t>
      </w:r>
      <w:r>
        <w:rPr>
          <w:rFonts w:cs="Arial" w:ascii="Arial" w:hAnsi="Arial"/>
          <w:spacing w:val="8"/>
        </w:rPr>
        <w:t xml:space="preserve"> </w:t>
      </w:r>
      <w:r>
        <w:rPr>
          <w:rFonts w:cs="Arial" w:ascii="Arial" w:hAnsi="Arial"/>
          <w:w w:val="95"/>
        </w:rPr>
        <w:t>of</w:t>
      </w:r>
      <w:r>
        <w:rPr>
          <w:rFonts w:cs="Arial" w:ascii="Arial" w:hAnsi="Arial"/>
          <w:spacing w:val="8"/>
        </w:rPr>
        <w:t xml:space="preserve"> </w:t>
      </w:r>
      <w:r>
        <w:rPr>
          <w:rFonts w:cs="Arial" w:ascii="Arial" w:hAnsi="Arial"/>
          <w:w w:val="95"/>
        </w:rPr>
        <w:t>1000</w:t>
      </w:r>
      <w:r>
        <w:rPr>
          <w:rFonts w:cs="Arial" w:ascii="Arial" w:hAnsi="Arial"/>
          <w:spacing w:val="8"/>
        </w:rPr>
        <w:t xml:space="preserve"> </w:t>
      </w:r>
      <w:r>
        <w:rPr>
          <w:rFonts w:cs="Arial" w:ascii="Arial" w:hAnsi="Arial"/>
          <w:w w:val="95"/>
        </w:rPr>
        <w:t>iterations,</w:t>
      </w:r>
      <w:r>
        <w:rPr>
          <w:rFonts w:cs="Arial" w:ascii="Arial" w:hAnsi="Arial"/>
          <w:spacing w:val="10"/>
        </w:rPr>
        <w:t xml:space="preserve"> </w:t>
      </w:r>
      <w:r>
        <w:rPr>
          <w:rFonts w:cs="Arial" w:ascii="Arial" w:hAnsi="Arial"/>
          <w:spacing w:val="-5"/>
          <w:w w:val="95"/>
        </w:rPr>
        <w:t>and</w:t>
      </w:r>
    </w:p>
    <w:p>
      <w:pPr>
        <w:pStyle w:val="TextBody"/>
        <w:spacing w:lineRule="auto" w:line="415" w:before="32" w:after="0"/>
        <w:ind w:right="1056" w:hanging="0"/>
        <w:jc w:val="both"/>
        <w:rPr>
          <w:rFonts w:ascii="Arial" w:hAnsi="Arial" w:cs="Arial"/>
          <w:ins w:id="38" w:author="Hoover, Shelley" w:date="2022-09-09T16:52:00Z"/>
          <w:spacing w:val="-5"/>
          <w:w w:val="95"/>
        </w:rPr>
      </w:pPr>
      <w:ins w:id="37" w:author="Hoover, Shelley" w:date="2022-09-09T16:52:00Z">
        <w:r>
          <w:rPr>
            <w:rFonts w:cs="Arial" w:ascii="Arial" w:hAnsi="Arial"/>
            <w:spacing w:val="-5"/>
            <w:w w:val="95"/>
          </w:rPr>
        </w:r>
      </w:ins>
    </w:p>
    <w:p>
      <w:pPr>
        <w:sectPr>
          <w:footerReference w:type="default" r:id="rId3"/>
          <w:type w:val="nextPage"/>
          <w:pgSz w:w="12240" w:h="15840"/>
          <w:pgMar w:left="1320" w:right="380" w:gutter="0" w:header="0" w:top="1420" w:footer="822" w:bottom="1020"/>
          <w:pgNumType w:fmt="decimal"/>
          <w:formProt w:val="false"/>
          <w:textDirection w:val="lrTb"/>
          <w:docGrid w:type="default" w:linePitch="100" w:charSpace="4096"/>
        </w:sectPr>
      </w:pPr>
    </w:p>
    <w:p>
      <w:pPr>
        <w:pStyle w:val="TextBody"/>
        <w:spacing w:lineRule="exact" w:line="283"/>
        <w:ind w:left="119" w:hanging="0"/>
        <w:rPr>
          <w:rFonts w:ascii="Arial" w:hAnsi="Arial" w:cs="Arial"/>
          <w:del w:id="40" w:author="Hoover, Shelley" w:date="2022-09-09T16:52:00Z"/>
        </w:rPr>
      </w:pPr>
      <w:del w:id="39" w:author="Hoover, Shelley" w:date="2022-09-09T16:52:00Z">
        <w:r>
          <w:rPr>
            <w:rFonts w:cs="Arial" w:ascii="Arial" w:hAnsi="Arial"/>
          </w:rPr>
        </w:r>
      </w:del>
    </w:p>
    <w:p>
      <w:pPr>
        <w:pStyle w:val="TextBody"/>
        <w:spacing w:lineRule="exact" w:line="283"/>
        <w:ind w:left="119" w:hanging="0"/>
        <w:rPr>
          <w:rFonts w:ascii="Arial" w:hAnsi="Arial" w:cs="Arial"/>
        </w:rPr>
      </w:pPr>
      <w:commentRangeStart w:id="5"/>
      <w:r>
        <w:rPr>
          <w:rFonts w:cs="Arial" w:ascii="Arial" w:hAnsi="Arial"/>
          <w:w w:val="95"/>
        </w:rPr>
        <w:t>a</w:t>
      </w:r>
      <w:r>
        <w:rPr>
          <w:rFonts w:cs="Arial" w:ascii="Arial" w:hAnsi="Arial"/>
          <w:spacing w:val="29"/>
        </w:rPr>
        <w:t xml:space="preserve"> </w:t>
      </w:r>
      <w:r>
        <w:rPr>
          <w:rFonts w:cs="Arial" w:ascii="Arial" w:hAnsi="Arial"/>
          <w:w w:val="95"/>
        </w:rPr>
        <w:t>sampling</w:t>
      </w:r>
      <w:r>
        <w:rPr>
          <w:rFonts w:cs="Arial" w:ascii="Arial" w:hAnsi="Arial"/>
          <w:spacing w:val="30"/>
        </w:rPr>
        <w:t xml:space="preserve"> </w:t>
      </w:r>
      <w:r>
        <w:rPr>
          <w:rFonts w:cs="Arial" w:ascii="Arial" w:hAnsi="Arial"/>
          <w:w w:val="95"/>
        </w:rPr>
        <w:t>phase</w:t>
      </w:r>
      <w:r>
        <w:rPr>
          <w:rFonts w:cs="Arial" w:ascii="Arial" w:hAnsi="Arial"/>
          <w:spacing w:val="30"/>
        </w:rPr>
        <w:t xml:space="preserve"> </w:t>
      </w:r>
      <w:r>
        <w:rPr>
          <w:rFonts w:cs="Arial" w:ascii="Arial" w:hAnsi="Arial"/>
          <w:w w:val="95"/>
        </w:rPr>
        <w:t>of</w:t>
      </w:r>
      <w:r>
        <w:rPr>
          <w:rFonts w:cs="Arial" w:ascii="Arial" w:hAnsi="Arial"/>
          <w:spacing w:val="29"/>
        </w:rPr>
        <w:t xml:space="preserve"> </w:t>
      </w:r>
      <w:r>
        <w:rPr>
          <w:rFonts w:cs="Arial" w:ascii="Arial" w:hAnsi="Arial"/>
          <w:w w:val="95"/>
        </w:rPr>
        <w:t>1000</w:t>
      </w:r>
      <w:r>
        <w:rPr>
          <w:rFonts w:cs="Arial" w:ascii="Arial" w:hAnsi="Arial"/>
          <w:spacing w:val="30"/>
        </w:rPr>
        <w:t xml:space="preserve"> </w:t>
      </w:r>
      <w:r>
        <w:rPr>
          <w:rFonts w:cs="Arial" w:ascii="Arial" w:hAnsi="Arial"/>
          <w:w w:val="95"/>
        </w:rPr>
        <w:t>iterations,</w:t>
      </w:r>
      <w:r>
        <w:rPr>
          <w:rFonts w:cs="Arial" w:ascii="Arial" w:hAnsi="Arial"/>
          <w:spacing w:val="35"/>
        </w:rPr>
        <w:t xml:space="preserve"> </w:t>
      </w:r>
      <w:r>
        <w:rPr>
          <w:rFonts w:cs="Arial" w:ascii="Arial" w:hAnsi="Arial"/>
          <w:w w:val="95"/>
        </w:rPr>
        <w:t>then</w:t>
      </w:r>
      <w:r>
        <w:rPr>
          <w:rFonts w:cs="Arial" w:ascii="Arial" w:hAnsi="Arial"/>
          <w:spacing w:val="30"/>
        </w:rPr>
        <w:t xml:space="preserve"> </w:t>
      </w:r>
      <w:r>
        <w:rPr>
          <w:rFonts w:cs="Arial" w:ascii="Arial" w:hAnsi="Arial"/>
          <w:w w:val="95"/>
        </w:rPr>
        <w:t>checked</w:t>
      </w:r>
      <w:r>
        <w:rPr>
          <w:rFonts w:cs="Arial" w:ascii="Arial" w:hAnsi="Arial"/>
          <w:spacing w:val="30"/>
        </w:rPr>
        <w:t xml:space="preserve"> </w:t>
      </w:r>
      <w:r>
        <w:rPr>
          <w:rFonts w:cs="Arial" w:ascii="Arial" w:hAnsi="Arial"/>
          <w:w w:val="95"/>
        </w:rPr>
        <w:t>for</w:t>
      </w:r>
      <w:r>
        <w:rPr>
          <w:rFonts w:cs="Arial" w:ascii="Arial" w:hAnsi="Arial"/>
          <w:spacing w:val="29"/>
        </w:rPr>
        <w:t xml:space="preserve"> </w:t>
      </w:r>
      <w:r>
        <w:rPr>
          <w:rFonts w:cs="Arial" w:ascii="Arial" w:hAnsi="Arial"/>
          <w:w w:val="95"/>
        </w:rPr>
        <w:t>convergence</w:t>
      </w:r>
      <w:r>
        <w:rPr>
          <w:rFonts w:cs="Arial" w:ascii="Arial" w:hAnsi="Arial"/>
          <w:spacing w:val="30"/>
        </w:rPr>
        <w:t xml:space="preserve"> </w:t>
      </w:r>
      <w:r>
        <w:rPr>
          <w:rFonts w:cs="Arial" w:ascii="Arial" w:hAnsi="Arial"/>
          <w:w w:val="95"/>
        </w:rPr>
        <w:t>of</w:t>
      </w:r>
      <w:r>
        <w:rPr>
          <w:rFonts w:cs="Arial" w:ascii="Arial" w:hAnsi="Arial"/>
          <w:spacing w:val="30"/>
        </w:rPr>
        <w:t xml:space="preserve"> </w:t>
      </w:r>
      <w:r>
        <w:rPr>
          <w:rFonts w:cs="Arial" w:ascii="Arial" w:hAnsi="Arial"/>
          <w:w w:val="95"/>
        </w:rPr>
        <w:t>the</w:t>
      </w:r>
      <w:r>
        <w:rPr>
          <w:rFonts w:cs="Arial" w:ascii="Arial" w:hAnsi="Arial"/>
          <w:spacing w:val="29"/>
        </w:rPr>
        <w:t xml:space="preserve"> </w:t>
      </w:r>
      <w:r>
        <w:rPr>
          <w:rFonts w:cs="Arial" w:ascii="Arial" w:hAnsi="Arial"/>
          <w:w w:val="95"/>
        </w:rPr>
        <w:t>chains</w:t>
      </w:r>
      <w:r>
        <w:rPr>
          <w:rFonts w:cs="Arial" w:ascii="Arial" w:hAnsi="Arial"/>
          <w:spacing w:val="30"/>
        </w:rPr>
        <w:t xml:space="preserve"> </w:t>
      </w:r>
      <w:r>
        <w:rPr>
          <w:rFonts w:cs="Arial" w:ascii="Arial" w:hAnsi="Arial"/>
          <w:spacing w:val="31"/>
          <w:w w:val="95"/>
        </w:rPr>
        <w:t>(</w:t>
      </w:r>
      <w:r>
        <w:rPr>
          <w:rFonts w:cs="Arial" w:ascii="Arial" w:hAnsi="Arial"/>
          <w:i/>
          <w:spacing w:val="-98"/>
          <w:w w:val="97"/>
        </w:rPr>
        <w:t>R</w:t>
      </w:r>
      <w:r>
        <w:rPr>
          <w:rFonts w:cs="Arial" w:ascii="Arial" w:hAnsi="Arial"/>
          <w:spacing w:val="30"/>
          <w:w w:val="92"/>
          <w:position w:val="6"/>
        </w:rPr>
        <w:t>ˆ</w:t>
      </w:r>
    </w:p>
    <w:p>
      <w:pPr>
        <w:pStyle w:val="Normal"/>
        <w:spacing w:lineRule="exact" w:line="410"/>
        <w:ind w:left="89" w:hanging="0"/>
        <w:rPr>
          <w:rFonts w:ascii="Arial" w:hAnsi="Arial" w:cs="Arial"/>
          <w:ins w:id="41" w:author="Hoover, Shelley" w:date="2022-09-09T15:42:00Z"/>
          <w:spacing w:val="-5"/>
          <w:w w:val="105"/>
          <w:sz w:val="24"/>
        </w:rPr>
      </w:pPr>
      <w:r>
        <w:br w:type="column"/>
      </w:r>
      <w:r>
        <w:rPr>
          <w:rFonts w:cs="Arial" w:ascii="Arial" w:hAnsi="Arial"/>
          <w:i/>
          <w:spacing w:val="-5"/>
          <w:w w:val="105"/>
          <w:sz w:val="24"/>
        </w:rPr>
        <w:t>≈</w:t>
      </w:r>
      <w:r>
        <w:rPr>
          <w:rFonts w:cs="Arial" w:ascii="Arial" w:hAnsi="Arial"/>
          <w:spacing w:val="-5"/>
          <w:w w:val="105"/>
          <w:sz w:val="24"/>
        </w:rPr>
        <w:t>1)</w:t>
      </w:r>
    </w:p>
    <w:p>
      <w:pPr>
        <w:sectPr>
          <w:type w:val="continuous"/>
          <w:pgSz w:w="12240" w:h="15840"/>
          <w:pgMar w:left="1320" w:right="380" w:gutter="0" w:header="0" w:top="1420" w:footer="822" w:bottom="1020"/>
          <w:cols w:num="2" w:equalWidth="false" w:sep="false">
            <w:col w:w="8956" w:space="40"/>
            <w:col w:w="1543"/>
          </w:cols>
          <w:formProt w:val="false"/>
          <w:textDirection w:val="lrTb"/>
          <w:docGrid w:type="default" w:linePitch="100" w:charSpace="4096"/>
        </w:sectPr>
      </w:pPr>
    </w:p>
    <w:p>
      <w:pPr>
        <w:pStyle w:val="TextBody"/>
        <w:spacing w:lineRule="auto" w:line="415" w:before="73" w:after="0"/>
        <w:ind w:left="119" w:right="1056" w:hanging="0"/>
        <w:jc w:val="both"/>
        <w:rPr>
          <w:rFonts w:ascii="Arial" w:hAnsi="Arial" w:cs="Arial"/>
          <w:del w:id="43" w:author="Hoover, Shelley" w:date="2022-09-09T16:52:00Z"/>
        </w:rPr>
      </w:pPr>
      <w:del w:id="42" w:author="Hoover, Shelley" w:date="2022-09-09T16:52:00Z">
        <w:r>
          <w:rPr>
            <w:rFonts w:cs="Arial" w:ascii="Arial" w:hAnsi="Arial"/>
          </w:rPr>
        </w:r>
      </w:del>
    </w:p>
    <w:p>
      <w:pPr>
        <w:pStyle w:val="TextBody"/>
        <w:spacing w:lineRule="auto" w:line="415" w:before="73" w:after="0"/>
        <w:ind w:left="119" w:right="1056" w:hanging="0"/>
        <w:jc w:val="both"/>
        <w:rPr>
          <w:rFonts w:ascii="Arial" w:hAnsi="Arial" w:cs="Arial"/>
        </w:rPr>
      </w:pPr>
      <w:r>
        <w:rPr>
          <w:rFonts w:cs="Arial" w:ascii="Arial" w:hAnsi="Arial"/>
        </w:rPr>
        <w:t>and</w:t>
      </w:r>
      <w:r>
        <w:rPr>
          <w:rFonts w:cs="Arial" w:ascii="Arial" w:hAnsi="Arial"/>
          <w:spacing w:val="-15"/>
        </w:rPr>
        <w:t xml:space="preserve"> </w:t>
      </w:r>
      <w:r>
        <w:rPr>
          <w:rFonts w:cs="Arial" w:ascii="Arial" w:hAnsi="Arial"/>
        </w:rPr>
        <w:t>low</w:t>
      </w:r>
      <w:r>
        <w:rPr>
          <w:rFonts w:cs="Arial" w:ascii="Arial" w:hAnsi="Arial"/>
          <w:spacing w:val="-14"/>
        </w:rPr>
        <w:t xml:space="preserve"> </w:t>
      </w:r>
      <w:r>
        <w:rPr>
          <w:rFonts w:cs="Arial" w:ascii="Arial" w:hAnsi="Arial"/>
        </w:rPr>
        <w:t>autocorrelation</w:t>
      </w:r>
      <w:r>
        <w:rPr>
          <w:rFonts w:cs="Arial" w:ascii="Arial" w:hAnsi="Arial"/>
          <w:spacing w:val="-15"/>
        </w:rPr>
        <w:t xml:space="preserve"> </w:t>
      </w:r>
      <w:r>
        <w:rPr>
          <w:rFonts w:cs="Arial" w:ascii="Arial" w:hAnsi="Arial"/>
        </w:rPr>
        <w:t>within</w:t>
      </w:r>
      <w:r>
        <w:rPr>
          <w:rFonts w:cs="Arial" w:ascii="Arial" w:hAnsi="Arial"/>
          <w:spacing w:val="-14"/>
        </w:rPr>
        <w:t xml:space="preserve"> </w:t>
      </w:r>
      <w:r>
        <w:rPr>
          <w:rFonts w:cs="Arial" w:ascii="Arial" w:hAnsi="Arial"/>
        </w:rPr>
        <w:t>chains</w:t>
      </w:r>
      <w:r>
        <w:rPr>
          <w:rFonts w:cs="Arial" w:ascii="Arial" w:hAnsi="Arial"/>
          <w:spacing w:val="-15"/>
        </w:rPr>
        <w:t xml:space="preserve"> </w:t>
      </w:r>
      <w:r>
        <w:rPr>
          <w:rFonts w:cs="Arial" w:ascii="Arial" w:hAnsi="Arial"/>
        </w:rPr>
        <w:t>(high</w:t>
      </w:r>
      <w:r>
        <w:rPr>
          <w:rFonts w:cs="Arial" w:ascii="Arial" w:hAnsi="Arial"/>
          <w:spacing w:val="-14"/>
        </w:rPr>
        <w:t xml:space="preserve"> </w:t>
      </w:r>
      <w:r>
        <w:rPr>
          <w:rFonts w:cs="Arial" w:ascii="Arial" w:hAnsi="Arial"/>
          <w:i/>
        </w:rPr>
        <w:t>N</w:t>
      </w:r>
      <w:r>
        <w:rPr>
          <w:rFonts w:cs="Arial" w:ascii="Arial" w:hAnsi="Arial"/>
          <w:i/>
          <w:vertAlign w:val="subscript"/>
        </w:rPr>
        <w:t>eff</w:t>
      </w:r>
      <w:r>
        <w:rPr>
          <w:rFonts w:cs="Arial" w:ascii="Arial" w:hAnsi="Arial"/>
          <w:i/>
          <w:spacing w:val="-15"/>
        </w:rPr>
        <w:t xml:space="preserve"> </w:t>
      </w:r>
      <w:r>
        <w:rPr>
          <w:rFonts w:cs="Arial" w:ascii="Arial" w:hAnsi="Arial"/>
        </w:rPr>
        <w:t>).</w:t>
      </w:r>
      <w:r>
        <w:rPr>
          <w:rFonts w:cs="Arial" w:ascii="Arial" w:hAnsi="Arial"/>
          <w:spacing w:val="10"/>
        </w:rPr>
        <w:t xml:space="preserve"> </w:t>
      </w:r>
      <w:r>
        <w:rPr>
          <w:rFonts w:cs="Arial" w:ascii="Arial" w:hAnsi="Arial"/>
        </w:rPr>
        <w:t>We</w:t>
      </w:r>
      <w:r>
        <w:rPr>
          <w:rFonts w:cs="Arial" w:ascii="Arial" w:hAnsi="Arial"/>
          <w:spacing w:val="-11"/>
        </w:rPr>
        <w:t xml:space="preserve"> </w:t>
      </w:r>
      <w:r>
        <w:rPr>
          <w:rFonts w:cs="Arial" w:ascii="Arial" w:hAnsi="Arial"/>
        </w:rPr>
        <w:t>assessed</w:t>
      </w:r>
      <w:r>
        <w:rPr>
          <w:rFonts w:cs="Arial" w:ascii="Arial" w:hAnsi="Arial"/>
          <w:spacing w:val="-10"/>
        </w:rPr>
        <w:t xml:space="preserve"> </w:t>
      </w:r>
      <w:r>
        <w:rPr>
          <w:rFonts w:cs="Arial" w:ascii="Arial" w:hAnsi="Arial"/>
        </w:rPr>
        <w:t>the</w:t>
      </w:r>
      <w:r>
        <w:rPr>
          <w:rFonts w:cs="Arial" w:ascii="Arial" w:hAnsi="Arial"/>
          <w:spacing w:val="-11"/>
        </w:rPr>
        <w:t xml:space="preserve"> </w:t>
      </w:r>
      <w:r>
        <w:rPr>
          <w:rFonts w:cs="Arial" w:ascii="Arial" w:hAnsi="Arial"/>
        </w:rPr>
        <w:t>underlying</w:t>
      </w:r>
      <w:r>
        <w:rPr>
          <w:rFonts w:cs="Arial" w:ascii="Arial" w:hAnsi="Arial"/>
          <w:spacing w:val="-11"/>
        </w:rPr>
        <w:t xml:space="preserve"> </w:t>
      </w:r>
      <w:r>
        <w:rPr>
          <w:rFonts w:cs="Arial" w:ascii="Arial" w:hAnsi="Arial"/>
        </w:rPr>
        <w:t xml:space="preserve">probability </w:t>
      </w:r>
      <w:r>
        <w:rPr>
          <w:rFonts w:cs="Arial" w:ascii="Arial" w:hAnsi="Arial"/>
        </w:rPr>
      </w:r>
      <w:commentRangeEnd w:id="5"/>
      <w:r>
        <w:commentReference w:id="5"/>
      </w:r>
      <w:r>
        <w:rPr>
          <w:rFonts w:cs="Arial" w:ascii="Arial" w:hAnsi="Arial"/>
          <w:w w:val="95"/>
        </w:rPr>
        <w:t xml:space="preserve">distribution functions of each model using posterior predictive checks </w:t>
      </w:r>
      <w:hyperlink w:anchor="_bookmark39">
        <w:r>
          <w:rPr>
            <w:rFonts w:cs="Arial" w:ascii="Arial" w:hAnsi="Arial"/>
            <w:w w:val="95"/>
          </w:rPr>
          <w:t>(Gelman et al.,</w:t>
        </w:r>
      </w:hyperlink>
      <w:r>
        <w:rPr>
          <w:rFonts w:cs="Arial" w:ascii="Arial" w:hAnsi="Arial"/>
          <w:w w:val="95"/>
        </w:rPr>
        <w:t xml:space="preserve"> </w:t>
      </w:r>
      <w:hyperlink w:anchor="_bookmark39">
        <w:r>
          <w:rPr>
            <w:rFonts w:cs="Arial" w:ascii="Arial" w:hAnsi="Arial"/>
            <w:w w:val="95"/>
          </w:rPr>
          <w:t>2013),</w:t>
        </w:r>
      </w:hyperlink>
      <w:r>
        <w:rPr>
          <w:rFonts w:cs="Arial" w:ascii="Arial" w:hAnsi="Arial"/>
          <w:w w:val="95"/>
        </w:rPr>
        <w:t xml:space="preserve"> and found that the probability distributions were properly specified (i.e.</w:t>
      </w:r>
      <w:r>
        <w:rPr>
          <w:rFonts w:cs="Arial" w:ascii="Arial" w:hAnsi="Arial"/>
          <w:spacing w:val="34"/>
        </w:rPr>
        <w:t xml:space="preserve"> </w:t>
      </w:r>
      <w:r>
        <w:rPr>
          <w:rFonts w:cs="Arial" w:ascii="Arial" w:hAnsi="Arial"/>
          <w:w w:val="95"/>
        </w:rPr>
        <w:t>simulated data was close to actual data).</w:t>
      </w:r>
      <w:r>
        <w:rPr>
          <w:rFonts w:cs="Arial" w:ascii="Arial" w:hAnsi="Arial"/>
          <w:spacing w:val="34"/>
        </w:rPr>
        <w:t xml:space="preserve"> </w:t>
      </w:r>
      <w:r>
        <w:rPr>
          <w:rFonts w:cs="Arial" w:ascii="Arial" w:hAnsi="Arial"/>
          <w:w w:val="95"/>
        </w:rPr>
        <w:t>p-values were calculated using the Z-scores (mean/SD) of the sampled posterior</w:t>
      </w:r>
      <w:r>
        <w:rPr>
          <w:rFonts w:cs="Arial" w:ascii="Arial" w:hAnsi="Arial"/>
          <w:spacing w:val="-10"/>
          <w:w w:val="95"/>
        </w:rPr>
        <w:t xml:space="preserve"> </w:t>
      </w:r>
      <w:r>
        <w:rPr>
          <w:rFonts w:cs="Arial" w:ascii="Arial" w:hAnsi="Arial"/>
          <w:w w:val="95"/>
        </w:rPr>
        <w:t>distributions;</w:t>
      </w:r>
      <w:r>
        <w:rPr>
          <w:rFonts w:cs="Arial" w:ascii="Arial" w:hAnsi="Arial"/>
          <w:spacing w:val="-7"/>
          <w:w w:val="95"/>
        </w:rPr>
        <w:t xml:space="preserve"> </w:t>
      </w:r>
      <w:r>
        <w:rPr>
          <w:rFonts w:cs="Arial" w:ascii="Arial" w:hAnsi="Arial"/>
          <w:w w:val="95"/>
        </w:rPr>
        <w:t>unless</w:t>
      </w:r>
      <w:r>
        <w:rPr>
          <w:rFonts w:cs="Arial" w:ascii="Arial" w:hAnsi="Arial"/>
          <w:spacing w:val="-10"/>
          <w:w w:val="95"/>
        </w:rPr>
        <w:t xml:space="preserve"> </w:t>
      </w:r>
      <w:r>
        <w:rPr>
          <w:rFonts w:cs="Arial" w:ascii="Arial" w:hAnsi="Arial"/>
          <w:w w:val="95"/>
        </w:rPr>
        <w:t>otherwise</w:t>
      </w:r>
      <w:r>
        <w:rPr>
          <w:rFonts w:cs="Arial" w:ascii="Arial" w:hAnsi="Arial"/>
          <w:spacing w:val="-10"/>
          <w:w w:val="95"/>
        </w:rPr>
        <w:t xml:space="preserve"> </w:t>
      </w:r>
      <w:r>
        <w:rPr>
          <w:rFonts w:cs="Arial" w:ascii="Arial" w:hAnsi="Arial"/>
          <w:w w:val="95"/>
        </w:rPr>
        <w:t>specified,</w:t>
      </w:r>
      <w:r>
        <w:rPr>
          <w:rFonts w:cs="Arial" w:ascii="Arial" w:hAnsi="Arial"/>
          <w:spacing w:val="-8"/>
          <w:w w:val="95"/>
        </w:rPr>
        <w:t xml:space="preserve"> </w:t>
      </w:r>
      <w:r>
        <w:rPr>
          <w:rFonts w:cs="Arial" w:ascii="Arial" w:hAnsi="Arial"/>
          <w:w w:val="95"/>
        </w:rPr>
        <w:t>listed</w:t>
      </w:r>
      <w:r>
        <w:rPr>
          <w:rFonts w:cs="Arial" w:ascii="Arial" w:hAnsi="Arial"/>
          <w:spacing w:val="-10"/>
          <w:w w:val="95"/>
        </w:rPr>
        <w:t xml:space="preserve"> </w:t>
      </w:r>
      <w:r>
        <w:rPr>
          <w:rFonts w:cs="Arial" w:ascii="Arial" w:hAnsi="Arial"/>
          <w:w w:val="95"/>
        </w:rPr>
        <w:t>model</w:t>
      </w:r>
      <w:r>
        <w:rPr>
          <w:rFonts w:cs="Arial" w:ascii="Arial" w:hAnsi="Arial"/>
          <w:spacing w:val="-10"/>
          <w:w w:val="95"/>
        </w:rPr>
        <w:t xml:space="preserve"> </w:t>
      </w:r>
      <w:r>
        <w:rPr>
          <w:rFonts w:cs="Arial" w:ascii="Arial" w:hAnsi="Arial"/>
          <w:w w:val="95"/>
        </w:rPr>
        <w:t>coefficents</w:t>
      </w:r>
      <w:r>
        <w:rPr>
          <w:rFonts w:cs="Arial" w:ascii="Arial" w:hAnsi="Arial"/>
          <w:spacing w:val="-10"/>
          <w:w w:val="95"/>
        </w:rPr>
        <w:t xml:space="preserve"> </w:t>
      </w:r>
      <w:r>
        <w:rPr>
          <w:rFonts w:cs="Arial" w:ascii="Arial" w:hAnsi="Arial"/>
          <w:w w:val="95"/>
        </w:rPr>
        <w:t>have</w:t>
      </w:r>
      <w:r>
        <w:rPr>
          <w:rFonts w:cs="Arial" w:ascii="Arial" w:hAnsi="Arial"/>
          <w:spacing w:val="-10"/>
          <w:w w:val="95"/>
        </w:rPr>
        <w:t xml:space="preserve"> </w:t>
      </w:r>
      <w:r>
        <w:rPr>
          <w:rFonts w:cs="Arial" w:ascii="Arial" w:hAnsi="Arial"/>
          <w:w w:val="95"/>
        </w:rPr>
        <w:t>a</w:t>
      </w:r>
      <w:r>
        <w:rPr>
          <w:rFonts w:cs="Arial" w:ascii="Arial" w:hAnsi="Arial"/>
          <w:spacing w:val="-10"/>
          <w:w w:val="95"/>
        </w:rPr>
        <w:t xml:space="preserve"> </w:t>
      </w:r>
      <w:r>
        <w:rPr>
          <w:rFonts w:cs="Arial" w:ascii="Arial" w:hAnsi="Arial"/>
          <w:w w:val="95"/>
        </w:rPr>
        <w:t>p-value</w:t>
      </w:r>
      <w:r>
        <w:rPr>
          <w:rFonts w:cs="Arial" w:ascii="Arial" w:hAnsi="Arial"/>
          <w:spacing w:val="-10"/>
          <w:w w:val="95"/>
        </w:rPr>
        <w:t xml:space="preserve"> </w:t>
      </w:r>
      <w:r>
        <w:rPr>
          <w:rFonts w:cs="Arial" w:ascii="Arial" w:hAnsi="Arial"/>
          <w:w w:val="95"/>
        </w:rPr>
        <w:t xml:space="preserve">less </w:t>
      </w:r>
      <w:r>
        <w:rPr>
          <w:rFonts w:cs="Arial" w:ascii="Arial" w:hAnsi="Arial"/>
        </w:rPr>
        <w:t>than</w:t>
      </w:r>
      <w:r>
        <w:rPr>
          <w:rFonts w:cs="Arial" w:ascii="Arial" w:hAnsi="Arial"/>
          <w:spacing w:val="-15"/>
        </w:rPr>
        <w:t xml:space="preserve"> </w:t>
      </w:r>
      <w:r>
        <w:rPr>
          <w:rFonts w:cs="Arial" w:ascii="Arial" w:hAnsi="Arial"/>
        </w:rPr>
        <w:t>0.05,</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are</w:t>
      </w:r>
      <w:r>
        <w:rPr>
          <w:rFonts w:cs="Arial" w:ascii="Arial" w:hAnsi="Arial"/>
          <w:spacing w:val="-14"/>
        </w:rPr>
        <w:t xml:space="preserve"> </w:t>
      </w:r>
      <w:r>
        <w:rPr>
          <w:rFonts w:cs="Arial" w:ascii="Arial" w:hAnsi="Arial"/>
        </w:rPr>
        <w:t>considered</w:t>
      </w:r>
      <w:r>
        <w:rPr>
          <w:rFonts w:cs="Arial" w:ascii="Arial" w:hAnsi="Arial"/>
          <w:spacing w:val="-15"/>
        </w:rPr>
        <w:t xml:space="preserve"> </w:t>
      </w:r>
      <w:r>
        <w:rPr>
          <w:rFonts w:cs="Arial" w:ascii="Arial" w:hAnsi="Arial"/>
        </w:rPr>
        <w:t>“strong”</w:t>
      </w:r>
      <w:r>
        <w:rPr>
          <w:rFonts w:cs="Arial" w:ascii="Arial" w:hAnsi="Arial"/>
          <w:spacing w:val="-14"/>
        </w:rPr>
        <w:t xml:space="preserve"> </w:t>
      </w:r>
      <w:r>
        <w:rPr>
          <w:rFonts w:cs="Arial" w:ascii="Arial" w:hAnsi="Arial"/>
        </w:rPr>
        <w:t>effects</w:t>
      </w:r>
      <w:r>
        <w:rPr>
          <w:rFonts w:cs="Arial" w:ascii="Arial" w:hAnsi="Arial"/>
          <w:spacing w:val="-13"/>
        </w:rPr>
        <w:t xml:space="preserve"> </w:t>
      </w:r>
      <w:r>
        <w:rPr>
          <w:rFonts w:cs="Arial" w:ascii="Arial" w:hAnsi="Arial"/>
        </w:rPr>
        <w:t>where</w:t>
      </w:r>
      <w:r>
        <w:rPr>
          <w:rFonts w:cs="Arial" w:ascii="Arial" w:hAnsi="Arial"/>
          <w:spacing w:val="-14"/>
        </w:rPr>
        <w:t xml:space="preserve"> </w:t>
      </w:r>
      <w:r>
        <w:rPr>
          <w:rFonts w:cs="Arial" w:ascii="Arial" w:hAnsi="Arial"/>
        </w:rPr>
        <w:t>p-values</w:t>
      </w:r>
      <w:r>
        <w:rPr>
          <w:rFonts w:cs="Arial" w:ascii="Arial" w:hAnsi="Arial"/>
          <w:spacing w:val="-13"/>
        </w:rPr>
        <w:t xml:space="preserve"> </w:t>
      </w:r>
      <w:r>
        <w:rPr>
          <w:rFonts w:cs="Arial" w:ascii="Arial" w:hAnsi="Arial"/>
        </w:rPr>
        <w:t>are</w:t>
      </w:r>
      <w:r>
        <w:rPr>
          <w:rFonts w:cs="Arial" w:ascii="Arial" w:hAnsi="Arial"/>
          <w:spacing w:val="-14"/>
        </w:rPr>
        <w:t xml:space="preserve"> </w:t>
      </w:r>
      <w:r>
        <w:rPr>
          <w:rFonts w:cs="Arial" w:ascii="Arial" w:hAnsi="Arial"/>
          <w:i/>
        </w:rPr>
        <w:t>&lt;</w:t>
      </w:r>
      <w:r>
        <w:rPr>
          <w:rFonts w:cs="Arial" w:ascii="Arial" w:hAnsi="Arial"/>
          <w:i/>
          <w:spacing w:val="-17"/>
        </w:rPr>
        <w:t xml:space="preserve"> </w:t>
      </w:r>
      <w:r>
        <w:rPr>
          <w:rFonts w:cs="Arial" w:ascii="Arial" w:hAnsi="Arial"/>
        </w:rPr>
        <w:t>0</w:t>
      </w:r>
      <w:r>
        <w:rPr>
          <w:rFonts w:cs="Arial" w:ascii="Arial" w:hAnsi="Arial"/>
          <w:i/>
        </w:rPr>
        <w:t>.</w:t>
      </w:r>
      <w:r>
        <w:rPr>
          <w:rFonts w:cs="Arial" w:ascii="Arial" w:hAnsi="Arial"/>
        </w:rPr>
        <w:t>01</w:t>
      </w:r>
      <w:r>
        <w:rPr>
          <w:rFonts w:cs="Arial" w:ascii="Arial" w:hAnsi="Arial"/>
          <w:spacing w:val="-13"/>
        </w:rPr>
        <w:t xml:space="preserve"> </w:t>
      </w:r>
      <w:r>
        <w:rPr>
          <w:rFonts w:cs="Arial" w:ascii="Arial" w:hAnsi="Arial"/>
        </w:rPr>
        <w:t>(see</w:t>
      </w:r>
      <w:r>
        <w:rPr>
          <w:rFonts w:cs="Arial" w:ascii="Arial" w:hAnsi="Arial"/>
          <w:spacing w:val="-14"/>
        </w:rPr>
        <w:t xml:space="preserve"> </w:t>
      </w:r>
      <w:r>
        <w:rPr>
          <w:rFonts w:cs="Arial" w:ascii="Arial" w:hAnsi="Arial"/>
        </w:rPr>
        <w:t>Table</w:t>
      </w:r>
      <w:r>
        <w:rPr>
          <w:rFonts w:cs="Arial" w:ascii="Arial" w:hAnsi="Arial"/>
          <w:spacing w:val="-13"/>
        </w:rPr>
        <w:t xml:space="preserve"> </w:t>
      </w:r>
      <w:hyperlink w:anchor="_bookmark124">
        <w:r>
          <w:rPr>
            <w:rFonts w:cs="Arial" w:ascii="Arial" w:hAnsi="Arial"/>
          </w:rPr>
          <w:t>S4</w:t>
        </w:r>
      </w:hyperlink>
      <w:r>
        <w:rPr>
          <w:rFonts w:cs="Arial" w:ascii="Arial" w:hAnsi="Arial"/>
          <w:spacing w:val="-14"/>
        </w:rPr>
        <w:t xml:space="preserve"> </w:t>
      </w:r>
      <w:r>
        <w:rPr>
          <w:rFonts w:cs="Arial" w:ascii="Arial" w:hAnsi="Arial"/>
        </w:rPr>
        <w:t xml:space="preserve">and </w:t>
      </w:r>
      <w:hyperlink w:anchor="_bookmark125">
        <w:r>
          <w:rPr>
            <w:rFonts w:cs="Arial" w:ascii="Arial" w:hAnsi="Arial"/>
          </w:rPr>
          <w:t>S5</w:t>
        </w:r>
      </w:hyperlink>
      <w:r>
        <w:rPr>
          <w:rFonts w:cs="Arial" w:ascii="Arial" w:hAnsi="Arial"/>
          <w:spacing w:val="-9"/>
        </w:rPr>
        <w:t xml:space="preserve"> </w:t>
      </w:r>
      <w:r>
        <w:rPr>
          <w:rFonts w:cs="Arial" w:ascii="Arial" w:hAnsi="Arial"/>
        </w:rPr>
        <w:t>for</w:t>
      </w:r>
      <w:r>
        <w:rPr>
          <w:rFonts w:cs="Arial" w:ascii="Arial" w:hAnsi="Arial"/>
          <w:spacing w:val="-9"/>
        </w:rPr>
        <w:t xml:space="preserve"> </w:t>
      </w:r>
      <w:r>
        <w:rPr>
          <w:rFonts w:cs="Arial" w:ascii="Arial" w:hAnsi="Arial"/>
        </w:rPr>
        <w:t>more</w:t>
      </w:r>
      <w:r>
        <w:rPr>
          <w:rFonts w:cs="Arial" w:ascii="Arial" w:hAnsi="Arial"/>
          <w:spacing w:val="-9"/>
        </w:rPr>
        <w:t xml:space="preserve"> </w:t>
      </w:r>
      <w:r>
        <w:rPr>
          <w:rFonts w:cs="Arial" w:ascii="Arial" w:hAnsi="Arial"/>
        </w:rPr>
        <w:t>detailed</w:t>
      </w:r>
      <w:r>
        <w:rPr>
          <w:rFonts w:cs="Arial" w:ascii="Arial" w:hAnsi="Arial"/>
          <w:spacing w:val="-9"/>
        </w:rPr>
        <w:t xml:space="preserve"> </w:t>
      </w:r>
      <w:r>
        <w:rPr>
          <w:rFonts w:cs="Arial" w:ascii="Arial" w:hAnsi="Arial"/>
        </w:rPr>
        <w:t>model</w:t>
      </w:r>
      <w:r>
        <w:rPr>
          <w:rFonts w:cs="Arial" w:ascii="Arial" w:hAnsi="Arial"/>
          <w:spacing w:val="-9"/>
        </w:rPr>
        <w:t xml:space="preserve"> </w:t>
      </w:r>
      <w:r>
        <w:rPr>
          <w:rFonts w:cs="Arial" w:ascii="Arial" w:hAnsi="Arial"/>
        </w:rPr>
        <w:t>summaries).</w:t>
      </w:r>
      <w:r>
        <w:rPr>
          <w:rFonts w:cs="Arial" w:ascii="Arial" w:hAnsi="Arial"/>
          <w:spacing w:val="25"/>
        </w:rPr>
        <w:t xml:space="preserve"> </w:t>
      </w:r>
      <w:r>
        <w:rPr>
          <w:rFonts w:cs="Arial" w:ascii="Arial" w:hAnsi="Arial"/>
        </w:rPr>
        <w:t>Predictions</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models</w:t>
      </w:r>
      <w:r>
        <w:rPr>
          <w:rFonts w:cs="Arial" w:ascii="Arial" w:hAnsi="Arial"/>
          <w:spacing w:val="-9"/>
        </w:rPr>
        <w:t xml:space="preserve"> </w:t>
      </w:r>
      <w:r>
        <w:rPr>
          <w:rFonts w:cs="Arial" w:ascii="Arial" w:hAnsi="Arial"/>
        </w:rPr>
        <w:t>are</w:t>
      </w:r>
      <w:r>
        <w:rPr>
          <w:rFonts w:cs="Arial" w:ascii="Arial" w:hAnsi="Arial"/>
          <w:spacing w:val="-9"/>
        </w:rPr>
        <w:t xml:space="preserve"> </w:t>
      </w:r>
      <w:r>
        <w:rPr>
          <w:rFonts w:cs="Arial" w:ascii="Arial" w:hAnsi="Arial"/>
        </w:rPr>
        <w:t>taken</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median values</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the</w:t>
      </w:r>
      <w:r>
        <w:rPr>
          <w:rFonts w:cs="Arial" w:ascii="Arial" w:hAnsi="Arial"/>
          <w:spacing w:val="-9"/>
        </w:rPr>
        <w:t xml:space="preserve"> </w:t>
      </w:r>
      <w:r>
        <w:rPr>
          <w:rFonts w:cs="Arial" w:ascii="Arial" w:hAnsi="Arial"/>
        </w:rPr>
        <w:t>posterior,</w:t>
      </w:r>
      <w:r>
        <w:rPr>
          <w:rFonts w:cs="Arial" w:ascii="Arial" w:hAnsi="Arial"/>
          <w:spacing w:val="-8"/>
        </w:rPr>
        <w:t xml:space="preserve"> </w:t>
      </w:r>
      <w:r>
        <w:rPr>
          <w:rFonts w:cs="Arial" w:ascii="Arial" w:hAnsi="Arial"/>
        </w:rPr>
        <w:t>while</w:t>
      </w:r>
      <w:r>
        <w:rPr>
          <w:rFonts w:cs="Arial" w:ascii="Arial" w:hAnsi="Arial"/>
          <w:spacing w:val="-9"/>
        </w:rPr>
        <w:t xml:space="preserve"> </w:t>
      </w:r>
      <w:r>
        <w:rPr>
          <w:rFonts w:cs="Arial" w:ascii="Arial" w:hAnsi="Arial"/>
        </w:rPr>
        <w:t>uncertainty</w:t>
      </w:r>
      <w:r>
        <w:rPr>
          <w:rFonts w:cs="Arial" w:ascii="Arial" w:hAnsi="Arial"/>
          <w:spacing w:val="-9"/>
        </w:rPr>
        <w:t xml:space="preserve"> </w:t>
      </w:r>
      <w:r>
        <w:rPr>
          <w:rFonts w:cs="Arial" w:ascii="Arial" w:hAnsi="Arial"/>
        </w:rPr>
        <w:t>is</w:t>
      </w:r>
      <w:r>
        <w:rPr>
          <w:rFonts w:cs="Arial" w:ascii="Arial" w:hAnsi="Arial"/>
          <w:spacing w:val="-9"/>
        </w:rPr>
        <w:t xml:space="preserve"> </w:t>
      </w:r>
      <w:r>
        <w:rPr>
          <w:rFonts w:cs="Arial" w:ascii="Arial" w:hAnsi="Arial"/>
        </w:rPr>
        <w:t>derived</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the</w:t>
      </w:r>
      <w:r>
        <w:rPr>
          <w:rFonts w:cs="Arial" w:ascii="Arial" w:hAnsi="Arial"/>
          <w:spacing w:val="-9"/>
        </w:rPr>
        <w:t xml:space="preserve"> </w:t>
      </w:r>
      <w:r>
        <w:rPr>
          <w:rFonts w:cs="Arial" w:ascii="Arial" w:hAnsi="Arial"/>
        </w:rPr>
        <w:t>95%</w:t>
      </w:r>
      <w:r>
        <w:rPr>
          <w:rFonts w:cs="Arial" w:ascii="Arial" w:hAnsi="Arial"/>
          <w:spacing w:val="-9"/>
        </w:rPr>
        <w:t xml:space="preserve"> </w:t>
      </w:r>
      <w:r>
        <w:rPr>
          <w:rFonts w:cs="Arial" w:ascii="Arial" w:hAnsi="Arial"/>
        </w:rPr>
        <w:t>credible</w:t>
      </w:r>
      <w:r>
        <w:rPr>
          <w:rFonts w:cs="Arial" w:ascii="Arial" w:hAnsi="Arial"/>
          <w:spacing w:val="-9"/>
        </w:rPr>
        <w:t xml:space="preserve"> </w:t>
      </w:r>
      <w:r>
        <w:rPr>
          <w:rFonts w:cs="Arial" w:ascii="Arial" w:hAnsi="Arial"/>
        </w:rPr>
        <w:t>intervals</w:t>
      </w:r>
      <w:r>
        <w:rPr>
          <w:rFonts w:cs="Arial" w:ascii="Arial" w:hAnsi="Arial"/>
          <w:spacing w:val="-9"/>
        </w:rPr>
        <w:t xml:space="preserve"> </w:t>
      </w:r>
      <w:r>
        <w:rPr>
          <w:rFonts w:cs="Arial" w:ascii="Arial" w:hAnsi="Arial"/>
        </w:rPr>
        <w:t xml:space="preserve">(CIs). Figures were made using </w:t>
      </w:r>
      <w:r>
        <w:rPr>
          <w:rFonts w:cs="Arial" w:ascii="Arial" w:hAnsi="Arial"/>
          <w:w w:val="105"/>
        </w:rPr>
        <w:t xml:space="preserve">ggplot2 </w:t>
      </w:r>
      <w:r>
        <w:rPr>
          <w:rFonts w:cs="Arial" w:ascii="Arial" w:hAnsi="Arial"/>
        </w:rPr>
        <w:t xml:space="preserve">and </w:t>
      </w:r>
      <w:r>
        <w:rPr>
          <w:rFonts w:cs="Arial" w:ascii="Arial" w:hAnsi="Arial"/>
          <w:w w:val="105"/>
        </w:rPr>
        <w:t xml:space="preserve">ggpubr </w:t>
      </w:r>
      <w:hyperlink w:anchor="_bookmark115">
        <w:r>
          <w:rPr>
            <w:rFonts w:cs="Arial" w:ascii="Arial" w:hAnsi="Arial"/>
          </w:rPr>
          <w:t>(Wickham,</w:t>
        </w:r>
      </w:hyperlink>
      <w:r>
        <w:rPr>
          <w:rFonts w:cs="Arial" w:ascii="Arial" w:hAnsi="Arial"/>
        </w:rPr>
        <w:t xml:space="preserve"> </w:t>
      </w:r>
      <w:hyperlink w:anchor="_bookmark115">
        <w:r>
          <w:rPr>
            <w:rFonts w:cs="Arial" w:ascii="Arial" w:hAnsi="Arial"/>
          </w:rPr>
          <w:t>2016;</w:t>
        </w:r>
      </w:hyperlink>
      <w:r>
        <w:rPr>
          <w:rFonts w:cs="Arial" w:ascii="Arial" w:hAnsi="Arial"/>
        </w:rPr>
        <w:t xml:space="preserve"> </w:t>
      </w:r>
      <w:hyperlink w:anchor="_bookmark57">
        <w:r>
          <w:rPr>
            <w:rFonts w:cs="Arial" w:ascii="Arial" w:hAnsi="Arial"/>
          </w:rPr>
          <w:t>Kassambara,</w:t>
        </w:r>
      </w:hyperlink>
      <w:r>
        <w:rPr>
          <w:rFonts w:cs="Arial" w:ascii="Arial" w:hAnsi="Arial"/>
        </w:rPr>
        <w:t xml:space="preserve"> </w:t>
      </w:r>
      <w:hyperlink w:anchor="_bookmark57">
        <w:r>
          <w:rPr>
            <w:rFonts w:cs="Arial" w:ascii="Arial" w:hAnsi="Arial"/>
          </w:rPr>
          <w:t>2020).</w:t>
        </w:r>
      </w:hyperlink>
    </w:p>
    <w:p>
      <w:pPr>
        <w:pStyle w:val="TextBody"/>
        <w:rPr>
          <w:rFonts w:ascii="Arial" w:hAnsi="Arial" w:cs="Arial"/>
        </w:rPr>
      </w:pPr>
      <w:r>
        <w:rPr>
          <w:rFonts w:cs="Arial" w:ascii="Arial" w:hAnsi="Arial"/>
        </w:rPr>
      </w:r>
    </w:p>
    <w:p>
      <w:pPr>
        <w:pStyle w:val="Heading1"/>
        <w:spacing w:before="145" w:after="0"/>
        <w:ind w:left="119" w:hanging="0"/>
        <w:rPr>
          <w:rFonts w:ascii="Arial" w:hAnsi="Arial" w:cs="Arial"/>
        </w:rPr>
      </w:pPr>
      <w:bookmarkStart w:id="0" w:name="_Hlk113864196"/>
      <w:r>
        <w:rPr>
          <w:rFonts w:cs="Arial" w:ascii="Arial" w:hAnsi="Arial"/>
          <w:spacing w:val="-2"/>
        </w:rPr>
        <w:t>Results</w:t>
      </w:r>
    </w:p>
    <w:p>
      <w:pPr>
        <w:pStyle w:val="TextBody"/>
        <w:spacing w:before="7" w:after="0"/>
        <w:rPr>
          <w:rFonts w:ascii="Arial" w:hAnsi="Arial" w:cs="Arial"/>
          <w:sz w:val="37"/>
        </w:rPr>
      </w:pPr>
      <w:r>
        <w:rPr>
          <w:rFonts w:cs="Arial" w:ascii="Arial" w:hAnsi="Arial"/>
          <w:sz w:val="37"/>
        </w:rPr>
      </w:r>
    </w:p>
    <w:p>
      <w:pPr>
        <w:pStyle w:val="Heading2"/>
        <w:ind w:left="119" w:hanging="0"/>
        <w:rPr>
          <w:rFonts w:ascii="Arial" w:hAnsi="Arial" w:cs="Arial"/>
        </w:rPr>
      </w:pPr>
      <w:commentRangeStart w:id="6"/>
      <w:r>
        <w:rPr>
          <w:rFonts w:cs="Arial" w:ascii="Arial" w:hAnsi="Arial"/>
        </w:rPr>
        <w:t>Path</w:t>
      </w:r>
      <w:r>
        <w:rPr>
          <w:rFonts w:cs="Arial" w:ascii="Arial" w:hAnsi="Arial"/>
          <w:spacing w:val="1"/>
        </w:rPr>
        <w:t xml:space="preserve"> </w:t>
      </w:r>
      <w:r>
        <w:rPr>
          <w:rFonts w:cs="Arial" w:ascii="Arial" w:hAnsi="Arial"/>
          <w:spacing w:val="-2"/>
        </w:rPr>
        <w:t>analysis</w:t>
      </w:r>
    </w:p>
    <w:p>
      <w:pPr>
        <w:pStyle w:val="TextBody"/>
        <w:spacing w:before="5" w:after="0"/>
        <w:rPr>
          <w:rFonts w:ascii="Arial" w:hAnsi="Arial" w:cs="Arial"/>
          <w:sz w:val="29"/>
        </w:rPr>
      </w:pPr>
      <w:commentRangeEnd w:id="6"/>
      <w:r>
        <w:commentReference w:id="6"/>
      </w:r>
      <w:r>
        <w:rPr/>
      </w:r>
    </w:p>
    <w:p>
      <w:pPr>
        <w:pStyle w:val="TextBody"/>
        <w:spacing w:lineRule="auto" w:line="420"/>
        <w:ind w:right="1054" w:firstLine="119"/>
        <w:jc w:val="both"/>
        <w:pPrChange w:id="0" w:author="Hoover, Shelley" w:date="2022-09-12T08:30:00Z">
          <w:pPr>
            <w:pStyle w:val="Textbody"/>
            <w:jc w:val="both"/>
            <w:ind w:left="119" w:right="1054" w:hanging="0"/>
            <w:spacing w:lineRule="auto" w:line="420"/>
          </w:pPr>
        </w:pPrChange>
        <w:rPr>
          <w:rFonts w:ascii="Arial" w:hAnsi="Arial" w:cs="Arial"/>
          <w:spacing w:val="-4"/>
          <w:w w:val="95"/>
          <w:del w:id="114" w:author="Hoover, Shelley" w:date="2022-09-09T15:50:00Z"/>
        </w:rPr>
      </w:pPr>
      <w:r>
        <w:rPr>
          <w:rFonts w:cs="Arial" w:ascii="Arial" w:hAnsi="Arial"/>
        </w:rPr>
        <w:t>Plant</w:t>
      </w:r>
      <w:r>
        <w:rPr>
          <w:rFonts w:cs="Arial" w:ascii="Arial" w:hAnsi="Arial"/>
          <w:spacing w:val="-5"/>
        </w:rPr>
        <w:t xml:space="preserve"> </w:t>
      </w:r>
      <w:r>
        <w:rPr>
          <w:rFonts w:cs="Arial" w:ascii="Arial" w:hAnsi="Arial"/>
        </w:rPr>
        <w:t>size</w:t>
      </w:r>
      <w:r>
        <w:rPr>
          <w:rFonts w:cs="Arial" w:ascii="Arial" w:hAnsi="Arial"/>
          <w:spacing w:val="-5"/>
        </w:rPr>
        <w:t xml:space="preserve"> </w:t>
      </w:r>
      <w:r>
        <w:rPr>
          <w:rFonts w:cs="Arial" w:ascii="Arial" w:hAnsi="Arial"/>
        </w:rPr>
        <w:t>and</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deposition</w:t>
      </w:r>
      <w:r>
        <w:rPr>
          <w:rFonts w:cs="Arial" w:ascii="Arial" w:hAnsi="Arial"/>
          <w:spacing w:val="-4"/>
        </w:rPr>
        <w:t xml:space="preserve"> </w:t>
      </w:r>
      <w:r>
        <w:rPr>
          <w:rFonts w:cs="Arial" w:ascii="Arial" w:hAnsi="Arial"/>
        </w:rPr>
        <w:t>were</w:t>
      </w:r>
      <w:r>
        <w:rPr>
          <w:rFonts w:cs="Arial" w:ascii="Arial" w:hAnsi="Arial"/>
          <w:spacing w:val="-5"/>
        </w:rPr>
        <w:t xml:space="preserve"> </w:t>
      </w:r>
      <w:r>
        <w:rPr>
          <w:rFonts w:cs="Arial" w:ascii="Arial" w:hAnsi="Arial"/>
        </w:rPr>
        <w:t>the</w:t>
      </w:r>
      <w:r>
        <w:rPr>
          <w:rFonts w:cs="Arial" w:ascii="Arial" w:hAnsi="Arial"/>
          <w:spacing w:val="-4"/>
        </w:rPr>
        <w:t xml:space="preserve"> </w:t>
      </w:r>
      <w:r>
        <w:rPr>
          <w:rFonts w:cs="Arial" w:ascii="Arial" w:hAnsi="Arial"/>
        </w:rPr>
        <w:t>main</w:t>
      </w:r>
      <w:r>
        <w:rPr>
          <w:rFonts w:cs="Arial" w:ascii="Arial" w:hAnsi="Arial"/>
          <w:spacing w:val="-5"/>
        </w:rPr>
        <w:t xml:space="preserve"> </w:t>
      </w:r>
      <w:r>
        <w:rPr>
          <w:rFonts w:cs="Arial" w:ascii="Arial" w:hAnsi="Arial"/>
        </w:rPr>
        <w:t>drivers</w:t>
      </w:r>
      <w:r>
        <w:rPr>
          <w:rFonts w:cs="Arial" w:ascii="Arial" w:hAnsi="Arial"/>
          <w:spacing w:val="-5"/>
        </w:rPr>
        <w:t xml:space="preserve"> </w:t>
      </w:r>
      <w:r>
        <w:rPr>
          <w:rFonts w:cs="Arial" w:ascii="Arial" w:hAnsi="Arial"/>
        </w:rPr>
        <w:t>of</w:t>
      </w:r>
      <w:r>
        <w:rPr>
          <w:rFonts w:cs="Arial" w:ascii="Arial" w:hAnsi="Arial"/>
          <w:spacing w:val="-4"/>
        </w:rPr>
        <w:t xml:space="preserve"> </w:t>
      </w:r>
      <w:r>
        <w:rPr>
          <w:rFonts w:cs="Arial" w:ascii="Arial" w:hAnsi="Arial"/>
        </w:rPr>
        <w:t>seed</w:t>
      </w:r>
      <w:r>
        <w:rPr>
          <w:rFonts w:cs="Arial" w:ascii="Arial" w:hAnsi="Arial"/>
          <w:spacing w:val="-5"/>
        </w:rPr>
        <w:t xml:space="preserve"> </w:t>
      </w:r>
      <w:commentRangeStart w:id="7"/>
      <w:r>
        <w:rPr>
          <w:rFonts w:cs="Arial" w:ascii="Arial" w:hAnsi="Arial"/>
        </w:rPr>
        <w:t>production</w:t>
      </w:r>
      <w:r>
        <w:rPr>
          <w:rFonts w:cs="Arial" w:ascii="Arial" w:hAnsi="Arial"/>
        </w:rPr>
      </w:r>
      <w:commentRangeEnd w:id="7"/>
      <w:r>
        <w:commentReference w:id="7"/>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canola, while</w:t>
      </w:r>
      <w:r>
        <w:rPr>
          <w:rFonts w:cs="Arial" w:ascii="Arial" w:hAnsi="Arial"/>
          <w:spacing w:val="-15"/>
        </w:rPr>
        <w:t xml:space="preserve"> </w:t>
      </w:r>
      <w:commentRangeStart w:id="8"/>
      <w:r>
        <w:rPr>
          <w:rFonts w:cs="Arial" w:ascii="Arial" w:hAnsi="Arial"/>
        </w:rPr>
        <w:t>plant</w:t>
      </w:r>
      <w:r>
        <w:rPr>
          <w:rFonts w:cs="Arial" w:ascii="Arial" w:hAnsi="Arial"/>
          <w:spacing w:val="-14"/>
        </w:rPr>
        <w:t xml:space="preserve"> </w:t>
      </w:r>
      <w:r>
        <w:rPr>
          <w:rFonts w:cs="Arial" w:ascii="Arial" w:hAnsi="Arial"/>
        </w:rPr>
        <w:t>size</w:t>
      </w:r>
      <w:ins w:id="44" w:author="Hoover, Shelley" w:date="2022-09-09T15:52:00Z">
        <w:r>
          <w:rPr>
            <w:rFonts w:cs="Arial" w:ascii="Arial" w:hAnsi="Arial"/>
          </w:rPr>
          <w:t xml:space="preserve"> </w:t>
        </w:r>
      </w:ins>
      <w:r>
        <w:rPr>
          <w:rFonts w:cs="Arial" w:ascii="Arial" w:hAnsi="Arial"/>
        </w:rPr>
      </w:r>
      <w:ins w:id="45" w:author="Hoover, Shelley" w:date="2022-09-09T15:52:00Z">
        <w:commentRangeEnd w:id="8"/>
        <w:r>
          <w:commentReference w:id="8"/>
        </w:r>
        <w:r>
          <w:rPr>
            <w:rFonts w:cs="Arial" w:ascii="Arial" w:hAnsi="Arial"/>
          </w:rPr>
          <w:t>alone</w:t>
        </w:r>
      </w:ins>
      <w:r>
        <w:rPr>
          <w:rFonts w:cs="Arial" w:ascii="Arial" w:hAnsi="Arial"/>
          <w:spacing w:val="-15"/>
        </w:rPr>
        <w:t xml:space="preserve"> </w:t>
      </w:r>
      <w:r>
        <w:rPr>
          <w:rFonts w:cs="Arial" w:ascii="Arial" w:hAnsi="Arial"/>
        </w:rPr>
        <w:t>was</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main</w:t>
      </w:r>
      <w:r>
        <w:rPr>
          <w:rFonts w:cs="Arial" w:ascii="Arial" w:hAnsi="Arial"/>
          <w:spacing w:val="-14"/>
        </w:rPr>
        <w:t xml:space="preserve"> </w:t>
      </w:r>
      <w:r>
        <w:rPr>
          <w:rFonts w:cs="Arial" w:ascii="Arial" w:hAnsi="Arial"/>
        </w:rPr>
        <w:t>driver</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commodity</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(see</w:t>
      </w:r>
      <w:r>
        <w:rPr>
          <w:rFonts w:cs="Arial" w:ascii="Arial" w:hAnsi="Arial"/>
          <w:spacing w:val="-15"/>
        </w:rPr>
        <w:t xml:space="preserve"> </w:t>
      </w:r>
      <w:r>
        <w:rPr>
          <w:rFonts w:cs="Arial" w:ascii="Arial" w:hAnsi="Arial"/>
        </w:rPr>
        <w:t>Figure</w:t>
      </w:r>
      <w:r>
        <w:rPr>
          <w:rFonts w:cs="Arial" w:ascii="Arial" w:hAnsi="Arial"/>
          <w:spacing w:val="-14"/>
        </w:rPr>
        <w:t xml:space="preserve"> </w:t>
      </w:r>
      <w:hyperlink w:anchor="_bookmark0">
        <w:r>
          <w:rPr>
            <w:rFonts w:cs="Arial" w:ascii="Arial" w:hAnsi="Arial"/>
          </w:rPr>
          <w:t>1</w:t>
        </w:r>
      </w:hyperlink>
      <w:r>
        <w:rPr>
          <w:rFonts w:cs="Arial" w:ascii="Arial" w:hAnsi="Arial"/>
          <w:spacing w:val="-15"/>
        </w:rPr>
        <w:t xml:space="preserve"> </w:t>
      </w:r>
      <w:r>
        <w:rPr>
          <w:rFonts w:cs="Arial" w:ascii="Arial" w:hAnsi="Arial"/>
        </w:rPr>
        <w:t>for</w:t>
      </w:r>
      <w:r>
        <w:rPr>
          <w:rFonts w:cs="Arial" w:ascii="Arial" w:hAnsi="Arial"/>
          <w:spacing w:val="-14"/>
        </w:rPr>
        <w:t xml:space="preserve"> </w:t>
      </w:r>
      <w:r>
        <w:rPr>
          <w:rFonts w:cs="Arial" w:ascii="Arial" w:hAnsi="Arial"/>
        </w:rPr>
        <w:t>paths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 xml:space="preserve">effect </w:t>
      </w:r>
      <w:commentRangeStart w:id="9"/>
      <w:commentRangeStart w:id="10"/>
      <w:r>
        <w:rPr>
          <w:rFonts w:cs="Arial" w:ascii="Arial" w:hAnsi="Arial"/>
        </w:rPr>
        <w:t>sizes</w:t>
      </w:r>
      <w:r>
        <w:rPr>
          <w:rFonts w:cs="Arial" w:ascii="Arial" w:hAnsi="Arial"/>
        </w:rPr>
      </w:r>
      <w:commentRangeEnd w:id="9"/>
      <w:r>
        <w:commentReference w:id="9"/>
      </w:r>
      <w:r>
        <w:rPr>
          <w:rFonts w:cs="Arial" w:ascii="Arial" w:hAnsi="Arial"/>
        </w:rPr>
      </w:r>
      <w:commentRangeEnd w:id="10"/>
      <w:r>
        <w:commentReference w:id="10"/>
      </w:r>
      <w:r>
        <w:rPr>
          <w:rFonts w:cs="Arial" w:ascii="Arial" w:hAnsi="Arial"/>
        </w:rPr>
        <w:t>).</w:t>
      </w:r>
      <w:r>
        <w:rPr>
          <w:rFonts w:cs="Arial" w:ascii="Arial" w:hAnsi="Arial"/>
          <w:spacing w:val="6"/>
        </w:rPr>
        <w:t xml:space="preserve"> </w:t>
      </w:r>
      <w:del w:id="46" w:author="Hoover, Shelley" w:date="2022-09-12T08:51:00Z">
        <w:r>
          <w:rPr>
            <w:rFonts w:cs="Arial" w:ascii="Arial" w:hAnsi="Arial"/>
            <w:spacing w:val="6"/>
          </w:rPr>
          <w:delText>HB</w:delText>
        </w:r>
      </w:del>
      <w:del w:id="47" w:author="Hoover, Shelley" w:date="2022-09-12T08:51:00Z">
        <w:r>
          <w:rPr>
            <w:rFonts w:cs="Arial" w:ascii="Arial" w:hAnsi="Arial"/>
            <w:spacing w:val="-13"/>
          </w:rPr>
          <w:delText xml:space="preserve"> </w:delText>
        </w:r>
      </w:del>
      <w:del w:id="48" w:author="Hoover, Shelley" w:date="2022-09-12T08:51:00Z">
        <w:r>
          <w:rPr>
            <w:rFonts w:cs="Arial" w:ascii="Arial" w:hAnsi="Arial"/>
            <w:spacing w:val="6"/>
          </w:rPr>
          <w:delText>visitation</w:delText>
        </w:r>
      </w:del>
      <w:del w:id="49" w:author="Hoover, Shelley" w:date="2022-09-12T08:51:00Z">
        <w:r>
          <w:rPr>
            <w:rFonts w:cs="Arial" w:ascii="Arial" w:hAnsi="Arial"/>
            <w:spacing w:val="-13"/>
          </w:rPr>
          <w:delText xml:space="preserve"> </w:delText>
        </w:r>
      </w:del>
      <w:del w:id="50" w:author="Hoover, Shelley" w:date="2022-09-12T08:51:00Z">
        <w:r>
          <w:rPr>
            <w:rFonts w:cs="Arial" w:ascii="Arial" w:hAnsi="Arial"/>
            <w:spacing w:val="6"/>
          </w:rPr>
          <w:delText>decreased</w:delText>
        </w:r>
      </w:del>
      <w:del w:id="51" w:author="Hoover, Shelley" w:date="2022-09-12T08:51:00Z">
        <w:r>
          <w:rPr>
            <w:rFonts w:cs="Arial" w:ascii="Arial" w:hAnsi="Arial"/>
            <w:spacing w:val="-12"/>
          </w:rPr>
          <w:delText xml:space="preserve"> </w:delText>
        </w:r>
      </w:del>
      <w:del w:id="52" w:author="Hoover, Shelley" w:date="2022-09-12T08:51:00Z">
        <w:r>
          <w:rPr>
            <w:rFonts w:cs="Arial" w:ascii="Arial" w:hAnsi="Arial"/>
            <w:spacing w:val="6"/>
          </w:rPr>
          <w:delText>with</w:delText>
        </w:r>
      </w:del>
      <w:del w:id="53" w:author="Hoover, Shelley" w:date="2022-09-12T08:51:00Z">
        <w:r>
          <w:rPr>
            <w:rFonts w:cs="Arial" w:ascii="Arial" w:hAnsi="Arial"/>
            <w:spacing w:val="-13"/>
          </w:rPr>
          <w:delText xml:space="preserve"> </w:delText>
        </w:r>
      </w:del>
      <w:del w:id="54" w:author="Hoover, Shelley" w:date="2022-09-12T08:51:00Z">
        <w:r>
          <w:rPr>
            <w:rFonts w:cs="Arial" w:ascii="Arial" w:hAnsi="Arial"/>
            <w:spacing w:val="6"/>
          </w:rPr>
          <w:delText>distance</w:delText>
        </w:r>
      </w:del>
      <w:del w:id="55" w:author="Hoover, Shelley" w:date="2022-09-12T08:51:00Z">
        <w:r>
          <w:rPr>
            <w:rFonts w:cs="Arial" w:ascii="Arial" w:hAnsi="Arial"/>
            <w:spacing w:val="-13"/>
          </w:rPr>
          <w:delText xml:space="preserve"> </w:delText>
        </w:r>
      </w:del>
      <w:del w:id="56" w:author="Hoover, Shelley" w:date="2022-09-12T08:51:00Z">
        <w:r>
          <w:rPr>
            <w:rFonts w:cs="Arial" w:ascii="Arial" w:hAnsi="Arial"/>
            <w:spacing w:val="6"/>
          </w:rPr>
          <w:delText>from</w:delText>
        </w:r>
      </w:del>
      <w:del w:id="57" w:author="Hoover, Shelley" w:date="2022-09-12T08:51:00Z">
        <w:r>
          <w:rPr>
            <w:rFonts w:cs="Arial" w:ascii="Arial" w:hAnsi="Arial"/>
            <w:spacing w:val="-13"/>
          </w:rPr>
          <w:delText xml:space="preserve"> </w:delText>
        </w:r>
      </w:del>
      <w:del w:id="58" w:author="Hoover, Shelley" w:date="2022-09-12T08:51:00Z">
        <w:r>
          <w:rPr>
            <w:rFonts w:cs="Arial" w:ascii="Arial" w:hAnsi="Arial"/>
            <w:spacing w:val="6"/>
          </w:rPr>
          <w:delText>the</w:delText>
        </w:r>
      </w:del>
      <w:del w:id="59" w:author="Hoover, Shelley" w:date="2022-09-12T08:51:00Z">
        <w:r>
          <w:rPr>
            <w:rFonts w:cs="Arial" w:ascii="Arial" w:hAnsi="Arial"/>
            <w:spacing w:val="-13"/>
          </w:rPr>
          <w:delText xml:space="preserve"> </w:delText>
        </w:r>
      </w:del>
      <w:del w:id="60" w:author="Hoover, Shelley" w:date="2022-09-12T08:51:00Z">
        <w:r>
          <w:rPr>
            <w:rFonts w:cs="Arial" w:ascii="Arial" w:hAnsi="Arial"/>
            <w:spacing w:val="6"/>
          </w:rPr>
          <w:delText>edge</w:delText>
        </w:r>
      </w:del>
      <w:del w:id="61" w:author="Hoover, Shelley" w:date="2022-09-12T08:51:00Z">
        <w:r>
          <w:rPr>
            <w:rFonts w:cs="Arial" w:ascii="Arial" w:hAnsi="Arial"/>
            <w:spacing w:val="-13"/>
          </w:rPr>
          <w:delText xml:space="preserve"> </w:delText>
        </w:r>
      </w:del>
      <w:del w:id="62" w:author="Hoover, Shelley" w:date="2022-09-12T08:51:00Z">
        <w:r>
          <w:rPr>
            <w:rFonts w:cs="Arial" w:ascii="Arial" w:hAnsi="Arial"/>
            <w:spacing w:val="6"/>
          </w:rPr>
          <w:delText>of</w:delText>
        </w:r>
      </w:del>
      <w:del w:id="63" w:author="Hoover, Shelley" w:date="2022-09-12T08:51:00Z">
        <w:r>
          <w:rPr>
            <w:rFonts w:cs="Arial" w:ascii="Arial" w:hAnsi="Arial"/>
            <w:spacing w:val="-13"/>
          </w:rPr>
          <w:delText xml:space="preserve"> </w:delText>
        </w:r>
      </w:del>
      <w:del w:id="64" w:author="Hoover, Shelley" w:date="2022-09-12T08:51:00Z">
        <w:r>
          <w:rPr>
            <w:rFonts w:cs="Arial" w:ascii="Arial" w:hAnsi="Arial"/>
            <w:spacing w:val="6"/>
          </w:rPr>
          <w:delText>the</w:delText>
        </w:r>
      </w:del>
      <w:del w:id="65" w:author="Hoover, Shelley" w:date="2022-09-12T08:51:00Z">
        <w:r>
          <w:rPr>
            <w:rFonts w:cs="Arial" w:ascii="Arial" w:hAnsi="Arial"/>
            <w:spacing w:val="-13"/>
          </w:rPr>
          <w:delText xml:space="preserve"> </w:delText>
        </w:r>
      </w:del>
      <w:del w:id="66" w:author="Hoover, Shelley" w:date="2022-09-12T08:51:00Z">
        <w:r>
          <w:rPr>
            <w:rFonts w:cs="Arial" w:ascii="Arial" w:hAnsi="Arial"/>
            <w:spacing w:val="6"/>
          </w:rPr>
          <w:delText>field</w:delText>
        </w:r>
      </w:del>
      <w:del w:id="67" w:author="Hoover, Shelley" w:date="2022-09-12T08:51:00Z">
        <w:r>
          <w:rPr>
            <w:rFonts w:cs="Arial" w:ascii="Arial" w:hAnsi="Arial"/>
            <w:spacing w:val="-13"/>
          </w:rPr>
          <w:delText xml:space="preserve"> </w:delText>
        </w:r>
      </w:del>
      <w:del w:id="68" w:author="Hoover, Shelley" w:date="2022-09-12T08:51:00Z">
        <w:r>
          <w:rPr>
            <w:rFonts w:cs="Arial" w:ascii="Arial" w:hAnsi="Arial"/>
            <w:spacing w:val="6"/>
          </w:rPr>
          <w:delText>in</w:delText>
        </w:r>
      </w:del>
      <w:del w:id="69" w:author="Hoover, Shelley" w:date="2022-09-12T08:51:00Z">
        <w:r>
          <w:rPr>
            <w:rFonts w:cs="Arial" w:ascii="Arial" w:hAnsi="Arial"/>
            <w:spacing w:val="-12"/>
          </w:rPr>
          <w:delText xml:space="preserve"> </w:delText>
        </w:r>
      </w:del>
      <w:del w:id="70" w:author="Hoover, Shelley" w:date="2022-09-12T08:51:00Z">
        <w:r>
          <w:rPr>
            <w:rFonts w:cs="Arial" w:ascii="Arial" w:hAnsi="Arial"/>
            <w:spacing w:val="6"/>
          </w:rPr>
          <w:delText>both</w:delText>
        </w:r>
      </w:del>
      <w:del w:id="71" w:author="Hoover, Shelley" w:date="2022-09-12T08:51:00Z">
        <w:r>
          <w:rPr>
            <w:rFonts w:cs="Arial" w:ascii="Arial" w:hAnsi="Arial"/>
            <w:spacing w:val="-13"/>
          </w:rPr>
          <w:delText xml:space="preserve"> </w:delText>
        </w:r>
      </w:del>
      <w:del w:id="72" w:author="Hoover, Shelley" w:date="2022-09-12T08:51:00Z">
        <w:r>
          <w:rPr>
            <w:rFonts w:cs="Arial" w:ascii="Arial" w:hAnsi="Arial"/>
            <w:spacing w:val="6"/>
          </w:rPr>
          <w:delText>commodity and</w:delText>
        </w:r>
      </w:del>
      <w:del w:id="73" w:author="Hoover, Shelley" w:date="2022-09-12T08:51:00Z">
        <w:r>
          <w:rPr>
            <w:rFonts w:cs="Arial" w:ascii="Arial" w:hAnsi="Arial"/>
            <w:spacing w:val="-9"/>
          </w:rPr>
          <w:delText xml:space="preserve"> </w:delText>
        </w:r>
      </w:del>
      <w:del w:id="74" w:author="Hoover, Shelley" w:date="2022-09-12T08:51:00Z">
        <w:r>
          <w:rPr>
            <w:rFonts w:cs="Arial" w:ascii="Arial" w:hAnsi="Arial"/>
            <w:spacing w:val="6"/>
          </w:rPr>
          <w:delText>seed</w:delText>
        </w:r>
      </w:del>
      <w:del w:id="75" w:author="Hoover, Shelley" w:date="2022-09-12T08:51:00Z">
        <w:r>
          <w:rPr>
            <w:rFonts w:cs="Arial" w:ascii="Arial" w:hAnsi="Arial"/>
            <w:spacing w:val="-9"/>
          </w:rPr>
          <w:delText xml:space="preserve"> </w:delText>
        </w:r>
      </w:del>
      <w:del w:id="76" w:author="Hoover, Shelley" w:date="2022-09-12T08:51:00Z">
        <w:r>
          <w:rPr>
            <w:rFonts w:cs="Arial" w:ascii="Arial" w:hAnsi="Arial"/>
            <w:spacing w:val="6"/>
          </w:rPr>
          <w:delText>canola;</w:delText>
        </w:r>
      </w:del>
      <w:del w:id="77" w:author="Hoover, Shelley" w:date="2022-09-12T08:51:00Z">
        <w:r>
          <w:rPr>
            <w:rFonts w:cs="Arial" w:ascii="Arial" w:hAnsi="Arial"/>
            <w:spacing w:val="-5"/>
          </w:rPr>
          <w:delText xml:space="preserve"> </w:delText>
        </w:r>
      </w:del>
      <w:del w:id="78" w:author="Hoover, Shelley" w:date="2022-09-12T08:51:00Z">
        <w:r>
          <w:rPr>
            <w:rFonts w:cs="Arial" w:ascii="Arial" w:hAnsi="Arial"/>
            <w:spacing w:val="6"/>
          </w:rPr>
          <w:delText>unexpectedly,</w:delText>
        </w:r>
      </w:del>
      <w:del w:id="79" w:author="Hoover, Shelley" w:date="2022-09-12T08:51:00Z">
        <w:r>
          <w:rPr>
            <w:rFonts w:cs="Arial" w:ascii="Arial" w:hAnsi="Arial"/>
            <w:spacing w:val="-8"/>
          </w:rPr>
          <w:delText xml:space="preserve"> </w:delText>
        </w:r>
      </w:del>
      <w:del w:id="80" w:author="Hoover, Shelley" w:date="2022-09-12T08:51:00Z">
        <w:r>
          <w:rPr>
            <w:rFonts w:cs="Arial" w:ascii="Arial" w:hAnsi="Arial"/>
            <w:spacing w:val="6"/>
          </w:rPr>
          <w:delText>LCB</w:delText>
        </w:r>
      </w:del>
      <w:del w:id="81" w:author="Hoover, Shelley" w:date="2022-09-12T08:51:00Z">
        <w:r>
          <w:rPr>
            <w:rFonts w:cs="Arial" w:ascii="Arial" w:hAnsi="Arial"/>
            <w:spacing w:val="-9"/>
          </w:rPr>
          <w:delText xml:space="preserve"> </w:delText>
        </w:r>
      </w:del>
      <w:del w:id="82" w:author="Hoover, Shelley" w:date="2022-09-12T08:51:00Z">
        <w:r>
          <w:rPr>
            <w:rFonts w:cs="Arial" w:ascii="Arial" w:hAnsi="Arial"/>
            <w:spacing w:val="6"/>
          </w:rPr>
          <w:delText>visitation</w:delText>
        </w:r>
      </w:del>
      <w:del w:id="83" w:author="Hoover, Shelley" w:date="2022-09-12T08:51:00Z">
        <w:r>
          <w:rPr>
            <w:rFonts w:cs="Arial" w:ascii="Arial" w:hAnsi="Arial"/>
            <w:spacing w:val="-9"/>
          </w:rPr>
          <w:delText xml:space="preserve"> </w:delText>
        </w:r>
      </w:del>
      <w:del w:id="84" w:author="Hoover, Shelley" w:date="2022-09-12T08:51:00Z">
        <w:r>
          <w:rPr>
            <w:rFonts w:cs="Arial" w:ascii="Arial" w:hAnsi="Arial"/>
            <w:spacing w:val="6"/>
          </w:rPr>
          <w:delText>also</w:delText>
        </w:r>
      </w:del>
      <w:del w:id="85" w:author="Hoover, Shelley" w:date="2022-09-12T08:51:00Z">
        <w:r>
          <w:rPr>
            <w:rFonts w:cs="Arial" w:ascii="Arial" w:hAnsi="Arial"/>
            <w:spacing w:val="-9"/>
          </w:rPr>
          <w:delText xml:space="preserve"> </w:delText>
        </w:r>
      </w:del>
      <w:del w:id="86" w:author="Hoover, Shelley" w:date="2022-09-12T08:51:00Z">
        <w:r>
          <w:rPr>
            <w:rFonts w:cs="Arial" w:ascii="Arial" w:hAnsi="Arial"/>
            <w:spacing w:val="6"/>
          </w:rPr>
          <w:delText>decreased</w:delText>
        </w:r>
      </w:del>
      <w:del w:id="87" w:author="Hoover, Shelley" w:date="2022-09-12T08:51:00Z">
        <w:r>
          <w:rPr>
            <w:rFonts w:cs="Arial" w:ascii="Arial" w:hAnsi="Arial"/>
            <w:spacing w:val="-9"/>
          </w:rPr>
          <w:delText xml:space="preserve"> </w:delText>
        </w:r>
      </w:del>
      <w:del w:id="88" w:author="Hoover, Shelley" w:date="2022-09-12T08:51:00Z">
        <w:r>
          <w:rPr>
            <w:rFonts w:cs="Arial" w:ascii="Arial" w:hAnsi="Arial"/>
            <w:spacing w:val="6"/>
          </w:rPr>
          <w:delText>with</w:delText>
        </w:r>
      </w:del>
      <w:del w:id="89" w:author="Hoover, Shelley" w:date="2022-09-12T08:51:00Z">
        <w:r>
          <w:rPr>
            <w:rFonts w:cs="Arial" w:ascii="Arial" w:hAnsi="Arial"/>
            <w:spacing w:val="-9"/>
          </w:rPr>
          <w:delText xml:space="preserve"> </w:delText>
        </w:r>
      </w:del>
      <w:del w:id="90" w:author="Hoover, Shelley" w:date="2022-09-12T08:51:00Z">
        <w:r>
          <w:rPr>
            <w:rFonts w:cs="Arial" w:ascii="Arial" w:hAnsi="Arial"/>
            <w:spacing w:val="6"/>
          </w:rPr>
          <w:delText>distance</w:delText>
        </w:r>
      </w:del>
      <w:del w:id="91" w:author="Hoover, Shelley" w:date="2022-09-12T08:51:00Z">
        <w:r>
          <w:rPr>
            <w:rFonts w:cs="Arial" w:ascii="Arial" w:hAnsi="Arial"/>
            <w:spacing w:val="-9"/>
          </w:rPr>
          <w:delText xml:space="preserve"> </w:delText>
        </w:r>
      </w:del>
      <w:del w:id="92" w:author="Hoover, Shelley" w:date="2022-09-12T08:51:00Z">
        <w:r>
          <w:rPr>
            <w:rFonts w:cs="Arial" w:ascii="Arial" w:hAnsi="Arial"/>
            <w:spacing w:val="6"/>
          </w:rPr>
          <w:delText>from</w:delText>
        </w:r>
      </w:del>
      <w:del w:id="93" w:author="Hoover, Shelley" w:date="2022-09-12T08:51:00Z">
        <w:r>
          <w:rPr>
            <w:rFonts w:cs="Arial" w:ascii="Arial" w:hAnsi="Arial"/>
            <w:spacing w:val="-9"/>
          </w:rPr>
          <w:delText xml:space="preserve"> </w:delText>
        </w:r>
      </w:del>
      <w:del w:id="94" w:author="Hoover, Shelley" w:date="2022-09-12T08:51:00Z">
        <w:r>
          <w:rPr>
            <w:rFonts w:cs="Arial" w:ascii="Arial" w:hAnsi="Arial"/>
            <w:spacing w:val="6"/>
          </w:rPr>
          <w:delText>the</w:delText>
        </w:r>
      </w:del>
      <w:del w:id="95" w:author="Hoover, Shelley" w:date="2022-09-12T08:51:00Z">
        <w:r>
          <w:rPr>
            <w:rFonts w:cs="Arial" w:ascii="Arial" w:hAnsi="Arial"/>
            <w:spacing w:val="-9"/>
          </w:rPr>
          <w:delText xml:space="preserve"> </w:delText>
        </w:r>
      </w:del>
      <w:del w:id="96" w:author="Hoover, Shelley" w:date="2022-09-12T08:51:00Z">
        <w:r>
          <w:rPr>
            <w:rFonts w:cs="Arial" w:ascii="Arial" w:hAnsi="Arial"/>
            <w:spacing w:val="6"/>
          </w:rPr>
          <w:delText>edge of</w:delText>
        </w:r>
      </w:del>
      <w:del w:id="97" w:author="Hoover, Shelley" w:date="2022-09-12T08:51:00Z">
        <w:r>
          <w:rPr>
            <w:rFonts w:cs="Arial" w:ascii="Arial" w:hAnsi="Arial"/>
            <w:spacing w:val="-15"/>
          </w:rPr>
          <w:delText xml:space="preserve"> </w:delText>
        </w:r>
      </w:del>
      <w:del w:id="98" w:author="Hoover, Shelley" w:date="2022-09-12T08:51:00Z">
        <w:r>
          <w:rPr>
            <w:rFonts w:cs="Arial" w:ascii="Arial" w:hAnsi="Arial"/>
            <w:spacing w:val="6"/>
          </w:rPr>
          <w:delText>the</w:delText>
        </w:r>
      </w:del>
      <w:del w:id="99" w:author="Hoover, Shelley" w:date="2022-09-12T08:51:00Z">
        <w:r>
          <w:rPr>
            <w:rFonts w:cs="Arial" w:ascii="Arial" w:hAnsi="Arial"/>
            <w:spacing w:val="-14"/>
          </w:rPr>
          <w:delText xml:space="preserve"> </w:delText>
        </w:r>
      </w:del>
      <w:del w:id="100" w:author="Hoover, Shelley" w:date="2022-09-12T08:51:00Z">
        <w:r>
          <w:rPr>
            <w:rFonts w:cs="Arial" w:ascii="Arial" w:hAnsi="Arial"/>
            <w:spacing w:val="6"/>
          </w:rPr>
          <w:delText>field</w:delText>
        </w:r>
      </w:del>
      <w:del w:id="101" w:author="Hoover, Shelley" w:date="2022-09-12T08:51:00Z">
        <w:r>
          <w:rPr>
            <w:rFonts w:cs="Arial" w:ascii="Arial" w:hAnsi="Arial"/>
            <w:spacing w:val="-15"/>
          </w:rPr>
          <w:delText xml:space="preserve"> </w:delText>
        </w:r>
      </w:del>
      <w:del w:id="102" w:author="Hoover, Shelley" w:date="2022-09-12T08:51:00Z">
        <w:r>
          <w:rPr>
            <w:rFonts w:cs="Arial" w:ascii="Arial" w:hAnsi="Arial"/>
            <w:spacing w:val="6"/>
          </w:rPr>
          <w:delText>in</w:delText>
        </w:r>
      </w:del>
      <w:del w:id="103" w:author="Hoover, Shelley" w:date="2022-09-12T08:51:00Z">
        <w:r>
          <w:rPr>
            <w:rFonts w:cs="Arial" w:ascii="Arial" w:hAnsi="Arial"/>
            <w:spacing w:val="-14"/>
          </w:rPr>
          <w:delText xml:space="preserve"> </w:delText>
        </w:r>
      </w:del>
      <w:del w:id="104" w:author="Hoover, Shelley" w:date="2022-09-12T08:51:00Z">
        <w:r>
          <w:rPr>
            <w:rFonts w:cs="Arial" w:ascii="Arial" w:hAnsi="Arial"/>
            <w:spacing w:val="6"/>
          </w:rPr>
          <w:delText>seed</w:delText>
        </w:r>
      </w:del>
      <w:del w:id="105" w:author="Hoover, Shelley" w:date="2022-09-12T08:51:00Z">
        <w:r>
          <w:rPr>
            <w:rFonts w:cs="Arial" w:ascii="Arial" w:hAnsi="Arial"/>
            <w:spacing w:val="-15"/>
          </w:rPr>
          <w:delText xml:space="preserve"> </w:delText>
        </w:r>
      </w:del>
      <w:del w:id="106" w:author="Hoover, Shelley" w:date="2022-09-12T08:51:00Z">
        <w:r>
          <w:rPr>
            <w:rFonts w:cs="Arial" w:ascii="Arial" w:hAnsi="Arial"/>
            <w:spacing w:val="6"/>
          </w:rPr>
          <w:delText>fields.</w:delText>
        </w:r>
      </w:del>
      <w:del w:id="107" w:author="Hoover, Shelley" w:date="2022-09-12T08:51:00Z">
        <w:r>
          <w:rPr>
            <w:rFonts w:cs="Arial" w:ascii="Arial" w:hAnsi="Arial"/>
            <w:spacing w:val="-14"/>
          </w:rPr>
          <w:delText xml:space="preserve"> </w:delText>
        </w:r>
      </w:del>
      <w:r>
        <w:rPr>
          <w:rFonts w:cs="Arial" w:ascii="Arial" w:hAnsi="Arial"/>
        </w:rPr>
        <w:t>LCB</w:t>
      </w:r>
      <w:r>
        <w:rPr>
          <w:rFonts w:cs="Arial" w:ascii="Arial" w:hAnsi="Arial"/>
          <w:spacing w:val="-15"/>
        </w:rPr>
        <w:t xml:space="preserve"> </w:t>
      </w:r>
      <w:r>
        <w:rPr>
          <w:rFonts w:cs="Arial" w:ascii="Arial" w:hAnsi="Arial"/>
        </w:rPr>
        <w:t>visitation</w:t>
      </w:r>
      <w:r>
        <w:rPr>
          <w:rFonts w:cs="Arial" w:ascii="Arial" w:hAnsi="Arial"/>
          <w:spacing w:val="-14"/>
        </w:rPr>
        <w:t xml:space="preserve"> </w:t>
      </w:r>
      <w:r>
        <w:rPr>
          <w:rFonts w:cs="Arial" w:ascii="Arial" w:hAnsi="Arial"/>
        </w:rPr>
        <w:t>strongly</w:t>
      </w:r>
      <w:r>
        <w:rPr>
          <w:rFonts w:cs="Arial" w:ascii="Arial" w:hAnsi="Arial"/>
          <w:spacing w:val="-15"/>
        </w:rPr>
        <w:t xml:space="preserve"> </w:t>
      </w:r>
      <w:r>
        <w:rPr>
          <w:rFonts w:cs="Arial" w:ascii="Arial" w:hAnsi="Arial"/>
        </w:rPr>
        <w:t>increased</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del w:id="108" w:author="Hoover, Shelley" w:date="2022-09-09T15:55:00Z">
        <w:r>
          <w:rPr>
            <w:rFonts w:cs="Arial" w:ascii="Arial" w:hAnsi="Arial"/>
            <w:spacing w:val="-14"/>
          </w:rPr>
          <w:delText>was</w:delText>
        </w:r>
      </w:del>
      <w:del w:id="109" w:author="Hoover, Shelley" w:date="2022-09-09T15:55:00Z">
        <w:r>
          <w:rPr>
            <w:rFonts w:cs="Arial" w:ascii="Arial" w:hAnsi="Arial"/>
            <w:spacing w:val="-15"/>
          </w:rPr>
          <w:delText xml:space="preserve"> </w:delText>
        </w:r>
      </w:del>
      <w:del w:id="110" w:author="Hoover, Shelley" w:date="2022-09-09T15:55:00Z">
        <w:r>
          <w:rPr>
            <w:rFonts w:cs="Arial" w:ascii="Arial" w:hAnsi="Arial"/>
            <w:spacing w:val="-14"/>
          </w:rPr>
          <w:delText xml:space="preserve">strong </w:delText>
        </w:r>
      </w:del>
      <w:r>
        <w:rPr>
          <w:rFonts w:cs="Arial" w:ascii="Arial" w:hAnsi="Arial"/>
        </w:rPr>
        <w:t>in seed</w:t>
      </w:r>
      <w:r>
        <w:rPr>
          <w:rFonts w:cs="Arial" w:ascii="Arial" w:hAnsi="Arial"/>
          <w:spacing w:val="-4"/>
        </w:rPr>
        <w:t xml:space="preserve"> </w:t>
      </w:r>
      <w:r>
        <w:rPr>
          <w:rFonts w:cs="Arial" w:ascii="Arial" w:hAnsi="Arial"/>
        </w:rPr>
        <w:t>canola,</w:t>
      </w:r>
      <w:r>
        <w:rPr>
          <w:rFonts w:cs="Arial" w:ascii="Arial" w:hAnsi="Arial"/>
          <w:spacing w:val="-3"/>
        </w:rPr>
        <w:t xml:space="preserve"> </w:t>
      </w:r>
      <w:r>
        <w:rPr>
          <w:rFonts w:cs="Arial" w:ascii="Arial" w:hAnsi="Arial"/>
        </w:rPr>
        <w:t>but</w:t>
      </w:r>
      <w:r>
        <w:rPr>
          <w:rFonts w:cs="Arial" w:ascii="Arial" w:hAnsi="Arial"/>
          <w:spacing w:val="-4"/>
        </w:rPr>
        <w:t xml:space="preserve"> </w:t>
      </w:r>
      <w:r>
        <w:rPr>
          <w:rFonts w:cs="Arial" w:ascii="Arial" w:hAnsi="Arial"/>
        </w:rPr>
        <w:t>there</w:t>
      </w:r>
      <w:r>
        <w:rPr>
          <w:rFonts w:cs="Arial" w:ascii="Arial" w:hAnsi="Arial"/>
          <w:spacing w:val="-4"/>
        </w:rPr>
        <w:t xml:space="preserve"> </w:t>
      </w:r>
      <w:r>
        <w:rPr>
          <w:rFonts w:cs="Arial" w:ascii="Arial" w:hAnsi="Arial"/>
        </w:rPr>
        <w:t>was</w:t>
      </w:r>
      <w:r>
        <w:rPr>
          <w:rFonts w:cs="Arial" w:ascii="Arial" w:hAnsi="Arial"/>
          <w:spacing w:val="-4"/>
        </w:rPr>
        <w:t xml:space="preserve"> </w:t>
      </w:r>
      <w:r>
        <w:rPr>
          <w:rFonts w:cs="Arial" w:ascii="Arial" w:hAnsi="Arial"/>
        </w:rPr>
        <w:t>no</w:t>
      </w:r>
      <w:r>
        <w:rPr>
          <w:rFonts w:cs="Arial" w:ascii="Arial" w:hAnsi="Arial"/>
          <w:spacing w:val="-4"/>
        </w:rPr>
        <w:t xml:space="preserve"> </w:t>
      </w:r>
      <w:r>
        <w:rPr>
          <w:rFonts w:cs="Arial" w:ascii="Arial" w:hAnsi="Arial"/>
        </w:rPr>
        <w:t>strong</w:t>
      </w:r>
      <w:r>
        <w:rPr>
          <w:rFonts w:cs="Arial" w:ascii="Arial" w:hAnsi="Arial"/>
          <w:spacing w:val="-4"/>
        </w:rPr>
        <w:t xml:space="preserve"> </w:t>
      </w:r>
      <w:r>
        <w:rPr>
          <w:rFonts w:cs="Arial" w:ascii="Arial" w:hAnsi="Arial"/>
        </w:rPr>
        <w:t>effect</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HB</w:t>
      </w:r>
      <w:r>
        <w:rPr>
          <w:rFonts w:cs="Arial" w:ascii="Arial" w:hAnsi="Arial"/>
          <w:spacing w:val="-4"/>
        </w:rPr>
        <w:t xml:space="preserve"> </w:t>
      </w:r>
      <w:r>
        <w:rPr>
          <w:rFonts w:cs="Arial" w:ascii="Arial" w:hAnsi="Arial"/>
        </w:rPr>
        <w:t>visitation</w:t>
      </w:r>
      <w:r>
        <w:rPr>
          <w:rFonts w:cs="Arial" w:ascii="Arial" w:hAnsi="Arial"/>
          <w:spacing w:val="-3"/>
        </w:rPr>
        <w:t xml:space="preserve"> </w:t>
      </w:r>
      <w:r>
        <w:rPr>
          <w:rFonts w:cs="Arial" w:ascii="Arial" w:hAnsi="Arial"/>
        </w:rPr>
        <w:t>in</w:t>
      </w:r>
      <w:r>
        <w:rPr>
          <w:rFonts w:cs="Arial" w:ascii="Arial" w:hAnsi="Arial"/>
          <w:spacing w:val="-4"/>
        </w:rPr>
        <w:t xml:space="preserve"> </w:t>
      </w:r>
      <w:r>
        <w:rPr>
          <w:rFonts w:cs="Arial" w:ascii="Arial" w:hAnsi="Arial"/>
        </w:rPr>
        <w:t>either</w:t>
      </w:r>
      <w:r>
        <w:rPr>
          <w:rFonts w:cs="Arial" w:ascii="Arial" w:hAnsi="Arial"/>
          <w:spacing w:val="-4"/>
        </w:rPr>
        <w:t xml:space="preserve"> </w:t>
      </w:r>
      <w:del w:id="111" w:author="Hoover, Shelley" w:date="2022-09-09T15:55:00Z">
        <w:r>
          <w:rPr>
            <w:rFonts w:cs="Arial" w:ascii="Arial" w:hAnsi="Arial"/>
            <w:spacing w:val="-4"/>
          </w:rPr>
          <w:delText>crop type</w:delText>
        </w:r>
      </w:del>
      <w:ins w:id="112" w:author="Hoover, Shelley" w:date="2022-09-09T15:55:00Z">
        <w:r>
          <w:rPr>
            <w:rFonts w:cs="Arial" w:ascii="Arial" w:hAnsi="Arial"/>
          </w:rPr>
          <w:t>seed or commodity canola</w:t>
        </w:r>
      </w:ins>
      <w:r>
        <w:rPr>
          <w:rFonts w:cs="Arial" w:ascii="Arial" w:hAnsi="Arial"/>
        </w:rPr>
        <w:t>.</w:t>
      </w:r>
      <w:r>
        <w:rPr>
          <w:rFonts w:cs="Arial" w:ascii="Arial" w:hAnsi="Arial"/>
          <w:spacing w:val="20"/>
        </w:rPr>
        <w:t xml:space="preserve"> </w:t>
      </w:r>
      <w:r>
        <w:rPr>
          <w:rFonts w:cs="Arial" w:ascii="Arial" w:hAnsi="Arial"/>
        </w:rPr>
        <w:t>Both</w:t>
      </w:r>
      <w:r>
        <w:rPr>
          <w:rFonts w:cs="Arial" w:ascii="Arial" w:hAnsi="Arial"/>
          <w:spacing w:val="-3"/>
        </w:rPr>
        <w:t xml:space="preserve"> </w:t>
      </w:r>
      <w:r>
        <w:rPr>
          <w:rFonts w:cs="Arial" w:ascii="Arial" w:hAnsi="Arial"/>
        </w:rPr>
        <w:t xml:space="preserve">crop types had strong negative paths from pods per plant to flowers per plant, indicating that </w:t>
      </w:r>
      <w:r>
        <w:rPr>
          <w:rFonts w:cs="Arial" w:ascii="Arial" w:hAnsi="Arial"/>
          <w:w w:val="95"/>
        </w:rPr>
        <w:t>high flower survival suppressed future flower production.</w:t>
      </w:r>
      <w:r>
        <w:rPr>
          <w:rFonts w:cs="Arial" w:ascii="Arial" w:hAnsi="Arial"/>
          <w:spacing w:val="22"/>
        </w:rPr>
        <w:t xml:space="preserve"> </w:t>
      </w:r>
      <w:r>
        <w:rPr>
          <w:rFonts w:cs="Arial" w:ascii="Arial" w:hAnsi="Arial"/>
          <w:w w:val="95"/>
        </w:rPr>
        <w:t xml:space="preserve">Plant size increased the number of seeds per pod in both crop types, and also increased seed </w:t>
      </w:r>
      <w:commentRangeStart w:id="11"/>
      <w:r>
        <w:rPr>
          <w:rFonts w:cs="Arial" w:ascii="Arial" w:hAnsi="Arial"/>
          <w:w w:val="95"/>
        </w:rPr>
        <w:t>size</w:t>
      </w:r>
      <w:r>
        <w:rPr>
          <w:rFonts w:cs="Arial" w:ascii="Arial" w:hAnsi="Arial"/>
          <w:w w:val="95"/>
        </w:rPr>
      </w:r>
      <w:commentRangeEnd w:id="11"/>
      <w:r>
        <w:commentReference w:id="11"/>
      </w:r>
      <w:r>
        <w:rPr>
          <w:rFonts w:cs="Arial" w:ascii="Arial" w:hAnsi="Arial"/>
          <w:w w:val="95"/>
        </w:rPr>
        <w:t xml:space="preserve"> in seed canola plants.</w:t>
      </w:r>
      <w:r>
        <w:rPr>
          <w:rFonts w:cs="Arial" w:ascii="Arial" w:hAnsi="Arial"/>
          <w:spacing w:val="31"/>
        </w:rPr>
        <w:t xml:space="preserve"> </w:t>
      </w:r>
      <w:r>
        <w:rPr>
          <w:rFonts w:cs="Arial" w:ascii="Arial" w:hAnsi="Arial"/>
          <w:w w:val="95"/>
        </w:rPr>
        <w:t>Finally, pollen</w:t>
      </w:r>
      <w:r>
        <w:rPr>
          <w:rFonts w:cs="Arial" w:ascii="Arial" w:hAnsi="Arial"/>
          <w:spacing w:val="2"/>
        </w:rPr>
        <w:t xml:space="preserve"> </w:t>
      </w:r>
      <w:r>
        <w:rPr>
          <w:rFonts w:cs="Arial" w:ascii="Arial" w:hAnsi="Arial"/>
          <w:w w:val="95"/>
        </w:rPr>
        <w:t>deposition</w:t>
      </w:r>
      <w:r>
        <w:rPr>
          <w:rFonts w:cs="Arial" w:ascii="Arial" w:hAnsi="Arial"/>
          <w:spacing w:val="3"/>
        </w:rPr>
        <w:t xml:space="preserve"> </w:t>
      </w:r>
      <w:r>
        <w:rPr>
          <w:rFonts w:cs="Arial" w:ascii="Arial" w:hAnsi="Arial"/>
          <w:w w:val="95"/>
        </w:rPr>
        <w:t>increased</w:t>
      </w:r>
      <w:r>
        <w:rPr>
          <w:rFonts w:cs="Arial" w:ascii="Arial" w:hAnsi="Arial"/>
          <w:spacing w:val="2"/>
        </w:rPr>
        <w:t xml:space="preserve"> </w:t>
      </w:r>
      <w:r>
        <w:rPr>
          <w:rFonts w:cs="Arial" w:ascii="Arial" w:hAnsi="Arial"/>
          <w:w w:val="95"/>
        </w:rPr>
        <w:t>pod</w:t>
      </w:r>
      <w:r>
        <w:rPr>
          <w:rFonts w:cs="Arial" w:ascii="Arial" w:hAnsi="Arial"/>
          <w:spacing w:val="2"/>
        </w:rPr>
        <w:t xml:space="preserve"> </w:t>
      </w:r>
      <w:r>
        <w:rPr>
          <w:rFonts w:cs="Arial" w:ascii="Arial" w:hAnsi="Arial"/>
          <w:w w:val="95"/>
        </w:rPr>
        <w:t>set</w:t>
      </w:r>
      <w:r>
        <w:rPr>
          <w:rFonts w:cs="Arial" w:ascii="Arial" w:hAnsi="Arial"/>
          <w:spacing w:val="2"/>
        </w:rPr>
        <w:t xml:space="preserve"> </w:t>
      </w:r>
      <w:r>
        <w:rPr>
          <w:rFonts w:cs="Arial" w:ascii="Arial" w:hAnsi="Arial"/>
          <w:w w:val="95"/>
        </w:rPr>
        <w:t>and</w:t>
      </w:r>
      <w:r>
        <w:rPr>
          <w:rFonts w:cs="Arial" w:ascii="Arial" w:hAnsi="Arial"/>
          <w:spacing w:val="3"/>
        </w:rPr>
        <w:t xml:space="preserve"> </w:t>
      </w:r>
      <w:r>
        <w:rPr>
          <w:rFonts w:cs="Arial" w:ascii="Arial" w:hAnsi="Arial"/>
          <w:w w:val="95"/>
        </w:rPr>
        <w:t>seeds</w:t>
      </w:r>
      <w:r>
        <w:rPr>
          <w:rFonts w:cs="Arial" w:ascii="Arial" w:hAnsi="Arial"/>
          <w:spacing w:val="1"/>
        </w:rPr>
        <w:t xml:space="preserve"> </w:t>
      </w:r>
      <w:r>
        <w:rPr>
          <w:rFonts w:cs="Arial" w:ascii="Arial" w:hAnsi="Arial"/>
          <w:w w:val="95"/>
        </w:rPr>
        <w:t>per</w:t>
      </w:r>
      <w:r>
        <w:rPr>
          <w:rFonts w:cs="Arial" w:ascii="Arial" w:hAnsi="Arial"/>
          <w:spacing w:val="2"/>
        </w:rPr>
        <w:t xml:space="preserve"> </w:t>
      </w:r>
      <w:r>
        <w:rPr>
          <w:rFonts w:cs="Arial" w:ascii="Arial" w:hAnsi="Arial"/>
          <w:w w:val="95"/>
        </w:rPr>
        <w:t>pod</w:t>
      </w:r>
      <w:r>
        <w:rPr>
          <w:rFonts w:cs="Arial" w:ascii="Arial" w:hAnsi="Arial"/>
          <w:spacing w:val="2"/>
        </w:rPr>
        <w:t xml:space="preserve"> </w:t>
      </w:r>
      <w:r>
        <w:rPr>
          <w:rFonts w:cs="Arial" w:ascii="Arial" w:hAnsi="Arial"/>
          <w:w w:val="95"/>
        </w:rPr>
        <w:t>in</w:t>
      </w:r>
      <w:r>
        <w:rPr>
          <w:rFonts w:cs="Arial" w:ascii="Arial" w:hAnsi="Arial"/>
          <w:spacing w:val="3"/>
        </w:rPr>
        <w:t xml:space="preserve"> </w:t>
      </w:r>
      <w:r>
        <w:rPr>
          <w:rFonts w:cs="Arial" w:ascii="Arial" w:hAnsi="Arial"/>
          <w:w w:val="95"/>
        </w:rPr>
        <w:t>seed</w:t>
      </w:r>
      <w:r>
        <w:rPr>
          <w:rFonts w:cs="Arial" w:ascii="Arial" w:hAnsi="Arial"/>
          <w:spacing w:val="2"/>
        </w:rPr>
        <w:t xml:space="preserve"> </w:t>
      </w:r>
      <w:r>
        <w:rPr>
          <w:rFonts w:cs="Arial" w:ascii="Arial" w:hAnsi="Arial"/>
          <w:w w:val="95"/>
        </w:rPr>
        <w:t>canola,</w:t>
      </w:r>
      <w:r>
        <w:rPr>
          <w:rFonts w:cs="Arial" w:ascii="Arial" w:hAnsi="Arial"/>
          <w:spacing w:val="4"/>
        </w:rPr>
        <w:t xml:space="preserve"> </w:t>
      </w:r>
      <w:r>
        <w:rPr>
          <w:rFonts w:cs="Arial" w:ascii="Arial" w:hAnsi="Arial"/>
          <w:w w:val="95"/>
        </w:rPr>
        <w:t>but</w:t>
      </w:r>
      <w:r>
        <w:rPr>
          <w:rFonts w:cs="Arial" w:ascii="Arial" w:hAnsi="Arial"/>
          <w:spacing w:val="2"/>
        </w:rPr>
        <w:t xml:space="preserve"> </w:t>
      </w:r>
      <w:r>
        <w:rPr>
          <w:rFonts w:cs="Arial" w:ascii="Arial" w:hAnsi="Arial"/>
          <w:w w:val="95"/>
        </w:rPr>
        <w:t>did</w:t>
      </w:r>
      <w:r>
        <w:rPr>
          <w:rFonts w:cs="Arial" w:ascii="Arial" w:hAnsi="Arial"/>
          <w:spacing w:val="2"/>
        </w:rPr>
        <w:t xml:space="preserve"> </w:t>
      </w:r>
      <w:r>
        <w:rPr>
          <w:rFonts w:cs="Arial" w:ascii="Arial" w:hAnsi="Arial"/>
          <w:w w:val="95"/>
        </w:rPr>
        <w:t>not</w:t>
      </w:r>
      <w:r>
        <w:rPr>
          <w:rFonts w:cs="Arial" w:ascii="Arial" w:hAnsi="Arial"/>
          <w:spacing w:val="2"/>
        </w:rPr>
        <w:t xml:space="preserve"> </w:t>
      </w:r>
      <w:r>
        <w:rPr>
          <w:rFonts w:cs="Arial" w:ascii="Arial" w:hAnsi="Arial"/>
          <w:w w:val="95"/>
        </w:rPr>
        <w:t>affect</w:t>
      </w:r>
      <w:r>
        <w:rPr>
          <w:rFonts w:cs="Arial" w:ascii="Arial" w:hAnsi="Arial"/>
          <w:spacing w:val="3"/>
        </w:rPr>
        <w:t xml:space="preserve"> </w:t>
      </w:r>
      <w:r>
        <w:rPr>
          <w:rFonts w:cs="Arial" w:ascii="Arial" w:hAnsi="Arial"/>
          <w:spacing w:val="-4"/>
          <w:w w:val="95"/>
        </w:rPr>
        <w:t>seed</w:t>
      </w:r>
      <w:ins w:id="113" w:author="Hoover, Shelley" w:date="2022-09-09T15:50:00Z">
        <w:r>
          <w:rPr>
            <w:rFonts w:cs="Arial" w:ascii="Arial" w:hAnsi="Arial"/>
            <w:spacing w:val="-4"/>
            <w:w w:val="95"/>
          </w:rPr>
          <w:t xml:space="preserve"> </w:t>
        </w:r>
      </w:ins>
    </w:p>
    <w:p>
      <w:pPr>
        <w:pStyle w:val="TextBody"/>
        <w:spacing w:lineRule="auto" w:line="420"/>
        <w:ind w:right="1054" w:firstLine="119"/>
        <w:jc w:val="both"/>
        <w:pPrChange w:id="0" w:author="Hoover, Shelley" w:date="2022-09-12T08:30:00Z">
          <w:pPr>
            <w:pStyle w:val="Textbody"/>
            <w:jc w:val="both"/>
            <w:ind w:left="120" w:right="1059" w:hanging="0"/>
            <w:spacing w:lineRule="auto" w:line="420" w:before="39" w:after="0"/>
          </w:pPr>
        </w:pPrChange>
        <w:rPr>
          <w:rFonts w:ascii="Arial" w:hAnsi="Arial" w:cs="Arial"/>
          <w:spacing w:val="-4"/>
          <w:w w:val="95"/>
        </w:rPr>
      </w:pPr>
      <w:r>
        <w:rPr>
          <w:rFonts w:cs="Arial" w:ascii="Arial" w:hAnsi="Arial"/>
        </w:rPr>
        <w:t>or</w:t>
      </w:r>
      <w:r>
        <w:rPr>
          <w:rFonts w:cs="Arial" w:ascii="Arial" w:hAnsi="Arial"/>
          <w:spacing w:val="-9"/>
        </w:rPr>
        <w:t xml:space="preserve"> </w:t>
      </w:r>
      <w:r>
        <w:rPr>
          <w:rFonts w:cs="Arial" w:ascii="Arial" w:hAnsi="Arial"/>
        </w:rPr>
        <w:t>pod</w:t>
      </w:r>
      <w:r>
        <w:rPr>
          <w:rFonts w:cs="Arial" w:ascii="Arial" w:hAnsi="Arial"/>
          <w:spacing w:val="-9"/>
        </w:rPr>
        <w:t xml:space="preserve"> </w:t>
      </w:r>
      <w:r>
        <w:rPr>
          <w:rFonts w:cs="Arial" w:ascii="Arial" w:hAnsi="Arial"/>
        </w:rPr>
        <w:t>production</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commodity</w:t>
      </w:r>
      <w:r>
        <w:rPr>
          <w:rFonts w:cs="Arial" w:ascii="Arial" w:hAnsi="Arial"/>
          <w:spacing w:val="-9"/>
        </w:rPr>
        <w:t xml:space="preserve"> </w:t>
      </w:r>
      <w:r>
        <w:rPr>
          <w:rFonts w:cs="Arial" w:ascii="Arial" w:hAnsi="Arial"/>
        </w:rPr>
        <w:t>canola,</w:t>
      </w:r>
      <w:r>
        <w:rPr>
          <w:rFonts w:cs="Arial" w:ascii="Arial" w:hAnsi="Arial"/>
          <w:spacing w:val="-8"/>
        </w:rPr>
        <w:t xml:space="preserve"> </w:t>
      </w:r>
      <w:r>
        <w:rPr>
          <w:rFonts w:cs="Arial" w:ascii="Arial" w:hAnsi="Arial"/>
        </w:rPr>
        <w:t>showing</w:t>
      </w:r>
      <w:r>
        <w:rPr>
          <w:rFonts w:cs="Arial" w:ascii="Arial" w:hAnsi="Arial"/>
          <w:spacing w:val="-9"/>
        </w:rPr>
        <w:t xml:space="preserve"> </w:t>
      </w:r>
      <w:r>
        <w:rPr>
          <w:rFonts w:cs="Arial" w:ascii="Arial" w:hAnsi="Arial"/>
        </w:rPr>
        <w:t>that</w:t>
      </w:r>
      <w:r>
        <w:rPr>
          <w:rFonts w:cs="Arial" w:ascii="Arial" w:hAnsi="Arial"/>
          <w:spacing w:val="-9"/>
        </w:rPr>
        <w:t xml:space="preserve"> </w:t>
      </w:r>
      <w:r>
        <w:rPr>
          <w:rFonts w:cs="Arial" w:ascii="Arial" w:hAnsi="Arial"/>
        </w:rPr>
        <w:t>plant</w:t>
      </w:r>
      <w:r>
        <w:rPr>
          <w:rFonts w:cs="Arial" w:ascii="Arial" w:hAnsi="Arial"/>
          <w:spacing w:val="-9"/>
        </w:rPr>
        <w:t xml:space="preserve"> </w:t>
      </w:r>
      <w:r>
        <w:rPr>
          <w:rFonts w:cs="Arial" w:ascii="Arial" w:hAnsi="Arial"/>
        </w:rPr>
        <w:t>resources</w:t>
      </w:r>
      <w:r>
        <w:rPr>
          <w:rFonts w:cs="Arial" w:ascii="Arial" w:hAnsi="Arial"/>
          <w:spacing w:val="-9"/>
        </w:rPr>
        <w:t xml:space="preserve"> </w:t>
      </w:r>
      <w:r>
        <w:rPr>
          <w:rFonts w:cs="Arial" w:ascii="Arial" w:hAnsi="Arial"/>
        </w:rPr>
        <w:t>matter</w:t>
      </w:r>
      <w:r>
        <w:rPr>
          <w:rFonts w:cs="Arial" w:ascii="Arial" w:hAnsi="Arial"/>
          <w:spacing w:val="-9"/>
        </w:rPr>
        <w:t xml:space="preserve"> </w:t>
      </w:r>
      <w:r>
        <w:rPr>
          <w:rFonts w:cs="Arial" w:ascii="Arial" w:hAnsi="Arial"/>
        </w:rPr>
        <w:t>strongly</w:t>
      </w:r>
      <w:r>
        <w:rPr>
          <w:rFonts w:cs="Arial" w:ascii="Arial" w:hAnsi="Arial"/>
          <w:spacing w:val="-9"/>
        </w:rPr>
        <w:t xml:space="preserve"> </w:t>
      </w:r>
      <w:r>
        <w:rPr>
          <w:rFonts w:cs="Arial" w:ascii="Arial" w:hAnsi="Arial"/>
        </w:rPr>
        <w:t>for both</w:t>
      </w:r>
      <w:r>
        <w:rPr>
          <w:rFonts w:cs="Arial" w:ascii="Arial" w:hAnsi="Arial"/>
          <w:spacing w:val="-4"/>
        </w:rPr>
        <w:t xml:space="preserve"> </w:t>
      </w:r>
      <w:r>
        <w:rPr>
          <w:rFonts w:cs="Arial" w:ascii="Arial" w:hAnsi="Arial"/>
        </w:rPr>
        <w:t>crops,</w:t>
      </w:r>
      <w:r>
        <w:rPr>
          <w:rFonts w:cs="Arial" w:ascii="Arial" w:hAnsi="Arial"/>
          <w:spacing w:val="-4"/>
        </w:rPr>
        <w:t xml:space="preserve"> </w:t>
      </w:r>
      <w:r>
        <w:rPr>
          <w:rFonts w:cs="Arial" w:ascii="Arial" w:hAnsi="Arial"/>
        </w:rPr>
        <w:t>but</w:t>
      </w:r>
      <w:r>
        <w:rPr>
          <w:rFonts w:cs="Arial" w:ascii="Arial" w:hAnsi="Arial"/>
          <w:spacing w:val="-4"/>
        </w:rPr>
        <w:t xml:space="preserve"> </w:t>
      </w:r>
      <w:r>
        <w:rPr>
          <w:rFonts w:cs="Arial" w:ascii="Arial" w:hAnsi="Arial"/>
        </w:rPr>
        <w:t>that</w:t>
      </w:r>
      <w:r>
        <w:rPr>
          <w:rFonts w:cs="Arial" w:ascii="Arial" w:hAnsi="Arial"/>
          <w:spacing w:val="-4"/>
        </w:rPr>
        <w:t xml:space="preserve"> </w:t>
      </w:r>
      <w:r>
        <w:rPr>
          <w:rFonts w:cs="Arial" w:ascii="Arial" w:hAnsi="Arial"/>
        </w:rPr>
        <w:t>increased</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only</w:t>
      </w:r>
      <w:r>
        <w:rPr>
          <w:rFonts w:cs="Arial" w:ascii="Arial" w:hAnsi="Arial"/>
          <w:spacing w:val="-4"/>
        </w:rPr>
        <w:t xml:space="preserve"> </w:t>
      </w:r>
      <w:r>
        <w:rPr>
          <w:rFonts w:cs="Arial" w:ascii="Arial" w:hAnsi="Arial"/>
        </w:rPr>
        <w:t>benefits</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canola</w:t>
      </w:r>
      <w:r>
        <w:rPr>
          <w:rFonts w:cs="Arial" w:ascii="Arial" w:hAnsi="Arial"/>
          <w:spacing w:val="-4"/>
        </w:rPr>
        <w:t xml:space="preserve"> </w:t>
      </w:r>
      <w:commentRangeStart w:id="12"/>
      <w:commentRangeStart w:id="13"/>
      <w:r>
        <w:rPr>
          <w:rFonts w:cs="Arial" w:ascii="Arial" w:hAnsi="Arial"/>
        </w:rPr>
        <w:t>crops</w:t>
      </w:r>
      <w:r>
        <w:rPr>
          <w:rFonts w:cs="Arial" w:ascii="Arial" w:hAnsi="Arial"/>
        </w:rPr>
      </w:r>
      <w:commentRangeEnd w:id="13"/>
      <w:r>
        <w:commentReference w:id="13"/>
      </w:r>
      <w:r>
        <w:rPr>
          <w:rFonts w:cs="Arial" w:ascii="Arial" w:hAnsi="Arial"/>
        </w:rPr>
      </w:r>
      <w:commentRangeEnd w:id="12"/>
      <w:r>
        <w:commentReference w:id="12"/>
      </w:r>
      <w:r>
        <w:rPr>
          <w:rFonts w:cs="Arial" w:ascii="Arial" w:hAnsi="Arial"/>
        </w:rPr>
        <w:t>.</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before="5" w:after="0"/>
        <w:rPr>
          <w:rFonts w:ascii="Arial" w:hAnsi="Arial" w:cs="Arial"/>
          <w:sz w:val="34"/>
        </w:rPr>
      </w:pPr>
      <w:r>
        <w:rPr>
          <w:rFonts w:cs="Arial" w:ascii="Arial" w:hAnsi="Arial"/>
          <w:sz w:val="34"/>
        </w:rPr>
      </w:r>
    </w:p>
    <w:p>
      <w:pPr>
        <w:pStyle w:val="Heading2"/>
        <w:rPr>
          <w:rFonts w:ascii="Arial" w:hAnsi="Arial" w:cs="Arial"/>
        </w:rPr>
      </w:pPr>
      <w:r>
        <w:rPr>
          <w:rFonts w:cs="Arial" w:ascii="Arial" w:hAnsi="Arial"/>
          <w:spacing w:val="-2"/>
        </w:rPr>
        <w:t>Visitation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5" w:firstLine="351"/>
        <w:jc w:val="both"/>
        <w:pPrChange w:id="0" w:author="Hoover, Shelley" w:date="2022-09-12T08:30:00Z">
          <w:pPr>
            <w:pStyle w:val="Textbody"/>
            <w:jc w:val="both"/>
            <w:ind w:left="120" w:right="1055" w:hanging="0"/>
            <w:spacing w:lineRule="auto" w:line="420"/>
          </w:pPr>
        </w:pPrChange>
        <w:rPr>
          <w:rFonts w:ascii="Arial" w:hAnsi="Arial" w:cs="Arial"/>
        </w:rPr>
      </w:pPr>
      <w:commentRangeStart w:id="14"/>
      <w:r>
        <w:rPr>
          <w:rFonts w:cs="Arial" w:ascii="Arial" w:hAnsi="Arial"/>
        </w:rPr>
        <w:t>Honey</w:t>
      </w:r>
      <w:r>
        <w:rPr>
          <w:rFonts w:cs="Arial" w:ascii="Arial" w:hAnsi="Arial"/>
          <w:spacing w:val="-10"/>
        </w:rPr>
        <w:t xml:space="preserve"> </w:t>
      </w:r>
      <w:r>
        <w:rPr>
          <w:rFonts w:cs="Arial" w:ascii="Arial" w:hAnsi="Arial"/>
        </w:rPr>
        <w:t>bee</w:t>
      </w:r>
      <w:r>
        <w:rPr>
          <w:rFonts w:cs="Arial" w:ascii="Arial" w:hAnsi="Arial"/>
          <w:spacing w:val="-10"/>
        </w:rPr>
        <w:t xml:space="preserve"> </w:t>
      </w:r>
      <w:r>
        <w:rPr>
          <w:rFonts w:cs="Arial" w:ascii="Arial" w:hAnsi="Arial"/>
        </w:rPr>
        <w:t>visitation</w:t>
      </w:r>
      <w:r>
        <w:rPr>
          <w:rFonts w:cs="Arial" w:ascii="Arial" w:hAnsi="Arial"/>
          <w:spacing w:val="-10"/>
        </w:rPr>
        <w:t xml:space="preserve"> </w:t>
      </w:r>
      <w:r>
        <w:rPr>
          <w:rFonts w:cs="Arial" w:ascii="Arial" w:hAnsi="Arial"/>
        </w:rPr>
        <w:t>decreased</w:t>
      </w:r>
      <w:r>
        <w:rPr>
          <w:rFonts w:cs="Arial" w:ascii="Arial" w:hAnsi="Arial"/>
          <w:spacing w:val="-10"/>
        </w:rPr>
        <w:t xml:space="preserve"> </w:t>
      </w:r>
      <w:r>
        <w:rPr>
          <w:rFonts w:cs="Arial" w:ascii="Arial" w:hAnsi="Arial"/>
        </w:rPr>
        <w:t>with</w:t>
      </w:r>
      <w:r>
        <w:rPr>
          <w:rFonts w:cs="Arial" w:ascii="Arial" w:hAnsi="Arial"/>
          <w:spacing w:val="-10"/>
        </w:rPr>
        <w:t xml:space="preserve"> </w:t>
      </w:r>
      <w:r>
        <w:rPr>
          <w:rFonts w:cs="Arial" w:ascii="Arial" w:hAnsi="Arial"/>
        </w:rPr>
        <w:t>distance</w:t>
      </w:r>
      <w:r>
        <w:rPr>
          <w:rFonts w:cs="Arial" w:ascii="Arial" w:hAnsi="Arial"/>
          <w:spacing w:val="-11"/>
        </w:rPr>
        <w:t xml:space="preserve"> </w:t>
      </w:r>
      <w:r>
        <w:rPr>
          <w:rFonts w:cs="Arial" w:ascii="Arial" w:hAnsi="Arial"/>
        </w:rPr>
        <w:t>away</w:t>
      </w:r>
      <w:r>
        <w:rPr>
          <w:rFonts w:cs="Arial" w:ascii="Arial" w:hAnsi="Arial"/>
          <w:spacing w:val="-10"/>
        </w:rPr>
        <w:t xml:space="preserve"> </w:t>
      </w:r>
      <w:r>
        <w:rPr>
          <w:rFonts w:cs="Arial" w:ascii="Arial" w:hAnsi="Arial"/>
        </w:rPr>
        <w:t>from</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edge</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0"/>
        </w:rPr>
        <w:t xml:space="preserve"> </w:t>
      </w:r>
      <w:r>
        <w:rPr>
          <w:rFonts w:cs="Arial" w:ascii="Arial" w:hAnsi="Arial"/>
        </w:rPr>
        <w:t>field</w:t>
      </w:r>
      <w:r>
        <w:rPr>
          <w:rFonts w:cs="Arial" w:ascii="Arial" w:hAnsi="Arial"/>
          <w:spacing w:val="-10"/>
        </w:rPr>
        <w:t xml:space="preserve"> </w:t>
      </w:r>
      <w:r>
        <w:rPr>
          <w:rFonts w:cs="Arial" w:ascii="Arial" w:hAnsi="Arial"/>
        </w:rPr>
        <w:t>in</w:t>
      </w:r>
      <w:r>
        <w:rPr>
          <w:rFonts w:cs="Arial" w:ascii="Arial" w:hAnsi="Arial"/>
          <w:spacing w:val="-10"/>
        </w:rPr>
        <w:t xml:space="preserve"> </w:t>
      </w:r>
      <w:r>
        <w:rPr>
          <w:rFonts w:cs="Arial" w:ascii="Arial" w:hAnsi="Arial"/>
        </w:rPr>
        <w:t>both</w:t>
      </w:r>
      <w:r>
        <w:rPr>
          <w:rFonts w:cs="Arial" w:ascii="Arial" w:hAnsi="Arial"/>
          <w:spacing w:val="-10"/>
        </w:rPr>
        <w:t xml:space="preserve"> </w:t>
      </w:r>
      <w:r>
        <w:rPr>
          <w:rFonts w:cs="Arial" w:ascii="Arial" w:hAnsi="Arial"/>
        </w:rPr>
        <w:t>com</w:t>
      </w:r>
      <w:del w:id="115" w:author="Hoover, Shelley" w:date="2022-09-09T15:58:00Z">
        <w:r>
          <w:rPr>
            <w:rFonts w:cs="Arial" w:ascii="Arial" w:hAnsi="Arial"/>
          </w:rPr>
          <w:delText xml:space="preserve">- </w:delText>
        </w:r>
      </w:del>
      <w:r>
        <w:rPr>
          <w:rFonts w:cs="Arial" w:ascii="Arial" w:hAnsi="Arial"/>
          <w:w w:val="95"/>
        </w:rPr>
        <w:t>modity</w:t>
      </w:r>
      <w:r>
        <w:rPr>
          <w:rFonts w:cs="Arial" w:ascii="Arial" w:hAnsi="Arial"/>
          <w:spacing w:val="-5"/>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seed</w:t>
      </w:r>
      <w:r>
        <w:rPr>
          <w:rFonts w:cs="Arial" w:ascii="Arial" w:hAnsi="Arial"/>
          <w:spacing w:val="-5"/>
          <w:w w:val="95"/>
        </w:rPr>
        <w:t xml:space="preserve"> </w:t>
      </w:r>
      <w:r>
        <w:rPr>
          <w:rFonts w:cs="Arial" w:ascii="Arial" w:hAnsi="Arial"/>
          <w:w w:val="95"/>
        </w:rPr>
        <w:t>canola</w:t>
      </w:r>
      <w:r>
        <w:rPr>
          <w:rFonts w:cs="Arial" w:ascii="Arial" w:hAnsi="Arial"/>
          <w:spacing w:val="-5"/>
          <w:w w:val="95"/>
        </w:rPr>
        <w:t xml:space="preserve"> </w:t>
      </w:r>
      <w:r>
        <w:rPr>
          <w:rFonts w:cs="Arial" w:ascii="Arial" w:hAnsi="Arial"/>
          <w:w w:val="95"/>
        </w:rPr>
        <w:t>fields.</w:t>
      </w:r>
      <w:r>
        <w:rPr>
          <w:rFonts w:cs="Arial" w:ascii="Arial" w:hAnsi="Arial"/>
          <w:spacing w:val="26"/>
        </w:rPr>
        <w:t xml:space="preserve"> </w:t>
      </w:r>
      <w:r>
        <w:rPr>
          <w:rFonts w:cs="Arial" w:ascii="Arial" w:hAnsi="Arial"/>
          <w:w w:val="95"/>
        </w:rPr>
        <w:t>In</w:t>
      </w:r>
      <w:r>
        <w:rPr>
          <w:rFonts w:cs="Arial" w:ascii="Arial" w:hAnsi="Arial"/>
          <w:spacing w:val="-5"/>
          <w:w w:val="95"/>
        </w:rPr>
        <w:t xml:space="preserve"> </w:t>
      </w:r>
      <w:r>
        <w:rPr>
          <w:rFonts w:cs="Arial" w:ascii="Arial" w:hAnsi="Arial"/>
          <w:w w:val="95"/>
        </w:rPr>
        <w:t>commodity</w:t>
      </w:r>
      <w:r>
        <w:rPr>
          <w:rFonts w:cs="Arial" w:ascii="Arial" w:hAnsi="Arial"/>
          <w:spacing w:val="-5"/>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HB</w:t>
      </w:r>
      <w:r>
        <w:rPr>
          <w:rFonts w:cs="Arial" w:ascii="Arial" w:hAnsi="Arial"/>
          <w:spacing w:val="-5"/>
          <w:w w:val="95"/>
        </w:rPr>
        <w:t xml:space="preserve"> </w:t>
      </w:r>
      <w:r>
        <w:rPr>
          <w:rFonts w:cs="Arial" w:ascii="Arial" w:hAnsi="Arial"/>
          <w:w w:val="95"/>
        </w:rPr>
        <w:t>visitation</w:t>
      </w:r>
      <w:r>
        <w:rPr>
          <w:rFonts w:cs="Arial" w:ascii="Arial" w:hAnsi="Arial"/>
          <w:spacing w:val="-5"/>
          <w:w w:val="95"/>
        </w:rPr>
        <w:t xml:space="preserve"> </w:t>
      </w:r>
      <w:r>
        <w:rPr>
          <w:rFonts w:cs="Arial" w:ascii="Arial" w:hAnsi="Arial"/>
          <w:w w:val="95"/>
        </w:rPr>
        <w:t>decreased</w:t>
      </w:r>
      <w:r>
        <w:rPr>
          <w:rFonts w:cs="Arial" w:ascii="Arial" w:hAnsi="Arial"/>
          <w:spacing w:val="-5"/>
          <w:w w:val="95"/>
        </w:rPr>
        <w:t xml:space="preserve"> </w:t>
      </w:r>
      <w:r>
        <w:rPr>
          <w:rFonts w:cs="Arial" w:ascii="Arial" w:hAnsi="Arial"/>
          <w:w w:val="95"/>
        </w:rPr>
        <w:t>from</w:t>
      </w:r>
      <w:r>
        <w:rPr>
          <w:rFonts w:cs="Arial" w:ascii="Arial" w:hAnsi="Arial"/>
          <w:spacing w:val="-5"/>
          <w:w w:val="95"/>
        </w:rPr>
        <w:t xml:space="preserve"> </w:t>
      </w:r>
      <w:r>
        <w:rPr>
          <w:rFonts w:cs="Arial" w:ascii="Arial" w:hAnsi="Arial"/>
          <w:w w:val="95"/>
        </w:rPr>
        <w:t>12</w:t>
      </w:r>
      <w:r>
        <w:rPr>
          <w:rFonts w:cs="Arial" w:ascii="Arial" w:hAnsi="Arial"/>
          <w:spacing w:val="-5"/>
          <w:w w:val="95"/>
        </w:rPr>
        <w:t xml:space="preserve"> </w:t>
      </w:r>
      <w:commentRangeStart w:id="15"/>
      <w:r>
        <w:rPr>
          <w:rFonts w:cs="Arial" w:ascii="Arial" w:hAnsi="Arial"/>
          <w:w w:val="95"/>
        </w:rPr>
        <w:t xml:space="preserve">visits/hr </w:t>
      </w:r>
      <w:r>
        <w:rPr>
          <w:rFonts w:cs="Arial" w:ascii="Arial" w:hAnsi="Arial"/>
          <w:w w:val="95"/>
        </w:rPr>
      </w:r>
      <w:commentRangeEnd w:id="15"/>
      <w:r>
        <w:commentReference w:id="15"/>
      </w:r>
      <w:r>
        <w:rPr>
          <w:rFonts w:cs="Arial" w:ascii="Arial" w:hAnsi="Arial"/>
        </w:rPr>
        <w:t xml:space="preserve">at the edge to 1.8 visits/hr at 400 m into the field (Figure </w:t>
      </w:r>
      <w:hyperlink w:anchor="_bookmark1">
        <w:r>
          <w:rPr>
            <w:rFonts w:cs="Arial" w:ascii="Arial" w:hAnsi="Arial"/>
          </w:rPr>
          <w:t>2a,</w:t>
        </w:r>
      </w:hyperlink>
      <w:r>
        <w:rPr>
          <w:rFonts w:cs="Arial" w:ascii="Arial" w:hAnsi="Arial"/>
        </w:rPr>
        <w:t xml:space="preserve"> apiary of 40 hives).</w:t>
      </w:r>
      <w:r>
        <w:rPr>
          <w:rFonts w:cs="Arial" w:ascii="Arial" w:hAnsi="Arial"/>
          <w:spacing w:val="40"/>
        </w:rPr>
        <w:t xml:space="preserve"> </w:t>
      </w:r>
      <w:r>
        <w:rPr>
          <w:rFonts w:cs="Arial" w:ascii="Arial" w:hAnsi="Arial"/>
          <w:spacing w:val="40"/>
        </w:rPr>
      </w:r>
      <w:commentRangeEnd w:id="14"/>
      <w:r>
        <w:commentReference w:id="14"/>
      </w:r>
      <w:r>
        <w:rPr>
          <w:rFonts w:cs="Arial" w:ascii="Arial" w:hAnsi="Arial"/>
        </w:rPr>
        <w:t xml:space="preserve">Lower stocking rates decreased HB visitation at the edge of the field to 7.4 visits/hr at 20 hives, </w:t>
      </w:r>
      <w:r>
        <w:rPr>
          <w:rFonts w:cs="Arial" w:ascii="Arial" w:hAnsi="Arial"/>
          <w:w w:val="95"/>
        </w:rPr>
        <w:t>while unstocked field edges had an average of 0.8 visits/hr.</w:t>
      </w:r>
      <w:r>
        <w:rPr>
          <w:rFonts w:cs="Arial" w:ascii="Arial" w:hAnsi="Arial"/>
          <w:spacing w:val="23"/>
        </w:rPr>
        <w:t xml:space="preserve"> </w:t>
      </w:r>
      <w:r>
        <w:rPr>
          <w:rFonts w:cs="Arial" w:ascii="Arial" w:hAnsi="Arial"/>
          <w:w w:val="95"/>
        </w:rPr>
        <w:t xml:space="preserve">Unsurprisingly (given the higher </w:t>
      </w:r>
      <w:r>
        <w:rPr>
          <w:rFonts w:cs="Arial" w:ascii="Arial" w:hAnsi="Arial"/>
        </w:rPr>
        <w:t>stocking</w:t>
      </w:r>
      <w:r>
        <w:rPr>
          <w:rFonts w:cs="Arial" w:ascii="Arial" w:hAnsi="Arial"/>
          <w:spacing w:val="-2"/>
        </w:rPr>
        <w:t xml:space="preserve"> </w:t>
      </w:r>
      <w:r>
        <w:rPr>
          <w:rFonts w:cs="Arial" w:ascii="Arial" w:hAnsi="Arial"/>
        </w:rPr>
        <w:t>rate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160</w:t>
      </w:r>
      <w:r>
        <w:rPr>
          <w:rFonts w:cs="Arial" w:ascii="Arial" w:hAnsi="Arial"/>
          <w:spacing w:val="-2"/>
        </w:rPr>
        <w:t xml:space="preserve"> </w:t>
      </w:r>
      <w:r>
        <w:rPr>
          <w:rFonts w:cs="Arial" w:ascii="Arial" w:hAnsi="Arial"/>
        </w:rPr>
        <w:t>hives</w:t>
      </w:r>
      <w:r>
        <w:rPr>
          <w:rFonts w:cs="Arial" w:ascii="Arial" w:hAnsi="Arial"/>
          <w:spacing w:val="-2"/>
        </w:rPr>
        <w:t xml:space="preserve"> </w:t>
      </w:r>
      <w:r>
        <w:rPr>
          <w:rFonts w:cs="Arial" w:ascii="Arial" w:hAnsi="Arial"/>
        </w:rPr>
        <w:t>per</w:t>
      </w:r>
      <w:r>
        <w:rPr>
          <w:rFonts w:cs="Arial" w:ascii="Arial" w:hAnsi="Arial"/>
          <w:spacing w:val="-2"/>
        </w:rPr>
        <w:t xml:space="preserve"> </w:t>
      </w:r>
      <w:r>
        <w:rPr>
          <w:rFonts w:cs="Arial" w:ascii="Arial" w:hAnsi="Arial"/>
        </w:rPr>
        <w:t>field), HB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was</w:t>
      </w:r>
      <w:r>
        <w:rPr>
          <w:rFonts w:cs="Arial" w:ascii="Arial" w:hAnsi="Arial"/>
          <w:spacing w:val="-2"/>
        </w:rPr>
        <w:t xml:space="preserve"> </w:t>
      </w:r>
      <w:r>
        <w:rPr>
          <w:rFonts w:cs="Arial" w:ascii="Arial" w:hAnsi="Arial"/>
        </w:rPr>
        <w:t>much</w:t>
      </w:r>
      <w:r>
        <w:rPr>
          <w:rFonts w:cs="Arial" w:ascii="Arial" w:hAnsi="Arial"/>
          <w:spacing w:val="-2"/>
        </w:rPr>
        <w:t xml:space="preserve"> </w:t>
      </w:r>
      <w:r>
        <w:rPr>
          <w:rFonts w:cs="Arial" w:ascii="Arial" w:hAnsi="Arial"/>
        </w:rPr>
        <w:t>higher</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seed</w:t>
      </w:r>
      <w:r>
        <w:rPr>
          <w:rFonts w:cs="Arial" w:ascii="Arial" w:hAnsi="Arial"/>
          <w:spacing w:val="-2"/>
        </w:rPr>
        <w:t xml:space="preserve"> </w:t>
      </w:r>
      <w:r>
        <w:rPr>
          <w:rFonts w:cs="Arial" w:ascii="Arial" w:hAnsi="Arial"/>
        </w:rPr>
        <w:t>canola</w:t>
      </w:r>
      <w:r>
        <w:rPr>
          <w:rFonts w:cs="Arial" w:ascii="Arial" w:hAnsi="Arial"/>
          <w:spacing w:val="-2"/>
        </w:rPr>
        <w:t xml:space="preserve"> </w:t>
      </w:r>
      <w:r>
        <w:rPr>
          <w:rFonts w:cs="Arial" w:ascii="Arial" w:hAnsi="Arial"/>
        </w:rPr>
        <w:t>fields, and</w:t>
      </w:r>
      <w:r>
        <w:rPr>
          <w:rFonts w:cs="Arial" w:ascii="Arial" w:hAnsi="Arial"/>
          <w:spacing w:val="-14"/>
        </w:rPr>
        <w:t xml:space="preserve"> </w:t>
      </w:r>
      <w:r>
        <w:rPr>
          <w:rFonts w:cs="Arial" w:ascii="Arial" w:hAnsi="Arial"/>
        </w:rPr>
        <w:t>decreased</w:t>
      </w:r>
      <w:r>
        <w:rPr>
          <w:rFonts w:cs="Arial" w:ascii="Arial" w:hAnsi="Arial"/>
          <w:spacing w:val="-14"/>
        </w:rPr>
        <w:t xml:space="preserve"> </w:t>
      </w:r>
      <w:r>
        <w:rPr>
          <w:rFonts w:cs="Arial" w:ascii="Arial" w:hAnsi="Arial"/>
        </w:rPr>
        <w:t>from</w:t>
      </w:r>
      <w:r>
        <w:rPr>
          <w:rFonts w:cs="Arial" w:ascii="Arial" w:hAnsi="Arial"/>
          <w:spacing w:val="-14"/>
        </w:rPr>
        <w:t xml:space="preserve"> </w:t>
      </w:r>
      <w:r>
        <w:rPr>
          <w:rFonts w:cs="Arial" w:ascii="Arial" w:hAnsi="Arial"/>
        </w:rPr>
        <w:t>96.4</w:t>
      </w:r>
      <w:r>
        <w:rPr>
          <w:rFonts w:cs="Arial" w:ascii="Arial" w:hAnsi="Arial"/>
          <w:spacing w:val="-14"/>
        </w:rPr>
        <w:t xml:space="preserve"> </w:t>
      </w:r>
      <w:r>
        <w:rPr>
          <w:rFonts w:cs="Arial" w:ascii="Arial" w:hAnsi="Arial"/>
        </w:rPr>
        <w:t>visits/hr</w:t>
      </w:r>
      <w:r>
        <w:rPr>
          <w:rFonts w:cs="Arial" w:ascii="Arial" w:hAnsi="Arial"/>
          <w:spacing w:val="-14"/>
        </w:rPr>
        <w:t xml:space="preserve"> </w:t>
      </w:r>
      <w:r>
        <w:rPr>
          <w:rFonts w:cs="Arial" w:ascii="Arial" w:hAnsi="Arial"/>
        </w:rPr>
        <w:t>at</w:t>
      </w:r>
      <w:r>
        <w:rPr>
          <w:rFonts w:cs="Arial" w:ascii="Arial" w:hAnsi="Arial"/>
          <w:spacing w:val="-14"/>
        </w:rPr>
        <w:t xml:space="preserve"> </w:t>
      </w:r>
      <w:r>
        <w:rPr>
          <w:rFonts w:cs="Arial" w:ascii="Arial" w:hAnsi="Arial"/>
        </w:rPr>
        <w:t>edge</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85.7</w:t>
      </w:r>
      <w:r>
        <w:rPr>
          <w:rFonts w:cs="Arial" w:ascii="Arial" w:hAnsi="Arial"/>
          <w:spacing w:val="-14"/>
        </w:rPr>
        <w:t xml:space="preserve"> </w:t>
      </w:r>
      <w:r>
        <w:rPr>
          <w:rFonts w:cs="Arial" w:ascii="Arial" w:hAnsi="Arial"/>
        </w:rPr>
        <w:t>visits/hr</w:t>
      </w:r>
      <w:r>
        <w:rPr>
          <w:rFonts w:cs="Arial" w:ascii="Arial" w:hAnsi="Arial"/>
          <w:spacing w:val="-14"/>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centre</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field</w:t>
      </w:r>
      <w:r>
        <w:rPr>
          <w:rFonts w:cs="Arial" w:ascii="Arial" w:hAnsi="Arial"/>
          <w:spacing w:val="-14"/>
        </w:rPr>
        <w:t xml:space="preserve"> </w:t>
      </w:r>
      <w:r>
        <w:rPr>
          <w:rFonts w:cs="Arial" w:ascii="Arial" w:hAnsi="Arial"/>
        </w:rPr>
        <w:t xml:space="preserve">(Figure </w:t>
      </w:r>
      <w:hyperlink w:anchor="_bookmark1">
        <w:r>
          <w:rPr>
            <w:rFonts w:cs="Arial" w:ascii="Arial" w:hAnsi="Arial"/>
          </w:rPr>
          <w:t>2a).</w:t>
        </w:r>
      </w:hyperlink>
      <w:r>
        <w:rPr>
          <w:rFonts w:cs="Arial" w:ascii="Arial" w:hAnsi="Arial"/>
          <w:spacing w:val="5"/>
        </w:rPr>
        <w:t xml:space="preserve"> </w:t>
      </w:r>
      <w:ins w:id="116" w:author="Hoover, Shelley" w:date="2022-09-09T15:59:00Z">
        <w:r>
          <w:rPr>
            <w:rFonts w:cs="Arial" w:ascii="Arial" w:hAnsi="Arial"/>
          </w:rPr>
          <w:t>Honey bee v</w:t>
        </w:r>
      </w:ins>
      <w:del w:id="117" w:author="Hoover, Shelley" w:date="2022-09-09T15:59:00Z">
        <w:r>
          <w:rPr>
            <w:rFonts w:cs="Arial" w:ascii="Arial" w:hAnsi="Arial"/>
          </w:rPr>
          <w:delText>V</w:delText>
        </w:r>
      </w:del>
      <w:r>
        <w:rPr>
          <w:rFonts w:cs="Arial" w:ascii="Arial" w:hAnsi="Arial"/>
        </w:rPr>
        <w:t>isitation</w:t>
      </w:r>
      <w:r>
        <w:rPr>
          <w:rFonts w:cs="Arial" w:ascii="Arial" w:hAnsi="Arial"/>
          <w:spacing w:val="-12"/>
        </w:rPr>
        <w:t xml:space="preserve"> </w:t>
      </w:r>
      <w:ins w:id="118" w:author="Hoover, Shelley" w:date="2022-09-09T15:59:00Z">
        <w:r>
          <w:rPr>
            <w:rFonts w:cs="Arial" w:ascii="Arial" w:hAnsi="Arial"/>
            <w:spacing w:val="-12"/>
          </w:rPr>
          <w:t xml:space="preserve">to flowers </w:t>
        </w:r>
      </w:ins>
      <w:r>
        <w:rPr>
          <w:rFonts w:cs="Arial" w:ascii="Arial" w:hAnsi="Arial"/>
        </w:rPr>
        <w:t>was</w:t>
      </w:r>
      <w:r>
        <w:rPr>
          <w:rFonts w:cs="Arial" w:ascii="Arial" w:hAnsi="Arial"/>
          <w:spacing w:val="-12"/>
        </w:rPr>
        <w:t xml:space="preserve"> </w:t>
      </w:r>
      <w:r>
        <w:rPr>
          <w:rFonts w:cs="Arial" w:ascii="Arial" w:hAnsi="Arial"/>
        </w:rPr>
        <w:t>also</w:t>
      </w:r>
      <w:r>
        <w:rPr>
          <w:rFonts w:cs="Arial" w:ascii="Arial" w:hAnsi="Arial"/>
          <w:spacing w:val="-12"/>
        </w:rPr>
        <w:t xml:space="preserve"> </w:t>
      </w:r>
      <w:r>
        <w:rPr>
          <w:rFonts w:cs="Arial" w:ascii="Arial" w:hAnsi="Arial"/>
        </w:rPr>
        <w:t>much</w:t>
      </w:r>
      <w:r>
        <w:rPr>
          <w:rFonts w:cs="Arial" w:ascii="Arial" w:hAnsi="Arial"/>
          <w:spacing w:val="-12"/>
        </w:rPr>
        <w:t xml:space="preserve"> </w:t>
      </w:r>
      <w:r>
        <w:rPr>
          <w:rFonts w:cs="Arial" w:ascii="Arial" w:hAnsi="Arial"/>
        </w:rPr>
        <w:t>lower</w:t>
      </w:r>
      <w:r>
        <w:rPr>
          <w:rFonts w:cs="Arial" w:ascii="Arial" w:hAnsi="Arial"/>
          <w:spacing w:val="-12"/>
        </w:rPr>
        <w:t xml:space="preserve"> </w:t>
      </w:r>
      <w:r>
        <w:rPr>
          <w:rFonts w:cs="Arial" w:ascii="Arial" w:hAnsi="Arial"/>
        </w:rPr>
        <w:t>near</w:t>
      </w:r>
      <w:r>
        <w:rPr>
          <w:rFonts w:cs="Arial" w:ascii="Arial" w:hAnsi="Arial"/>
          <w:spacing w:val="-12"/>
        </w:rPr>
        <w:t xml:space="preserve"> </w:t>
      </w:r>
      <w:r>
        <w:rPr>
          <w:rFonts w:cs="Arial" w:ascii="Arial" w:hAnsi="Arial"/>
        </w:rPr>
        <w:t>LCB</w:t>
      </w:r>
      <w:r>
        <w:rPr>
          <w:rFonts w:cs="Arial" w:ascii="Arial" w:hAnsi="Arial"/>
          <w:spacing w:val="-12"/>
        </w:rPr>
        <w:t xml:space="preserve"> </w:t>
      </w:r>
      <w:r>
        <w:rPr>
          <w:rFonts w:cs="Arial" w:ascii="Arial" w:hAnsi="Arial"/>
        </w:rPr>
        <w:t>shelters,</w:t>
      </w:r>
      <w:r>
        <w:rPr>
          <w:rFonts w:cs="Arial" w:ascii="Arial" w:hAnsi="Arial"/>
          <w:spacing w:val="-12"/>
        </w:rPr>
        <w:t xml:space="preserve"> </w:t>
      </w:r>
      <w:r>
        <w:rPr>
          <w:rFonts w:cs="Arial" w:ascii="Arial" w:hAnsi="Arial"/>
        </w:rPr>
        <w:t>dropping</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81</w:t>
      </w:r>
      <w:r>
        <w:rPr>
          <w:rFonts w:cs="Arial" w:ascii="Arial" w:hAnsi="Arial"/>
          <w:spacing w:val="-12"/>
        </w:rPr>
        <w:t xml:space="preserve"> </w:t>
      </w:r>
      <w:r>
        <w:rPr>
          <w:rFonts w:cs="Arial" w:ascii="Arial" w:hAnsi="Arial"/>
        </w:rPr>
        <w:t>visits/hr</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20</w:t>
      </w:r>
      <w:r>
        <w:rPr>
          <w:rFonts w:cs="Arial" w:ascii="Arial" w:hAnsi="Arial"/>
          <w:spacing w:val="-12"/>
        </w:rPr>
        <w:t xml:space="preserve"> </w:t>
      </w:r>
      <w:r>
        <w:rPr>
          <w:rFonts w:cs="Arial" w:ascii="Arial" w:hAnsi="Arial"/>
        </w:rPr>
        <w:t xml:space="preserve">m to 31 at 2 m (Figure </w:t>
      </w:r>
      <w:hyperlink w:anchor="_bookmark1">
        <w:r>
          <w:rPr>
            <w:rFonts w:cs="Arial" w:ascii="Arial" w:hAnsi="Arial"/>
          </w:rPr>
          <w:t>2b),</w:t>
        </w:r>
      </w:hyperlink>
      <w:r>
        <w:rPr>
          <w:rFonts w:cs="Arial" w:ascii="Arial" w:hAnsi="Arial"/>
        </w:rPr>
        <w:t xml:space="preserve"> likely due to competition with </w:t>
      </w:r>
      <w:commentRangeStart w:id="16"/>
      <w:r>
        <w:rPr>
          <w:rFonts w:cs="Arial" w:ascii="Arial" w:hAnsi="Arial"/>
        </w:rPr>
        <w:t>LCBs</w:t>
      </w:r>
      <w:r>
        <w:rPr>
          <w:rFonts w:cs="Arial" w:ascii="Arial" w:hAnsi="Arial"/>
        </w:rPr>
      </w:r>
      <w:commentRangeEnd w:id="16"/>
      <w:r>
        <w:commentReference w:id="16"/>
      </w:r>
      <w:r>
        <w:rPr>
          <w:rFonts w:cs="Arial" w:ascii="Arial" w:hAnsi="Arial"/>
        </w:rPr>
        <w:t>.</w:t>
      </w:r>
    </w:p>
    <w:p>
      <w:pPr>
        <w:pStyle w:val="TextBody"/>
        <w:spacing w:lineRule="auto" w:line="420" w:before="8" w:after="0"/>
        <w:ind w:left="120" w:right="1055" w:firstLine="351"/>
        <w:jc w:val="both"/>
        <w:rPr>
          <w:rFonts w:ascii="Arial" w:hAnsi="Arial" w:cs="Arial"/>
        </w:rPr>
      </w:pPr>
      <w:r>
        <w:rPr>
          <w:rFonts w:cs="Arial" w:ascii="Arial" w:hAnsi="Arial"/>
          <w:w w:val="95"/>
        </w:rPr>
        <w:t>LCB visitation</w:t>
      </w:r>
      <w:ins w:id="119" w:author="Hoover, Shelley" w:date="2022-09-09T16:00:00Z">
        <w:r>
          <w:rPr>
            <w:rFonts w:cs="Arial" w:ascii="Arial" w:hAnsi="Arial"/>
            <w:w w:val="95"/>
          </w:rPr>
          <w:t xml:space="preserve"> to flowers</w:t>
        </w:r>
      </w:ins>
      <w:r>
        <w:rPr>
          <w:rFonts w:cs="Arial" w:ascii="Arial" w:hAnsi="Arial"/>
          <w:w w:val="95"/>
        </w:rPr>
        <w:t xml:space="preserve"> was much higher close to their shelters, and surprisingly, was also higher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edge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w:t>
      </w:r>
      <w:ins w:id="120" w:author="Hoover, Shelley" w:date="2022-09-09T16:01:00Z">
        <w:r>
          <w:rPr>
            <w:rFonts w:cs="Arial" w:ascii="Arial" w:hAnsi="Arial"/>
          </w:rPr>
          <w:t xml:space="preserve"> than in more central locations</w:t>
        </w:r>
      </w:ins>
      <w:r>
        <w:rPr>
          <w:rFonts w:cs="Arial" w:ascii="Arial" w:hAnsi="Arial"/>
        </w:rPr>
        <w:t>. LCB</w:t>
      </w:r>
      <w:r>
        <w:rPr>
          <w:rFonts w:cs="Arial" w:ascii="Arial" w:hAnsi="Arial"/>
          <w:spacing w:val="-8"/>
        </w:rPr>
        <w:t xml:space="preserve"> </w:t>
      </w:r>
      <w:r>
        <w:rPr>
          <w:rFonts w:cs="Arial" w:ascii="Arial" w:hAnsi="Arial"/>
        </w:rPr>
        <w:t>Visitation</w:t>
      </w:r>
      <w:r>
        <w:rPr>
          <w:rFonts w:cs="Arial" w:ascii="Arial" w:hAnsi="Arial"/>
          <w:spacing w:val="-8"/>
        </w:rPr>
        <w:t xml:space="preserve"> </w:t>
      </w:r>
      <w:r>
        <w:rPr>
          <w:rFonts w:cs="Arial" w:ascii="Arial" w:hAnsi="Arial"/>
        </w:rPr>
        <w:t>dropped</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350</w:t>
      </w:r>
      <w:r>
        <w:rPr>
          <w:rFonts w:cs="Arial" w:ascii="Arial" w:hAnsi="Arial"/>
          <w:spacing w:val="-8"/>
        </w:rPr>
        <w:t xml:space="preserve"> </w:t>
      </w:r>
      <w:r>
        <w:rPr>
          <w:rFonts w:cs="Arial" w:ascii="Arial" w:hAnsi="Arial"/>
        </w:rPr>
        <w:t>visits/hr</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2</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shelter to</w:t>
      </w:r>
      <w:r>
        <w:rPr>
          <w:rFonts w:cs="Arial" w:ascii="Arial" w:hAnsi="Arial"/>
          <w:spacing w:val="-13"/>
        </w:rPr>
        <w:t xml:space="preserve"> </w:t>
      </w:r>
      <w:r>
        <w:rPr>
          <w:rFonts w:cs="Arial" w:ascii="Arial" w:hAnsi="Arial"/>
        </w:rPr>
        <w:t>50</w:t>
      </w:r>
      <w:r>
        <w:rPr>
          <w:rFonts w:cs="Arial" w:ascii="Arial" w:hAnsi="Arial"/>
          <w:spacing w:val="-13"/>
        </w:rPr>
        <w:t xml:space="preserve"> </w:t>
      </w:r>
      <w:r>
        <w:rPr>
          <w:rFonts w:cs="Arial" w:ascii="Arial" w:hAnsi="Arial"/>
        </w:rPr>
        <w:t>visits/hr</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20</w:t>
      </w:r>
      <w:r>
        <w:rPr>
          <w:rFonts w:cs="Arial" w:ascii="Arial" w:hAnsi="Arial"/>
          <w:spacing w:val="-13"/>
        </w:rPr>
        <w:t xml:space="preserve"> </w:t>
      </w:r>
      <w:r>
        <w:rPr>
          <w:rFonts w:cs="Arial" w:ascii="Arial" w:hAnsi="Arial"/>
        </w:rPr>
        <w:t>m</w:t>
      </w:r>
      <w:r>
        <w:rPr>
          <w:rFonts w:cs="Arial" w:ascii="Arial" w:hAnsi="Arial"/>
          <w:spacing w:val="-13"/>
        </w:rPr>
        <w:t xml:space="preserve"> </w:t>
      </w:r>
      <w:r>
        <w:rPr>
          <w:rFonts w:cs="Arial" w:ascii="Arial" w:hAnsi="Arial"/>
        </w:rPr>
        <w:t>(Figure</w:t>
      </w:r>
      <w:r>
        <w:rPr>
          <w:rFonts w:cs="Arial" w:ascii="Arial" w:hAnsi="Arial"/>
          <w:spacing w:val="-13"/>
        </w:rPr>
        <w:t xml:space="preserve"> </w:t>
      </w:r>
      <w:hyperlink w:anchor="_bookmark1">
        <w:r>
          <w:rPr>
            <w:rFonts w:cs="Arial" w:ascii="Arial" w:hAnsi="Arial"/>
          </w:rPr>
          <w:t>2b),</w:t>
        </w:r>
      </w:hyperlink>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also</w:t>
      </w:r>
      <w:r>
        <w:rPr>
          <w:rFonts w:cs="Arial" w:ascii="Arial" w:hAnsi="Arial"/>
          <w:spacing w:val="-13"/>
        </w:rPr>
        <w:t xml:space="preserve"> </w:t>
      </w:r>
      <w:r>
        <w:rPr>
          <w:rFonts w:cs="Arial" w:ascii="Arial" w:hAnsi="Arial"/>
        </w:rPr>
        <w:t>decreased</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119</w:t>
      </w:r>
      <w:r>
        <w:rPr>
          <w:rFonts w:cs="Arial" w:ascii="Arial" w:hAnsi="Arial"/>
          <w:spacing w:val="-13"/>
        </w:rPr>
        <w:t xml:space="preserve"> </w:t>
      </w:r>
      <w:r>
        <w:rPr>
          <w:rFonts w:cs="Arial" w:ascii="Arial" w:hAnsi="Arial"/>
        </w:rPr>
        <w:t>visits/hr</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edge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 xml:space="preserve">the field to 25 at the centre (Figure </w:t>
      </w:r>
      <w:hyperlink w:anchor="_bookmark1">
        <w:r>
          <w:rPr>
            <w:rFonts w:cs="Arial" w:ascii="Arial" w:hAnsi="Arial"/>
          </w:rPr>
          <w:t>2a,</w:t>
        </w:r>
      </w:hyperlink>
      <w:r>
        <w:rPr>
          <w:rFonts w:cs="Arial" w:ascii="Arial" w:hAnsi="Arial"/>
        </w:rPr>
        <w:t xml:space="preserve"> b) The difference in LCB visitation between the edge and centre of the </w:t>
      </w:r>
      <w:commentRangeStart w:id="17"/>
      <w:r>
        <w:rPr>
          <w:rFonts w:cs="Arial" w:ascii="Arial" w:hAnsi="Arial"/>
        </w:rPr>
        <w:t>female bays was weak (p=0.14), while HB visitation was higher at the centre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2"/>
        </w:rPr>
        <w:t xml:space="preserve"> </w:t>
      </w:r>
      <w:r>
        <w:rPr>
          <w:rFonts w:cs="Arial" w:ascii="Arial" w:hAnsi="Arial"/>
        </w:rPr>
        <w:t>bay</w:t>
      </w:r>
      <w:r>
        <w:rPr>
          <w:rFonts w:cs="Arial" w:ascii="Arial" w:hAnsi="Arial"/>
          <w:spacing w:val="-12"/>
        </w:rPr>
        <w:t xml:space="preserve"> </w:t>
      </w:r>
      <w:r>
        <w:rPr>
          <w:rFonts w:cs="Arial" w:ascii="Arial" w:hAnsi="Arial"/>
        </w:rPr>
        <w:t>(88</w:t>
      </w:r>
      <w:r>
        <w:rPr>
          <w:rFonts w:cs="Arial" w:ascii="Arial" w:hAnsi="Arial"/>
          <w:spacing w:val="-13"/>
        </w:rPr>
        <w:t xml:space="preserve"> </w:t>
      </w:r>
      <w:r>
        <w:rPr>
          <w:rFonts w:cs="Arial" w:ascii="Arial" w:hAnsi="Arial"/>
        </w:rPr>
        <w:t>vs. 139</w:t>
      </w:r>
      <w:r>
        <w:rPr>
          <w:rFonts w:cs="Arial" w:ascii="Arial" w:hAnsi="Arial"/>
          <w:spacing w:val="-13"/>
        </w:rPr>
        <w:t xml:space="preserve"> </w:t>
      </w:r>
      <w:r>
        <w:rPr>
          <w:rFonts w:cs="Arial" w:ascii="Arial" w:hAnsi="Arial"/>
        </w:rPr>
        <w:t>visits/hr,</w:t>
      </w:r>
      <w:r>
        <w:rPr>
          <w:rFonts w:cs="Arial" w:ascii="Arial" w:hAnsi="Arial"/>
          <w:spacing w:val="-12"/>
        </w:rPr>
        <w:t xml:space="preserve"> </w:t>
      </w:r>
      <w:r>
        <w:rPr>
          <w:rFonts w:cs="Arial" w:ascii="Arial" w:hAnsi="Arial"/>
        </w:rPr>
        <w:t>Figure</w:t>
      </w:r>
      <w:ins w:id="121" w:author="Hoover, Shelley" w:date="2022-09-12T09:08:00Z">
        <w:r>
          <w:rPr>
            <w:rFonts w:cs="Arial" w:ascii="Arial" w:hAnsi="Arial"/>
          </w:rPr>
          <w:t xml:space="preserve"> 2c</w:t>
        </w:r>
      </w:ins>
      <w:ins w:id="122" w:author="Hoover, Shelley" w:date="2022-09-12T09:09:00Z">
        <w:r>
          <w:rPr>
            <w:rFonts w:cs="Arial" w:ascii="Arial" w:hAnsi="Arial"/>
          </w:rPr>
          <w:t>)</w:t>
        </w:r>
      </w:ins>
      <w:del w:id="123" w:author="Hoover, Shelley" w:date="2022-09-12T09:09:00Z">
        <w:r>
          <w:rPr>
            <w:rFonts w:cs="Arial" w:ascii="Arial" w:hAnsi="Arial"/>
            <w:spacing w:val="-13"/>
          </w:rPr>
          <w:delText xml:space="preserve"> </w:delText>
        </w:r>
      </w:del>
      <w:hyperlink w:anchor="_bookmark1">
        <w:del w:id="124" w:author="Hoover, Shelley" w:date="2022-09-09T16:02:00Z">
          <w:r>
            <w:rPr>
              <w:rFonts w:cs="Arial" w:ascii="Arial" w:hAnsi="Arial"/>
              <w:spacing w:val="-13"/>
            </w:rPr>
            <w:delText>2b),</w:delText>
          </w:r>
        </w:del>
      </w:hyperlink>
      <w:hyperlink w:anchor="_bookmark1">
        <w:ins w:id="125" w:author="Hoover, Shelley" w:date="2022-09-09T16:02:00Z">
          <w:r>
            <w:rPr>
              <w:rFonts w:cs="Arial" w:ascii="Arial" w:hAnsi="Arial"/>
            </w:rPr>
            <w:t>.</w:t>
          </w:r>
        </w:ins>
      </w:hyperlink>
      <w:ins w:id="126" w:author="Hoover, Shelley" w:date="2022-09-09T16:02:00Z">
        <w:r>
          <w:rPr>
            <w:rFonts w:cs="Arial" w:ascii="Arial" w:hAnsi="Arial"/>
          </w:rPr>
          <w:t xml:space="preserve"> </w:t>
        </w:r>
      </w:ins>
      <w:ins w:id="127" w:author="Hoover, Shelley" w:date="2022-09-09T16:02:00Z">
        <w:commentRangeStart w:id="18"/>
        <w:r>
          <w:rPr>
            <w:rFonts w:cs="Arial" w:ascii="Arial" w:hAnsi="Arial"/>
          </w:rPr>
          <w:t>Combined, our results</w:t>
        </w:r>
      </w:ins>
      <w:r>
        <w:rPr>
          <w:rFonts w:cs="Arial" w:ascii="Arial" w:hAnsi="Arial"/>
          <w:spacing w:val="-12"/>
        </w:rPr>
        <w:t xml:space="preserve"> </w:t>
      </w:r>
      <w:r>
        <w:rPr>
          <w:rFonts w:cs="Arial" w:ascii="Arial" w:hAnsi="Arial"/>
        </w:rPr>
        <w:t>indicat</w:t>
      </w:r>
      <w:ins w:id="128" w:author="Hoover, Shelley" w:date="2022-09-09T16:02:00Z">
        <w:r>
          <w:rPr>
            <w:rFonts w:cs="Arial" w:ascii="Arial" w:hAnsi="Arial"/>
          </w:rPr>
          <w:t>e</w:t>
        </w:r>
      </w:ins>
      <w:del w:id="129" w:author="Hoover, Shelley" w:date="2022-09-09T16:02:00Z">
        <w:r>
          <w:rPr>
            <w:rFonts w:cs="Arial" w:ascii="Arial" w:hAnsi="Arial"/>
          </w:rPr>
          <w:delText>ing</w:delText>
        </w:r>
      </w:del>
      <w:r>
        <w:rPr>
          <w:rFonts w:cs="Arial" w:ascii="Arial" w:hAnsi="Arial"/>
          <w:spacing w:val="-13"/>
        </w:rPr>
        <w:t xml:space="preserve"> </w:t>
      </w:r>
      <w:r>
        <w:rPr>
          <w:rFonts w:cs="Arial" w:ascii="Arial" w:hAnsi="Arial"/>
        </w:rPr>
        <w:t>that</w:t>
      </w:r>
      <w:r>
        <w:rPr>
          <w:rFonts w:cs="Arial" w:ascii="Arial" w:hAnsi="Arial"/>
          <w:spacing w:val="-13"/>
        </w:rPr>
        <w:t xml:space="preserve"> </w:t>
      </w:r>
      <w:r>
        <w:rPr>
          <w:rFonts w:cs="Arial" w:ascii="Arial" w:hAnsi="Arial"/>
        </w:rPr>
        <w:t>pollination</w:t>
      </w:r>
      <w:r>
        <w:rPr>
          <w:rFonts w:cs="Arial" w:ascii="Arial" w:hAnsi="Arial"/>
          <w:spacing w:val="-13"/>
        </w:rPr>
        <w:t xml:space="preserve"> </w:t>
      </w:r>
      <w:r>
        <w:rPr>
          <w:rFonts w:cs="Arial" w:ascii="Arial" w:hAnsi="Arial"/>
        </w:rPr>
        <w:t>is</w:t>
      </w:r>
      <w:r>
        <w:rPr>
          <w:rFonts w:cs="Arial" w:ascii="Arial" w:hAnsi="Arial"/>
          <w:spacing w:val="-13"/>
        </w:rPr>
        <w:t xml:space="preserve"> </w:t>
      </w:r>
      <w:r>
        <w:rPr>
          <w:rFonts w:cs="Arial" w:ascii="Arial" w:hAnsi="Arial"/>
        </w:rPr>
        <w:t>likely</w:t>
      </w:r>
      <w:r>
        <w:rPr>
          <w:rFonts w:cs="Arial" w:ascii="Arial" w:hAnsi="Arial"/>
          <w:spacing w:val="-13"/>
        </w:rPr>
        <w:t xml:space="preserve"> </w:t>
      </w:r>
      <w:del w:id="130" w:author="Hoover, Shelley" w:date="2022-09-09T16:02:00Z">
        <w:r>
          <w:rPr>
            <w:rFonts w:cs="Arial" w:ascii="Arial" w:hAnsi="Arial"/>
            <w:spacing w:val="-13"/>
          </w:rPr>
          <w:delText xml:space="preserve">done </w:delText>
        </w:r>
      </w:del>
      <w:ins w:id="131" w:author="Hoover, Shelley" w:date="2022-09-09T16:02:00Z">
        <w:r>
          <w:rPr>
            <w:rFonts w:cs="Arial" w:ascii="Arial" w:hAnsi="Arial"/>
          </w:rPr>
          <w:t xml:space="preserve">accomplished </w:t>
        </w:r>
      </w:ins>
      <w:r>
        <w:rPr>
          <w:rFonts w:cs="Arial" w:ascii="Arial" w:hAnsi="Arial"/>
        </w:rPr>
        <w:t>by</w:t>
      </w:r>
      <w:r>
        <w:rPr>
          <w:rFonts w:cs="Arial" w:ascii="Arial" w:hAnsi="Arial"/>
          <w:spacing w:val="-2"/>
        </w:rPr>
        <w:t xml:space="preserve"> </w:t>
      </w:r>
      <w:r>
        <w:rPr>
          <w:rFonts w:cs="Arial" w:ascii="Arial" w:hAnsi="Arial"/>
        </w:rPr>
        <w:t>different</w:t>
      </w:r>
      <w:r>
        <w:rPr>
          <w:rFonts w:cs="Arial" w:ascii="Arial" w:hAnsi="Arial"/>
          <w:spacing w:val="-2"/>
        </w:rPr>
        <w:t xml:space="preserve"> </w:t>
      </w:r>
      <w:r>
        <w:rPr>
          <w:rFonts w:cs="Arial" w:ascii="Arial" w:hAnsi="Arial"/>
        </w:rPr>
        <w:t>species</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spacing w:val="-2"/>
        </w:rPr>
      </w:r>
      <w:commentRangeEnd w:id="17"/>
      <w:r>
        <w:commentReference w:id="17"/>
      </w:r>
      <w:r>
        <w:rPr>
          <w:rFonts w:cs="Arial" w:ascii="Arial" w:hAnsi="Arial"/>
        </w:rPr>
        <w:t>different</w:t>
      </w:r>
      <w:r>
        <w:rPr>
          <w:rFonts w:cs="Arial" w:ascii="Arial" w:hAnsi="Arial"/>
          <w:spacing w:val="-2"/>
        </w:rPr>
        <w:t xml:space="preserve"> </w:t>
      </w:r>
      <w:r>
        <w:rPr>
          <w:rFonts w:cs="Arial" w:ascii="Arial" w:hAnsi="Arial"/>
        </w:rPr>
        <w:t>parts</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field.</w:t>
      </w:r>
      <w:commentRangeEnd w:id="18"/>
      <w:r>
        <w:commentReference w:id="18"/>
      </w:r>
      <w:r>
        <w:rPr>
          <w:rFonts w:cs="Arial" w:ascii="Arial" w:hAnsi="Arial"/>
        </w:rPr>
      </w:r>
    </w:p>
    <w:p>
      <w:pPr>
        <w:pStyle w:val="TextBody"/>
        <w:spacing w:before="10" w:after="0"/>
        <w:rPr>
          <w:rFonts w:ascii="Arial" w:hAnsi="Arial" w:cs="Arial"/>
          <w:sz w:val="34"/>
        </w:rPr>
      </w:pPr>
      <w:r>
        <w:rPr>
          <w:rFonts w:cs="Arial" w:ascii="Arial" w:hAnsi="Arial"/>
          <w:sz w:val="34"/>
        </w:rPr>
      </w:r>
    </w:p>
    <w:p>
      <w:pPr>
        <w:pStyle w:val="Heading2"/>
        <w:spacing w:before="1" w:after="0"/>
        <w:rPr>
          <w:rFonts w:ascii="Arial" w:hAnsi="Arial" w:cs="Arial"/>
        </w:rPr>
      </w:pPr>
      <w:r>
        <w:rPr>
          <w:rFonts w:cs="Arial" w:ascii="Arial" w:hAnsi="Arial"/>
          <w:spacing w:val="-2"/>
        </w:rPr>
        <w:t>Pollen</w:t>
      </w:r>
      <w:r>
        <w:rPr>
          <w:rFonts w:cs="Arial" w:ascii="Arial" w:hAnsi="Arial"/>
          <w:spacing w:val="-14"/>
        </w:rPr>
        <w:t xml:space="preserve"> </w:t>
      </w:r>
      <w:r>
        <w:rPr>
          <w:rFonts w:cs="Arial" w:ascii="Arial" w:hAnsi="Arial"/>
          <w:spacing w:val="-2"/>
        </w:rPr>
        <w:t>Deposition</w:t>
      </w:r>
    </w:p>
    <w:p>
      <w:pPr>
        <w:pStyle w:val="TextBody"/>
        <w:spacing w:before="4" w:after="0"/>
        <w:rPr>
          <w:rFonts w:ascii="Arial" w:hAnsi="Arial" w:cs="Arial"/>
          <w:sz w:val="29"/>
        </w:rPr>
      </w:pPr>
      <w:r>
        <w:rPr>
          <w:rFonts w:cs="Arial" w:ascii="Arial" w:hAnsi="Arial"/>
          <w:sz w:val="29"/>
        </w:rPr>
      </w:r>
    </w:p>
    <w:p>
      <w:pPr>
        <w:pStyle w:val="TextBody"/>
        <w:spacing w:lineRule="auto" w:line="420"/>
        <w:ind w:left="120" w:right="1055" w:firstLine="501"/>
        <w:jc w:val="both"/>
        <w:pPrChange w:id="0" w:author="Hoover, Shelley" w:date="2022-09-12T08:30:00Z">
          <w:pPr>
            <w:pStyle w:val="Textbody"/>
            <w:jc w:val="both"/>
            <w:ind w:left="120" w:right="1055" w:hanging="0"/>
            <w:spacing w:lineRule="auto" w:line="420"/>
          </w:pPr>
        </w:pPrChange>
        <w:rPr>
          <w:rFonts w:ascii="Arial" w:hAnsi="Arial" w:cs="Arial"/>
          <w:ins w:id="139" w:author="Hoover, Shelley" w:date="2022-09-09T16:53:00Z"/>
          <w:spacing w:val="-2"/>
          <w:w w:val="95"/>
        </w:rPr>
      </w:pPr>
      <w:r>
        <w:rPr>
          <w:rFonts w:cs="Arial" w:ascii="Arial" w:hAnsi="Arial"/>
        </w:rPr>
        <w:t xml:space="preserve">LCB visitation increased pollen deposition in seed canola fields, but honey bees did not </w:t>
      </w:r>
      <w:r>
        <w:rPr>
          <w:rFonts w:cs="Arial" w:ascii="Arial" w:hAnsi="Arial"/>
          <w:w w:val="95"/>
        </w:rPr>
        <w:t>increase pollen deposition in commodity or seed canola fields</w:t>
      </w:r>
      <w:ins w:id="132" w:author="Hoover, Shelley" w:date="2022-09-12T09:10:00Z">
        <w:r>
          <w:rPr>
            <w:rFonts w:cs="Arial" w:ascii="Arial" w:hAnsi="Arial"/>
            <w:w w:val="95"/>
          </w:rPr>
          <w:t xml:space="preserve"> (</w:t>
        </w:r>
      </w:ins>
      <w:ins w:id="133" w:author="Hoover, Shelley" w:date="2022-09-12T09:10:00Z">
        <w:r>
          <w:rPr>
            <w:rFonts w:cs="Arial" w:ascii="Arial" w:hAnsi="Arial"/>
            <w:w w:val="95"/>
            <w:highlight w:val="yellow"/>
          </w:rPr>
          <w:t>Figure 3a?)</w:t>
        </w:r>
      </w:ins>
      <w:r>
        <w:rPr>
          <w:rFonts w:cs="Arial" w:ascii="Arial" w:hAnsi="Arial"/>
          <w:w w:val="95"/>
          <w:highlight w:val="yellow"/>
          <w:rPrChange w:id="0" w:author="Hoover, Shelley" w:date="2022-09-12T09:10:00Z">
            <w:rPr>
              <w:w w:val="95"/>
            </w:rPr>
          </w:rPrChange>
        </w:rPr>
        <w:t>.</w:t>
      </w:r>
      <w:r>
        <w:rPr>
          <w:rFonts w:cs="Arial" w:ascii="Arial" w:hAnsi="Arial"/>
        </w:rPr>
        <w:t xml:space="preserve"> </w:t>
      </w:r>
      <w:r>
        <w:rPr>
          <w:rFonts w:cs="Arial" w:ascii="Arial" w:hAnsi="Arial"/>
          <w:w w:val="95"/>
        </w:rPr>
        <w:t>Pollen deposition on stigmas was</w:t>
      </w:r>
      <w:r>
        <w:rPr>
          <w:rFonts w:cs="Arial" w:ascii="Arial" w:hAnsi="Arial"/>
          <w:spacing w:val="-12"/>
          <w:w w:val="95"/>
        </w:rPr>
        <w:t xml:space="preserve"> </w:t>
      </w:r>
      <w:r>
        <w:rPr>
          <w:rFonts w:cs="Arial" w:ascii="Arial" w:hAnsi="Arial"/>
          <w:w w:val="95"/>
        </w:rPr>
        <w:t>high</w:t>
      </w:r>
      <w:r>
        <w:rPr>
          <w:rFonts w:cs="Arial" w:ascii="Arial" w:hAnsi="Arial"/>
          <w:spacing w:val="-12"/>
          <w:w w:val="95"/>
        </w:rPr>
        <w:t xml:space="preserve"> </w:t>
      </w:r>
      <w:r>
        <w:rPr>
          <w:rFonts w:cs="Arial" w:ascii="Arial" w:hAnsi="Arial"/>
          <w:w w:val="95"/>
        </w:rPr>
        <w:t>in</w:t>
      </w:r>
      <w:r>
        <w:rPr>
          <w:rFonts w:cs="Arial" w:ascii="Arial" w:hAnsi="Arial"/>
          <w:spacing w:val="-11"/>
          <w:w w:val="95"/>
        </w:rPr>
        <w:t xml:space="preserve"> </w:t>
      </w:r>
      <w:r>
        <w:rPr>
          <w:rFonts w:cs="Arial" w:ascii="Arial" w:hAnsi="Arial"/>
          <w:w w:val="95"/>
        </w:rPr>
        <w:t>commodity</w:t>
      </w:r>
      <w:r>
        <w:rPr>
          <w:rFonts w:cs="Arial" w:ascii="Arial" w:hAnsi="Arial"/>
          <w:spacing w:val="-12"/>
          <w:w w:val="95"/>
        </w:rPr>
        <w:t xml:space="preserve"> </w:t>
      </w:r>
      <w:r>
        <w:rPr>
          <w:rFonts w:cs="Arial" w:ascii="Arial" w:hAnsi="Arial"/>
          <w:w w:val="95"/>
        </w:rPr>
        <w:t>canola</w:t>
      </w:r>
      <w:r>
        <w:rPr>
          <w:rFonts w:cs="Arial" w:ascii="Arial" w:hAnsi="Arial"/>
          <w:spacing w:val="-11"/>
          <w:w w:val="95"/>
        </w:rPr>
        <w:t xml:space="preserve"> </w:t>
      </w:r>
      <w:r>
        <w:rPr>
          <w:rFonts w:cs="Arial" w:ascii="Arial" w:hAnsi="Arial"/>
          <w:w w:val="95"/>
        </w:rPr>
        <w:t>(mean:</w:t>
      </w:r>
      <w:r>
        <w:rPr>
          <w:rFonts w:cs="Arial" w:ascii="Arial" w:hAnsi="Arial"/>
          <w:spacing w:val="-4"/>
          <w:w w:val="95"/>
        </w:rPr>
        <w:t xml:space="preserve"> </w:t>
      </w:r>
      <w:r>
        <w:rPr>
          <w:rFonts w:cs="Arial" w:ascii="Arial" w:hAnsi="Arial"/>
          <w:w w:val="95"/>
        </w:rPr>
        <w:t>293</w:t>
      </w:r>
      <w:r>
        <w:rPr>
          <w:rFonts w:cs="Arial" w:ascii="Arial" w:hAnsi="Arial"/>
          <w:spacing w:val="-12"/>
          <w:w w:val="95"/>
        </w:rPr>
        <w:t xml:space="preserve"> </w:t>
      </w:r>
      <w:r>
        <w:rPr>
          <w:rFonts w:cs="Arial" w:ascii="Arial" w:hAnsi="Arial"/>
          <w:w w:val="95"/>
        </w:rPr>
        <w:t>grains/stigma,</w:t>
      </w:r>
      <w:r>
        <w:rPr>
          <w:rFonts w:cs="Arial" w:ascii="Arial" w:hAnsi="Arial"/>
          <w:spacing w:val="-10"/>
          <w:w w:val="95"/>
        </w:rPr>
        <w:t xml:space="preserve"> </w:t>
      </w:r>
      <w:r>
        <w:rPr>
          <w:rFonts w:cs="Arial" w:ascii="Arial" w:hAnsi="Arial"/>
          <w:w w:val="95"/>
        </w:rPr>
        <w:t>SD:</w:t>
      </w:r>
      <w:r>
        <w:rPr>
          <w:rFonts w:cs="Arial" w:ascii="Arial" w:hAnsi="Arial"/>
          <w:spacing w:val="-12"/>
          <w:w w:val="95"/>
        </w:rPr>
        <w:t xml:space="preserve"> </w:t>
      </w:r>
      <w:r>
        <w:rPr>
          <w:rFonts w:cs="Arial" w:ascii="Arial" w:hAnsi="Arial"/>
          <w:w w:val="95"/>
        </w:rPr>
        <w:t>385,</w:t>
      </w:r>
      <w:r>
        <w:rPr>
          <w:rFonts w:cs="Arial" w:ascii="Arial" w:hAnsi="Arial"/>
          <w:spacing w:val="-10"/>
          <w:w w:val="95"/>
        </w:rPr>
        <w:t xml:space="preserve"> </w:t>
      </w:r>
      <w:r>
        <w:rPr>
          <w:rFonts w:cs="Arial" w:ascii="Arial" w:hAnsi="Arial"/>
          <w:w w:val="95"/>
        </w:rPr>
        <w:t>range:</w:t>
      </w:r>
      <w:r>
        <w:rPr>
          <w:rFonts w:cs="Arial" w:ascii="Arial" w:hAnsi="Arial"/>
          <w:spacing w:val="11"/>
        </w:rPr>
        <w:t xml:space="preserve"> </w:t>
      </w:r>
      <w:r>
        <w:rPr>
          <w:rFonts w:cs="Arial" w:ascii="Arial" w:hAnsi="Arial"/>
          <w:w w:val="95"/>
        </w:rPr>
        <w:t>0–3981),</w:t>
      </w:r>
      <w:r>
        <w:rPr>
          <w:rFonts w:cs="Arial" w:ascii="Arial" w:hAnsi="Arial"/>
          <w:spacing w:val="-11"/>
          <w:w w:val="95"/>
        </w:rPr>
        <w:t xml:space="preserve"> </w:t>
      </w:r>
      <w:r>
        <w:rPr>
          <w:rFonts w:cs="Arial" w:ascii="Arial" w:hAnsi="Arial"/>
          <w:w w:val="95"/>
        </w:rPr>
        <w:t>but</w:t>
      </w:r>
      <w:r>
        <w:rPr>
          <w:rFonts w:cs="Arial" w:ascii="Arial" w:hAnsi="Arial"/>
          <w:spacing w:val="-12"/>
          <w:w w:val="95"/>
        </w:rPr>
        <w:t xml:space="preserve"> </w:t>
      </w:r>
      <w:r>
        <w:rPr>
          <w:rFonts w:cs="Arial" w:ascii="Arial" w:hAnsi="Arial"/>
          <w:w w:val="95"/>
        </w:rPr>
        <w:t xml:space="preserve">honey bee visitation had no impact </w:t>
      </w:r>
      <w:del w:id="135" w:author="Hoover, Shelley" w:date="2022-09-12T09:11:00Z">
        <w:r>
          <w:rPr>
            <w:rFonts w:cs="Arial" w:ascii="Arial" w:hAnsi="Arial"/>
            <w:w w:val="95"/>
          </w:rPr>
          <w:delText>on this</w:delText>
        </w:r>
      </w:del>
      <w:r>
        <w:rPr>
          <w:rFonts w:cs="Arial" w:ascii="Arial" w:hAnsi="Arial"/>
          <w:w w:val="95"/>
        </w:rPr>
        <w:t xml:space="preserve"> (p=0.77</w:t>
      </w:r>
      <w:ins w:id="136" w:author="Hoover, Shelley" w:date="2022-09-12T09:11:00Z">
        <w:r>
          <w:rPr>
            <w:rFonts w:cs="Arial" w:ascii="Arial" w:hAnsi="Arial"/>
            <w:w w:val="95"/>
          </w:rPr>
          <w:t>).</w:t>
        </w:r>
      </w:ins>
      <w:del w:id="137" w:author="Hoover, Shelley" w:date="2022-09-12T09:11:00Z">
        <w:r>
          <w:rPr>
            <w:rFonts w:cs="Arial" w:ascii="Arial" w:hAnsi="Arial"/>
            <w:w w:val="95"/>
          </w:rPr>
          <w:delText xml:space="preserve">, Figure </w:delText>
        </w:r>
      </w:del>
      <w:hyperlink w:anchor="_bookmark2">
        <w:del w:id="138" w:author="Hoover, Shelley" w:date="2022-09-12T09:11:00Z">
          <w:r>
            <w:rPr>
              <w:rFonts w:cs="Arial" w:ascii="Arial" w:hAnsi="Arial"/>
              <w:w w:val="95"/>
            </w:rPr>
            <w:delText>3a).</w:delText>
          </w:r>
        </w:del>
      </w:hyperlink>
      <w:r>
        <w:rPr>
          <w:rFonts w:cs="Arial" w:ascii="Arial" w:hAnsi="Arial"/>
          <w:spacing w:val="40"/>
        </w:rPr>
        <w:t xml:space="preserve"> </w:t>
      </w:r>
      <w:r>
        <w:rPr>
          <w:rFonts w:cs="Arial" w:ascii="Arial" w:hAnsi="Arial"/>
          <w:w w:val="95"/>
        </w:rPr>
        <w:t>Pollen deposition declined weakly with</w:t>
      </w:r>
      <w:r>
        <w:rPr>
          <w:rFonts w:cs="Arial" w:ascii="Arial" w:hAnsi="Arial"/>
          <w:spacing w:val="18"/>
        </w:rPr>
        <w:t xml:space="preserve"> </w:t>
      </w:r>
      <w:r>
        <w:rPr>
          <w:rFonts w:cs="Arial" w:ascii="Arial" w:hAnsi="Arial"/>
          <w:w w:val="95"/>
        </w:rPr>
        <w:t>distance</w:t>
      </w:r>
      <w:r>
        <w:rPr>
          <w:rFonts w:cs="Arial" w:ascii="Arial" w:hAnsi="Arial"/>
          <w:spacing w:val="17"/>
        </w:rPr>
        <w:t xml:space="preserve"> </w:t>
      </w:r>
      <w:r>
        <w:rPr>
          <w:rFonts w:cs="Arial" w:ascii="Arial" w:hAnsi="Arial"/>
          <w:w w:val="95"/>
        </w:rPr>
        <w:t>from</w:t>
      </w:r>
      <w:r>
        <w:rPr>
          <w:rFonts w:cs="Arial" w:ascii="Arial" w:hAnsi="Arial"/>
          <w:spacing w:val="19"/>
        </w:rPr>
        <w:t xml:space="preserve"> </w:t>
      </w:r>
      <w:r>
        <w:rPr>
          <w:rFonts w:cs="Arial" w:ascii="Arial" w:hAnsi="Arial"/>
          <w:w w:val="95"/>
        </w:rPr>
        <w:t>the</w:t>
      </w:r>
      <w:r>
        <w:rPr>
          <w:rFonts w:cs="Arial" w:ascii="Arial" w:hAnsi="Arial"/>
          <w:spacing w:val="18"/>
        </w:rPr>
        <w:t xml:space="preserve"> </w:t>
      </w:r>
      <w:r>
        <w:rPr>
          <w:rFonts w:cs="Arial" w:ascii="Arial" w:hAnsi="Arial"/>
          <w:w w:val="95"/>
        </w:rPr>
        <w:t>edge</w:t>
      </w:r>
      <w:r>
        <w:rPr>
          <w:rFonts w:cs="Arial" w:ascii="Arial" w:hAnsi="Arial"/>
          <w:spacing w:val="18"/>
        </w:rPr>
        <w:t xml:space="preserve"> </w:t>
      </w:r>
      <w:r>
        <w:rPr>
          <w:rFonts w:cs="Arial" w:ascii="Arial" w:hAnsi="Arial"/>
          <w:w w:val="95"/>
        </w:rPr>
        <w:t>of</w:t>
      </w:r>
      <w:r>
        <w:rPr>
          <w:rFonts w:cs="Arial" w:ascii="Arial" w:hAnsi="Arial"/>
          <w:spacing w:val="17"/>
        </w:rPr>
        <w:t xml:space="preserve"> </w:t>
      </w:r>
      <w:r>
        <w:rPr>
          <w:rFonts w:cs="Arial" w:ascii="Arial" w:hAnsi="Arial"/>
          <w:w w:val="95"/>
        </w:rPr>
        <w:t>the</w:t>
      </w:r>
      <w:r>
        <w:rPr>
          <w:rFonts w:cs="Arial" w:ascii="Arial" w:hAnsi="Arial"/>
          <w:spacing w:val="19"/>
        </w:rPr>
        <w:t xml:space="preserve"> </w:t>
      </w:r>
      <w:r>
        <w:rPr>
          <w:rFonts w:cs="Arial" w:ascii="Arial" w:hAnsi="Arial"/>
          <w:w w:val="95"/>
        </w:rPr>
        <w:t>field</w:t>
      </w:r>
      <w:r>
        <w:rPr>
          <w:rFonts w:cs="Arial" w:ascii="Arial" w:hAnsi="Arial"/>
          <w:spacing w:val="18"/>
        </w:rPr>
        <w:t xml:space="preserve"> </w:t>
      </w:r>
      <w:r>
        <w:rPr>
          <w:rFonts w:cs="Arial" w:ascii="Arial" w:hAnsi="Arial"/>
          <w:w w:val="95"/>
        </w:rPr>
        <w:t>(p=0.09),</w:t>
      </w:r>
      <w:r>
        <w:rPr>
          <w:rFonts w:cs="Arial" w:ascii="Arial" w:hAnsi="Arial"/>
          <w:spacing w:val="20"/>
        </w:rPr>
        <w:t xml:space="preserve"> </w:t>
      </w:r>
      <w:r>
        <w:rPr>
          <w:rFonts w:cs="Arial" w:ascii="Arial" w:hAnsi="Arial"/>
          <w:w w:val="95"/>
        </w:rPr>
        <w:t>but</w:t>
      </w:r>
      <w:r>
        <w:rPr>
          <w:rFonts w:cs="Arial" w:ascii="Arial" w:hAnsi="Arial"/>
          <w:spacing w:val="18"/>
        </w:rPr>
        <w:t xml:space="preserve"> </w:t>
      </w:r>
      <w:r>
        <w:rPr>
          <w:rFonts w:cs="Arial" w:ascii="Arial" w:hAnsi="Arial"/>
          <w:w w:val="95"/>
        </w:rPr>
        <w:t>this</w:t>
      </w:r>
      <w:r>
        <w:rPr>
          <w:rFonts w:cs="Arial" w:ascii="Arial" w:hAnsi="Arial"/>
          <w:spacing w:val="19"/>
        </w:rPr>
        <w:t xml:space="preserve"> </w:t>
      </w:r>
      <w:r>
        <w:rPr>
          <w:rFonts w:cs="Arial" w:ascii="Arial" w:hAnsi="Arial"/>
          <w:w w:val="95"/>
        </w:rPr>
        <w:t>only</w:t>
      </w:r>
      <w:r>
        <w:rPr>
          <w:rFonts w:cs="Arial" w:ascii="Arial" w:hAnsi="Arial"/>
          <w:spacing w:val="17"/>
        </w:rPr>
        <w:t xml:space="preserve"> </w:t>
      </w:r>
      <w:r>
        <w:rPr>
          <w:rFonts w:cs="Arial" w:ascii="Arial" w:hAnsi="Arial"/>
          <w:w w:val="95"/>
        </w:rPr>
        <w:t>amounted</w:t>
      </w:r>
      <w:r>
        <w:rPr>
          <w:rFonts w:cs="Arial" w:ascii="Arial" w:hAnsi="Arial"/>
          <w:spacing w:val="19"/>
        </w:rPr>
        <w:t xml:space="preserve"> </w:t>
      </w:r>
      <w:r>
        <w:rPr>
          <w:rFonts w:cs="Arial" w:ascii="Arial" w:hAnsi="Arial"/>
          <w:w w:val="95"/>
        </w:rPr>
        <w:t>to</w:t>
      </w:r>
      <w:r>
        <w:rPr>
          <w:rFonts w:cs="Arial" w:ascii="Arial" w:hAnsi="Arial"/>
          <w:spacing w:val="18"/>
        </w:rPr>
        <w:t xml:space="preserve"> </w:t>
      </w:r>
      <w:r>
        <w:rPr>
          <w:rFonts w:cs="Arial" w:ascii="Arial" w:hAnsi="Arial"/>
          <w:w w:val="95"/>
        </w:rPr>
        <w:t>a</w:t>
      </w:r>
      <w:r>
        <w:rPr>
          <w:rFonts w:cs="Arial" w:ascii="Arial" w:hAnsi="Arial"/>
          <w:spacing w:val="18"/>
        </w:rPr>
        <w:t xml:space="preserve"> </w:t>
      </w:r>
      <w:r>
        <w:rPr>
          <w:rFonts w:cs="Arial" w:ascii="Arial" w:hAnsi="Arial"/>
          <w:w w:val="95"/>
        </w:rPr>
        <w:t>6%</w:t>
      </w:r>
      <w:r>
        <w:rPr>
          <w:rFonts w:cs="Arial" w:ascii="Arial" w:hAnsi="Arial"/>
          <w:spacing w:val="18"/>
        </w:rPr>
        <w:t xml:space="preserve"> </w:t>
      </w:r>
      <w:r>
        <w:rPr>
          <w:rFonts w:cs="Arial" w:ascii="Arial" w:hAnsi="Arial"/>
          <w:spacing w:val="-2"/>
          <w:w w:val="95"/>
        </w:rPr>
        <w:t>average</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lineRule="auto" w:line="420"/>
        <w:ind w:left="120" w:right="1055" w:hanging="0"/>
        <w:jc w:val="both"/>
        <w:rPr>
          <w:rFonts w:ascii="Arial" w:hAnsi="Arial" w:cs="Arial"/>
          <w:del w:id="141" w:author="Hoover, Shelley" w:date="2022-09-09T16:53:00Z"/>
        </w:rPr>
      </w:pPr>
      <w:del w:id="140" w:author="Hoover, Shelley" w:date="2022-09-09T16:53:00Z">
        <w:r>
          <w:rPr>
            <w:rFonts w:cs="Arial" w:ascii="Arial" w:hAnsi="Arial"/>
          </w:rPr>
        </w:r>
      </w:del>
    </w:p>
    <w:p>
      <w:pPr>
        <w:pStyle w:val="TextBody"/>
        <w:spacing w:lineRule="auto" w:line="420"/>
        <w:ind w:left="120" w:right="1055" w:hanging="0"/>
        <w:jc w:val="both"/>
        <w:rPr>
          <w:rFonts w:ascii="Arial" w:hAnsi="Arial" w:cs="Arial"/>
        </w:rPr>
      </w:pPr>
      <w:r>
        <w:rPr>
          <w:rFonts w:cs="Arial" w:ascii="Arial" w:hAnsi="Arial"/>
        </w:rPr>
      </w:r>
    </w:p>
    <w:p>
      <w:pPr>
        <w:pStyle w:val="TextBody"/>
        <w:spacing w:before="4" w:after="0"/>
        <w:rPr>
          <w:rFonts w:ascii="Arial" w:hAnsi="Arial" w:cs="Arial"/>
          <w:sz w:val="11"/>
        </w:rPr>
      </w:pPr>
      <w:r>
        <w:rPr>
          <w:rFonts w:cs="Arial" w:ascii="Arial" w:hAnsi="Arial"/>
          <w:sz w:val="11"/>
        </w:rPr>
      </w:r>
    </w:p>
    <w:p>
      <w:pPr>
        <w:pStyle w:val="TextBody"/>
        <w:ind w:left="621" w:hanging="0"/>
        <w:rPr>
          <w:rFonts w:ascii="Arial" w:hAnsi="Arial" w:cs="Arial"/>
          <w:sz w:val="20"/>
        </w:rPr>
      </w:pPr>
      <w:r>
        <w:rPr/>
        <w:drawing>
          <wp:inline distT="0" distB="0" distL="0" distR="0">
            <wp:extent cx="5223510" cy="6442710"/>
            <wp:effectExtent l="0" t="0" r="0" b="0"/>
            <wp:docPr id="5"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
                    <pic:cNvPicPr>
                      <a:picLocks noChangeAspect="1" noChangeArrowheads="1"/>
                    </pic:cNvPicPr>
                  </pic:nvPicPr>
                  <pic:blipFill>
                    <a:blip r:embed="rId4"/>
                    <a:stretch>
                      <a:fillRect/>
                    </a:stretch>
                  </pic:blipFill>
                  <pic:spPr bwMode="auto">
                    <a:xfrm>
                      <a:off x="0" y="0"/>
                      <a:ext cx="5223510" cy="6442710"/>
                    </a:xfrm>
                    <a:prstGeom prst="rect">
                      <a:avLst/>
                    </a:prstGeom>
                  </pic:spPr>
                </pic:pic>
              </a:graphicData>
            </a:graphic>
          </wp:inline>
        </w:drawing>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9" w:after="0"/>
        <w:rPr>
          <w:rFonts w:ascii="Arial" w:hAnsi="Arial" w:cs="Arial"/>
          <w:sz w:val="16"/>
        </w:rPr>
      </w:pPr>
      <w:r>
        <w:rPr>
          <w:rFonts w:cs="Arial" w:ascii="Arial" w:hAnsi="Arial"/>
          <w:sz w:val="16"/>
        </w:rPr>
      </w:r>
      <w:bookmarkStart w:id="1" w:name="_bookmark0"/>
      <w:bookmarkStart w:id="2" w:name="_bookmark0"/>
      <w:bookmarkEnd w:id="2"/>
    </w:p>
    <w:p>
      <w:pPr>
        <w:sectPr>
          <w:footerReference w:type="default" r:id="rId5"/>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59" w:after="0"/>
        <w:ind w:left="120" w:right="1056" w:hanging="0"/>
        <w:jc w:val="both"/>
        <w:rPr>
          <w:rFonts w:ascii="Arial" w:hAnsi="Arial" w:cs="Arial"/>
        </w:rPr>
      </w:pPr>
      <w:bookmarkStart w:id="3" w:name="_bookmark0"/>
      <w:bookmarkEnd w:id="3"/>
      <w:r>
        <w:rPr>
          <w:rFonts w:cs="Arial" w:ascii="Arial" w:hAnsi="Arial"/>
        </w:rPr>
        <w:t>Figure</w:t>
      </w:r>
      <w:r>
        <w:rPr>
          <w:rFonts w:cs="Arial" w:ascii="Arial" w:hAnsi="Arial"/>
          <w:spacing w:val="-15"/>
        </w:rPr>
        <w:t xml:space="preserve"> </w:t>
      </w:r>
      <w:r>
        <w:rPr>
          <w:rFonts w:cs="Arial" w:ascii="Arial" w:hAnsi="Arial"/>
        </w:rPr>
        <w:t>1:</w:t>
      </w:r>
      <w:r>
        <w:rPr>
          <w:rFonts w:cs="Arial" w:ascii="Arial" w:hAnsi="Arial"/>
          <w:spacing w:val="-13"/>
        </w:rPr>
        <w:t xml:space="preserve"> </w:t>
      </w:r>
      <w:r>
        <w:rPr>
          <w:rFonts w:cs="Arial" w:ascii="Arial" w:hAnsi="Arial"/>
        </w:rPr>
        <w:t>Results</w:t>
      </w:r>
      <w:r>
        <w:rPr>
          <w:rFonts w:cs="Arial" w:ascii="Arial" w:hAnsi="Arial"/>
          <w:spacing w:val="-15"/>
        </w:rPr>
        <w:t xml:space="preserve"> </w:t>
      </w:r>
      <w:r>
        <w:rPr>
          <w:rFonts w:cs="Arial" w:ascii="Arial" w:hAnsi="Arial"/>
        </w:rPr>
        <w:t>of</w:t>
      </w:r>
      <w:r>
        <w:rPr>
          <w:rFonts w:cs="Arial" w:ascii="Arial" w:hAnsi="Arial"/>
          <w:spacing w:val="-14"/>
        </w:rPr>
        <w:t xml:space="preserve"> </w:t>
      </w:r>
      <w:commentRangeStart w:id="19"/>
      <w:r>
        <w:rPr>
          <w:rFonts w:cs="Arial" w:ascii="Arial" w:hAnsi="Arial"/>
        </w:rPr>
        <w:t>path</w:t>
      </w:r>
      <w:r>
        <w:rPr>
          <w:rFonts w:cs="Arial" w:ascii="Arial" w:hAnsi="Arial"/>
        </w:rPr>
      </w:r>
      <w:commentRangeEnd w:id="19"/>
      <w:r>
        <w:commentReference w:id="19"/>
      </w:r>
      <w:r>
        <w:rPr>
          <w:rFonts w:cs="Arial" w:ascii="Arial" w:hAnsi="Arial"/>
          <w:spacing w:val="-15"/>
        </w:rPr>
        <w:t xml:space="preserve"> </w:t>
      </w:r>
      <w:r>
        <w:rPr>
          <w:rFonts w:cs="Arial" w:ascii="Arial" w:hAnsi="Arial"/>
        </w:rPr>
        <w:t>analysis</w:t>
      </w:r>
      <w:r>
        <w:rPr>
          <w:rFonts w:cs="Arial" w:ascii="Arial" w:hAnsi="Arial"/>
          <w:spacing w:val="-14"/>
        </w:rPr>
        <w:t xml:space="preserve"> </w:t>
      </w:r>
      <w:r>
        <w:rPr>
          <w:rFonts w:cs="Arial" w:ascii="Arial" w:hAnsi="Arial"/>
        </w:rPr>
        <w:t>in</w:t>
      </w:r>
      <w:r>
        <w:rPr>
          <w:rFonts w:cs="Arial" w:ascii="Arial" w:hAnsi="Arial"/>
          <w:spacing w:val="-15"/>
        </w:rPr>
        <w:t xml:space="preserve"> </w:t>
      </w:r>
      <w:r>
        <w:rPr>
          <w:rFonts w:cs="Arial" w:ascii="Arial" w:hAnsi="Arial"/>
        </w:rPr>
        <w:t>commodity</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seed</w:t>
      </w:r>
      <w:r>
        <w:rPr>
          <w:rFonts w:cs="Arial" w:ascii="Arial" w:hAnsi="Arial"/>
          <w:spacing w:val="-14"/>
        </w:rPr>
        <w:t xml:space="preserve"> </w:t>
      </w:r>
      <w:r>
        <w:rPr>
          <w:rFonts w:cs="Arial" w:ascii="Arial" w:hAnsi="Arial"/>
        </w:rPr>
        <w:t>fields.</w:t>
      </w:r>
      <w:r>
        <w:rPr>
          <w:rFonts w:cs="Arial" w:ascii="Arial" w:hAnsi="Arial"/>
          <w:spacing w:val="1"/>
        </w:rPr>
        <w:t xml:space="preserve"> </w:t>
      </w:r>
      <w:r>
        <w:rPr>
          <w:rFonts w:cs="Arial" w:ascii="Arial" w:hAnsi="Arial"/>
        </w:rPr>
        <w:t>The</w:t>
      </w:r>
      <w:r>
        <w:rPr>
          <w:rFonts w:cs="Arial" w:ascii="Arial" w:hAnsi="Arial"/>
          <w:spacing w:val="-15"/>
        </w:rPr>
        <w:t xml:space="preserve"> </w:t>
      </w:r>
      <w:r>
        <w:rPr>
          <w:rFonts w:cs="Arial" w:ascii="Arial" w:hAnsi="Arial"/>
        </w:rPr>
        <w:t>width</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each</w:t>
      </w:r>
      <w:r>
        <w:rPr>
          <w:rFonts w:cs="Arial" w:ascii="Arial" w:hAnsi="Arial"/>
          <w:spacing w:val="-14"/>
        </w:rPr>
        <w:t xml:space="preserve"> </w:t>
      </w:r>
      <w:r>
        <w:rPr>
          <w:rFonts w:cs="Arial" w:ascii="Arial" w:hAnsi="Arial"/>
        </w:rPr>
        <w:t>arrow</w:t>
      </w:r>
      <w:r>
        <w:rPr>
          <w:rFonts w:cs="Arial" w:ascii="Arial" w:hAnsi="Arial"/>
          <w:spacing w:val="-15"/>
        </w:rPr>
        <w:t xml:space="preserve"> </w:t>
      </w:r>
      <w:r>
        <w:rPr>
          <w:rFonts w:cs="Arial" w:ascii="Arial" w:hAnsi="Arial"/>
        </w:rPr>
        <w:t xml:space="preserve">is </w:t>
      </w:r>
      <w:r>
        <w:rPr>
          <w:rFonts w:cs="Arial" w:ascii="Arial" w:hAnsi="Arial"/>
          <w:w w:val="95"/>
        </w:rPr>
        <w:t>proportional to the effect size of each component path (number also displayed).</w:t>
      </w:r>
      <w:r>
        <w:rPr>
          <w:rFonts w:cs="Arial" w:ascii="Arial" w:hAnsi="Arial"/>
          <w:spacing w:val="25"/>
        </w:rPr>
        <w:t xml:space="preserve"> </w:t>
      </w:r>
      <w:r>
        <w:rPr>
          <w:rFonts w:cs="Arial" w:ascii="Arial" w:hAnsi="Arial"/>
          <w:w w:val="95"/>
        </w:rPr>
        <w:t xml:space="preserve">Transparent arrows show path coefficients whose 95% posterior intervals overlapped </w:t>
      </w:r>
      <w:commentRangeStart w:id="20"/>
      <w:r>
        <w:rPr>
          <w:rFonts w:cs="Arial" w:ascii="Arial" w:hAnsi="Arial"/>
          <w:w w:val="95"/>
        </w:rPr>
        <w:t>zero</w:t>
      </w:r>
      <w:r>
        <w:rPr>
          <w:rFonts w:cs="Arial" w:ascii="Arial" w:hAnsi="Arial"/>
          <w:w w:val="95"/>
        </w:rPr>
      </w:r>
      <w:commentRangeEnd w:id="20"/>
      <w:r>
        <w:commentReference w:id="20"/>
      </w:r>
      <w:r>
        <w:rPr>
          <w:rFonts w:cs="Arial" w:ascii="Arial" w:hAnsi="Arial"/>
          <w:w w:val="95"/>
        </w:rPr>
        <w:t>.</w:t>
      </w:r>
    </w:p>
    <w:p>
      <w:pPr>
        <w:pStyle w:val="TextBody"/>
        <w:ind w:left="164" w:hanging="0"/>
        <w:rPr>
          <w:rFonts w:ascii="Arial" w:hAnsi="Arial" w:cs="Arial"/>
          <w:sz w:val="20"/>
        </w:rPr>
      </w:pPr>
      <w:r>
        <w:rPr/>
        <w:drawing>
          <wp:inline distT="0" distB="0" distL="0" distR="0">
            <wp:extent cx="5771515" cy="1865630"/>
            <wp:effectExtent l="0" t="0" r="0" b="0"/>
            <wp:docPr id="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descr=""/>
                    <pic:cNvPicPr>
                      <a:picLocks noChangeAspect="1" noChangeArrowheads="1"/>
                    </pic:cNvPicPr>
                  </pic:nvPicPr>
                  <pic:blipFill>
                    <a:blip r:embed="rId6"/>
                    <a:stretch>
                      <a:fillRect/>
                    </a:stretch>
                  </pic:blipFill>
                  <pic:spPr bwMode="auto">
                    <a:xfrm>
                      <a:off x="0" y="0"/>
                      <a:ext cx="5771515" cy="1865630"/>
                    </a:xfrm>
                    <a:prstGeom prst="rect">
                      <a:avLst/>
                    </a:prstGeom>
                  </pic:spPr>
                </pic:pic>
              </a:graphicData>
            </a:graphic>
          </wp:inline>
        </w:drawing>
      </w:r>
    </w:p>
    <w:p>
      <w:pPr>
        <w:pStyle w:val="TextBody"/>
        <w:spacing w:before="5" w:after="0"/>
        <w:rPr>
          <w:rFonts w:ascii="Arial" w:hAnsi="Arial" w:cs="Arial"/>
          <w:sz w:val="21"/>
        </w:rPr>
      </w:pPr>
      <w:r>
        <w:rPr>
          <w:rFonts w:cs="Arial" w:ascii="Arial" w:hAnsi="Arial"/>
          <w:sz w:val="21"/>
        </w:rPr>
      </w:r>
    </w:p>
    <w:p>
      <w:pPr>
        <w:pStyle w:val="TextBody"/>
        <w:spacing w:lineRule="auto" w:line="252" w:before="60" w:after="0"/>
        <w:ind w:left="120" w:right="1057" w:hanging="0"/>
        <w:jc w:val="both"/>
        <w:rPr>
          <w:rFonts w:ascii="Arial" w:hAnsi="Arial" w:cs="Arial"/>
        </w:rPr>
      </w:pPr>
      <w:bookmarkStart w:id="4" w:name="_bookmark1"/>
      <w:bookmarkEnd w:id="4"/>
      <w:r>
        <w:rPr>
          <w:rFonts w:cs="Arial" w:ascii="Arial" w:hAnsi="Arial"/>
        </w:rPr>
        <w:t>Figure</w:t>
      </w:r>
      <w:r>
        <w:rPr>
          <w:rFonts w:cs="Arial" w:ascii="Arial" w:hAnsi="Arial"/>
          <w:spacing w:val="-15"/>
        </w:rPr>
        <w:t xml:space="preserve"> </w:t>
      </w:r>
      <w:r>
        <w:rPr>
          <w:rFonts w:cs="Arial" w:ascii="Arial" w:hAnsi="Arial"/>
        </w:rPr>
        <w:t>2:</w:t>
      </w:r>
      <w:r>
        <w:rPr>
          <w:rFonts w:cs="Arial" w:ascii="Arial" w:hAnsi="Arial"/>
          <w:spacing w:val="-14"/>
        </w:rPr>
        <w:t xml:space="preserve"> </w:t>
      </w:r>
      <w:r>
        <w:rPr>
          <w:rFonts w:cs="Arial" w:ascii="Arial" w:hAnsi="Arial"/>
        </w:rPr>
        <w:t>Effect</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distance</w:t>
      </w:r>
      <w:r>
        <w:rPr>
          <w:rFonts w:cs="Arial" w:ascii="Arial" w:hAnsi="Arial"/>
          <w:spacing w:val="-15"/>
        </w:rPr>
        <w:t xml:space="preserve"> </w:t>
      </w:r>
      <w:r>
        <w:rPr>
          <w:rFonts w:cs="Arial" w:ascii="Arial" w:hAnsi="Arial"/>
        </w:rPr>
        <w:t>from</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honey</w:t>
      </w:r>
      <w:r>
        <w:rPr>
          <w:rFonts w:cs="Arial" w:ascii="Arial" w:hAnsi="Arial"/>
          <w:spacing w:val="-14"/>
        </w:rPr>
        <w:t xml:space="preserve"> </w:t>
      </w:r>
      <w:r>
        <w:rPr>
          <w:rFonts w:cs="Arial" w:ascii="Arial" w:hAnsi="Arial"/>
        </w:rPr>
        <w:t>bee</w:t>
      </w:r>
      <w:r>
        <w:rPr>
          <w:rFonts w:cs="Arial" w:ascii="Arial" w:hAnsi="Arial"/>
          <w:spacing w:val="-15"/>
        </w:rPr>
        <w:t xml:space="preserve"> </w:t>
      </w:r>
      <w:r>
        <w:rPr>
          <w:rFonts w:cs="Arial" w:ascii="Arial" w:hAnsi="Arial"/>
        </w:rPr>
        <w:t>apiaries,</w:t>
      </w:r>
      <w:r>
        <w:rPr>
          <w:rFonts w:cs="Arial" w:ascii="Arial" w:hAnsi="Arial"/>
          <w:spacing w:val="-14"/>
        </w:rPr>
        <w:t xml:space="preserve"> </w:t>
      </w:r>
      <w:r>
        <w:rPr>
          <w:rFonts w:cs="Arial" w:ascii="Arial" w:hAnsi="Arial"/>
        </w:rPr>
        <w:t>b)</w:t>
      </w:r>
      <w:r>
        <w:rPr>
          <w:rFonts w:cs="Arial" w:ascii="Arial" w:hAnsi="Arial"/>
          <w:spacing w:val="-15"/>
        </w:rPr>
        <w:t xml:space="preserve"> </w:t>
      </w:r>
      <w:r>
        <w:rPr>
          <w:rFonts w:cs="Arial" w:ascii="Arial" w:hAnsi="Arial"/>
        </w:rPr>
        <w:t>leafcutter</w:t>
      </w:r>
      <w:r>
        <w:rPr>
          <w:rFonts w:cs="Arial" w:ascii="Arial" w:hAnsi="Arial"/>
          <w:spacing w:val="-14"/>
        </w:rPr>
        <w:t xml:space="preserve"> </w:t>
      </w:r>
      <w:r>
        <w:rPr>
          <w:rFonts w:cs="Arial" w:ascii="Arial" w:hAnsi="Arial"/>
        </w:rPr>
        <w:t>shelters,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c)</w:t>
      </w:r>
      <w:r>
        <w:rPr>
          <w:rFonts w:cs="Arial" w:ascii="Arial" w:hAnsi="Arial"/>
          <w:spacing w:val="-15"/>
        </w:rPr>
        <w:t xml:space="preserve"> </w:t>
      </w:r>
      <w:r>
        <w:rPr>
          <w:rFonts w:cs="Arial" w:ascii="Arial" w:hAnsi="Arial"/>
        </w:rPr>
        <w:t>female bay</w:t>
      </w:r>
      <w:r>
        <w:rPr>
          <w:rFonts w:cs="Arial" w:ascii="Arial" w:hAnsi="Arial"/>
          <w:spacing w:val="-12"/>
        </w:rPr>
        <w:t xml:space="preserve"> </w:t>
      </w:r>
      <w:r>
        <w:rPr>
          <w:rFonts w:cs="Arial" w:ascii="Arial" w:hAnsi="Arial"/>
        </w:rPr>
        <w:t>position</w:t>
      </w:r>
      <w:r>
        <w:rPr>
          <w:rFonts w:cs="Arial" w:ascii="Arial" w:hAnsi="Arial"/>
          <w:spacing w:val="-12"/>
        </w:rPr>
        <w:t xml:space="preserve"> </w:t>
      </w:r>
      <w:r>
        <w:rPr>
          <w:rFonts w:cs="Arial" w:ascii="Arial" w:hAnsi="Arial"/>
        </w:rPr>
        <w:t>on</w:t>
      </w:r>
      <w:r>
        <w:rPr>
          <w:rFonts w:cs="Arial" w:ascii="Arial" w:hAnsi="Arial"/>
          <w:spacing w:val="-12"/>
        </w:rPr>
        <w:t xml:space="preserve"> </w:t>
      </w:r>
      <w:r>
        <w:rPr>
          <w:rFonts w:cs="Arial" w:ascii="Arial" w:hAnsi="Arial"/>
        </w:rPr>
        <w:t>visitation</w:t>
      </w:r>
      <w:r>
        <w:rPr>
          <w:rFonts w:cs="Arial" w:ascii="Arial" w:hAnsi="Arial"/>
          <w:spacing w:val="-12"/>
        </w:rPr>
        <w:t xml:space="preserve"> </w:t>
      </w:r>
      <w:r>
        <w:rPr>
          <w:rFonts w:cs="Arial" w:ascii="Arial" w:hAnsi="Arial"/>
        </w:rPr>
        <w:t>rates.</w:t>
      </w:r>
      <w:r>
        <w:rPr>
          <w:rFonts w:cs="Arial" w:ascii="Arial" w:hAnsi="Arial"/>
          <w:spacing w:val="6"/>
        </w:rPr>
        <w:t xml:space="preserve"> </w:t>
      </w:r>
      <w:r>
        <w:rPr>
          <w:rFonts w:cs="Arial" w:ascii="Arial" w:hAnsi="Arial"/>
        </w:rPr>
        <w:t>Commodity</w:t>
      </w:r>
      <w:r>
        <w:rPr>
          <w:rFonts w:cs="Arial" w:ascii="Arial" w:hAnsi="Arial"/>
          <w:spacing w:val="-12"/>
        </w:rPr>
        <w:t xml:space="preserve"> </w:t>
      </w:r>
      <w:r>
        <w:rPr>
          <w:rFonts w:cs="Arial" w:ascii="Arial" w:hAnsi="Arial"/>
        </w:rPr>
        <w:t>fields</w:t>
      </w:r>
      <w:r>
        <w:rPr>
          <w:rFonts w:cs="Arial" w:ascii="Arial" w:hAnsi="Arial"/>
          <w:spacing w:val="-12"/>
        </w:rPr>
        <w:t xml:space="preserve"> </w:t>
      </w:r>
      <w:r>
        <w:rPr>
          <w:rFonts w:cs="Arial" w:ascii="Arial" w:hAnsi="Arial"/>
        </w:rPr>
        <w:t>are</w:t>
      </w:r>
      <w:r>
        <w:rPr>
          <w:rFonts w:cs="Arial" w:ascii="Arial" w:hAnsi="Arial"/>
          <w:spacing w:val="-12"/>
        </w:rPr>
        <w:t xml:space="preserve"> </w:t>
      </w:r>
      <w:r>
        <w:rPr>
          <w:rFonts w:cs="Arial" w:ascii="Arial" w:hAnsi="Arial"/>
        </w:rPr>
        <w:t>shown</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a</w:t>
      </w:r>
      <w:r>
        <w:rPr>
          <w:rFonts w:cs="Arial" w:ascii="Arial" w:hAnsi="Arial"/>
          <w:spacing w:val="-12"/>
        </w:rPr>
        <w:t xml:space="preserve"> </w:t>
      </w:r>
      <w:r>
        <w:rPr>
          <w:rFonts w:cs="Arial" w:ascii="Arial" w:hAnsi="Arial"/>
        </w:rPr>
        <w:t>stocking</w:t>
      </w:r>
      <w:r>
        <w:rPr>
          <w:rFonts w:cs="Arial" w:ascii="Arial" w:hAnsi="Arial"/>
          <w:spacing w:val="-12"/>
        </w:rPr>
        <w:t xml:space="preserve"> </w:t>
      </w:r>
      <w:r>
        <w:rPr>
          <w:rFonts w:cs="Arial" w:ascii="Arial" w:hAnsi="Arial"/>
        </w:rPr>
        <w:t>rate</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40</w:t>
      </w:r>
      <w:r>
        <w:rPr>
          <w:rFonts w:cs="Arial" w:ascii="Arial" w:hAnsi="Arial"/>
          <w:spacing w:val="-12"/>
        </w:rPr>
        <w:t xml:space="preserve"> </w:t>
      </w:r>
      <w:r>
        <w:rPr>
          <w:rFonts w:cs="Arial" w:ascii="Arial" w:hAnsi="Arial"/>
        </w:rPr>
        <w:t>hives (black</w:t>
      </w:r>
      <w:r>
        <w:rPr>
          <w:rFonts w:cs="Arial" w:ascii="Arial" w:hAnsi="Arial"/>
          <w:spacing w:val="-4"/>
        </w:rPr>
        <w:t xml:space="preserve"> </w:t>
      </w:r>
      <w:r>
        <w:rPr>
          <w:rFonts w:cs="Arial" w:ascii="Arial" w:hAnsi="Arial"/>
        </w:rPr>
        <w:t>line),</w:t>
      </w:r>
      <w:r>
        <w:rPr>
          <w:rFonts w:cs="Arial" w:ascii="Arial" w:hAnsi="Arial"/>
          <w:spacing w:val="-4"/>
        </w:rPr>
        <w:t xml:space="preserve"> </w:t>
      </w:r>
      <w:r>
        <w:rPr>
          <w:rFonts w:cs="Arial" w:ascii="Arial" w:hAnsi="Arial"/>
        </w:rPr>
        <w:t>while</w:t>
      </w:r>
      <w:r>
        <w:rPr>
          <w:rFonts w:cs="Arial" w:ascii="Arial" w:hAnsi="Arial"/>
          <w:spacing w:val="-4"/>
        </w:rPr>
        <w:t xml:space="preserve"> </w:t>
      </w:r>
      <w:r>
        <w:rPr>
          <w:rFonts w:cs="Arial" w:ascii="Arial" w:hAnsi="Arial"/>
        </w:rPr>
        <w:t>stocking</w:t>
      </w:r>
      <w:r>
        <w:rPr>
          <w:rFonts w:cs="Arial" w:ascii="Arial" w:hAnsi="Arial"/>
          <w:spacing w:val="-4"/>
        </w:rPr>
        <w:t xml:space="preserve"> </w:t>
      </w:r>
      <w:r>
        <w:rPr>
          <w:rFonts w:cs="Arial" w:ascii="Arial" w:hAnsi="Arial"/>
        </w:rPr>
        <w:t>rates</w:t>
      </w:r>
      <w:r>
        <w:rPr>
          <w:rFonts w:cs="Arial" w:ascii="Arial" w:hAnsi="Arial"/>
          <w:spacing w:val="-4"/>
        </w:rPr>
        <w:t xml:space="preserve"> </w:t>
      </w:r>
      <w:r>
        <w:rPr>
          <w:rFonts w:cs="Arial" w:ascii="Arial" w:hAnsi="Arial"/>
        </w:rPr>
        <w:t>are</w:t>
      </w:r>
      <w:r>
        <w:rPr>
          <w:rFonts w:cs="Arial" w:ascii="Arial" w:hAnsi="Arial"/>
          <w:spacing w:val="-4"/>
        </w:rPr>
        <w:t xml:space="preserve"> </w:t>
      </w:r>
      <w:r>
        <w:rPr>
          <w:rFonts w:cs="Arial" w:ascii="Arial" w:hAnsi="Arial"/>
        </w:rPr>
        <w:t>at</w:t>
      </w:r>
      <w:r>
        <w:rPr>
          <w:rFonts w:cs="Arial" w:ascii="Arial" w:hAnsi="Arial"/>
          <w:spacing w:val="-4"/>
        </w:rPr>
        <w:t xml:space="preserve"> </w:t>
      </w:r>
      <w:r>
        <w:rPr>
          <w:rFonts w:cs="Arial" w:ascii="Arial" w:hAnsi="Arial"/>
        </w:rPr>
        <w:t>160</w:t>
      </w:r>
      <w:r>
        <w:rPr>
          <w:rFonts w:cs="Arial" w:ascii="Arial" w:hAnsi="Arial"/>
          <w:spacing w:val="-4"/>
        </w:rPr>
        <w:t xml:space="preserve"> </w:t>
      </w:r>
      <w:r>
        <w:rPr>
          <w:rFonts w:cs="Arial" w:ascii="Arial" w:hAnsi="Arial"/>
        </w:rPr>
        <w:t>hives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fields</w:t>
      </w:r>
      <w:r>
        <w:rPr>
          <w:rFonts w:cs="Arial" w:ascii="Arial" w:hAnsi="Arial"/>
          <w:spacing w:val="-4"/>
        </w:rPr>
        <w:t xml:space="preserve"> </w:t>
      </w:r>
      <w:r>
        <w:rPr>
          <w:rFonts w:cs="Arial" w:ascii="Arial" w:hAnsi="Arial"/>
        </w:rPr>
        <w:t>(yellow</w:t>
      </w:r>
      <w:r>
        <w:rPr>
          <w:rFonts w:cs="Arial" w:ascii="Arial" w:hAnsi="Arial"/>
          <w:spacing w:val="-4"/>
        </w:rPr>
        <w:t xml:space="preserve"> </w:t>
      </w:r>
      <w:r>
        <w:rPr>
          <w:rFonts w:cs="Arial" w:ascii="Arial" w:hAnsi="Arial"/>
        </w:rPr>
        <w:t>line).</w:t>
      </w:r>
    </w:p>
    <w:p>
      <w:pPr>
        <w:pStyle w:val="TextBody"/>
        <w:spacing w:before="2" w:after="0"/>
        <w:rPr>
          <w:rFonts w:ascii="Arial" w:hAnsi="Arial" w:cs="Arial"/>
          <w:sz w:val="25"/>
        </w:rPr>
      </w:pPr>
      <w:r>
        <w:rPr>
          <w:rFonts w:cs="Arial" w:ascii="Arial" w:hAnsi="Arial"/>
          <w:sz w:val="25"/>
        </w:rPr>
        <w:drawing>
          <wp:anchor behindDoc="0" distT="0" distB="0" distL="0" distR="0" simplePos="0" locked="0" layoutInCell="0" allowOverlap="1" relativeHeight="95">
            <wp:simplePos x="0" y="0"/>
            <wp:positionH relativeFrom="page">
              <wp:posOffset>942340</wp:posOffset>
            </wp:positionH>
            <wp:positionV relativeFrom="paragraph">
              <wp:posOffset>197485</wp:posOffset>
            </wp:positionV>
            <wp:extent cx="5766435" cy="1866900"/>
            <wp:effectExtent l="0" t="0" r="0" b="0"/>
            <wp:wrapTopAndBottom/>
            <wp:docPr id="9"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descr=""/>
                    <pic:cNvPicPr>
                      <a:picLocks noChangeAspect="1" noChangeArrowheads="1"/>
                    </pic:cNvPicPr>
                  </pic:nvPicPr>
                  <pic:blipFill>
                    <a:blip r:embed="rId7"/>
                    <a:stretch>
                      <a:fillRect/>
                    </a:stretch>
                  </pic:blipFill>
                  <pic:spPr bwMode="auto">
                    <a:xfrm>
                      <a:off x="0" y="0"/>
                      <a:ext cx="5766435" cy="1866900"/>
                    </a:xfrm>
                    <a:prstGeom prst="rect">
                      <a:avLst/>
                    </a:prstGeom>
                  </pic:spPr>
                </pic:pic>
              </a:graphicData>
            </a:graphic>
          </wp:anchor>
        </w:drawing>
      </w:r>
    </w:p>
    <w:p>
      <w:pPr>
        <w:pStyle w:val="TextBody"/>
        <w:spacing w:before="11" w:after="0"/>
        <w:rPr>
          <w:rFonts w:ascii="Arial" w:hAnsi="Arial" w:cs="Arial"/>
          <w:sz w:val="26"/>
        </w:rPr>
      </w:pPr>
      <w:r>
        <w:rPr>
          <w:rFonts w:cs="Arial" w:ascii="Arial" w:hAnsi="Arial"/>
          <w:sz w:val="26"/>
        </w:rPr>
      </w:r>
    </w:p>
    <w:p>
      <w:pPr>
        <w:pStyle w:val="TextBody"/>
        <w:spacing w:lineRule="auto" w:line="252"/>
        <w:ind w:left="120" w:right="1058" w:hanging="0"/>
        <w:jc w:val="both"/>
        <w:rPr>
          <w:rFonts w:ascii="Arial" w:hAnsi="Arial" w:cs="Arial"/>
        </w:rPr>
      </w:pPr>
      <w:bookmarkStart w:id="5" w:name="_bookmark2"/>
      <w:bookmarkEnd w:id="5"/>
      <w:r>
        <w:rPr>
          <w:rFonts w:cs="Arial" w:ascii="Arial" w:hAnsi="Arial"/>
        </w:rPr>
        <w:t>Figure</w:t>
      </w:r>
      <w:r>
        <w:rPr>
          <w:rFonts w:cs="Arial" w:ascii="Arial" w:hAnsi="Arial"/>
          <w:spacing w:val="-7"/>
        </w:rPr>
        <w:t xml:space="preserve"> </w:t>
      </w:r>
      <w:r>
        <w:rPr>
          <w:rFonts w:cs="Arial" w:ascii="Arial" w:hAnsi="Arial"/>
        </w:rPr>
        <w:t>3:</w:t>
      </w:r>
      <w:r>
        <w:rPr>
          <w:rFonts w:cs="Arial" w:ascii="Arial" w:hAnsi="Arial"/>
          <w:spacing w:val="11"/>
        </w:rPr>
        <w:t xml:space="preserve"> </w:t>
      </w:r>
      <w:r>
        <w:rPr>
          <w:rFonts w:cs="Arial" w:ascii="Arial" w:hAnsi="Arial"/>
        </w:rPr>
        <w:t>Effect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visitation</w:t>
      </w:r>
      <w:r>
        <w:rPr>
          <w:rFonts w:cs="Arial" w:ascii="Arial" w:hAnsi="Arial"/>
          <w:spacing w:val="-7"/>
        </w:rPr>
        <w:t xml:space="preserve"> </w:t>
      </w:r>
      <w:r>
        <w:rPr>
          <w:rFonts w:cs="Arial" w:ascii="Arial" w:hAnsi="Arial"/>
        </w:rPr>
        <w:t>rate,</w:t>
      </w:r>
      <w:r>
        <w:rPr>
          <w:rFonts w:cs="Arial" w:ascii="Arial" w:hAnsi="Arial"/>
          <w:spacing w:val="-7"/>
        </w:rPr>
        <w:t xml:space="preserve"> </w:t>
      </w:r>
      <w:r>
        <w:rPr>
          <w:rFonts w:cs="Arial" w:ascii="Arial" w:hAnsi="Arial"/>
        </w:rPr>
        <w:t>b)</w:t>
      </w:r>
      <w:r>
        <w:rPr>
          <w:rFonts w:cs="Arial" w:ascii="Arial" w:hAnsi="Arial"/>
          <w:spacing w:val="-7"/>
        </w:rPr>
        <w:t xml:space="preserve"> </w:t>
      </w:r>
      <w:r>
        <w:rPr>
          <w:rFonts w:cs="Arial" w:ascii="Arial" w:hAnsi="Arial"/>
        </w:rPr>
        <w:t>distance</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apiary</w:t>
      </w:r>
      <w:r>
        <w:rPr>
          <w:rFonts w:cs="Arial" w:ascii="Arial" w:hAnsi="Arial"/>
          <w:spacing w:val="-7"/>
        </w:rPr>
        <w:t xml:space="preserve"> </w:t>
      </w:r>
      <w:r>
        <w:rPr>
          <w:rFonts w:cs="Arial" w:ascii="Arial" w:hAnsi="Arial"/>
        </w:rPr>
        <w:t>(HB)</w:t>
      </w:r>
      <w:r>
        <w:rPr>
          <w:rFonts w:cs="Arial" w:ascii="Arial" w:hAnsi="Arial"/>
          <w:spacing w:val="-7"/>
        </w:rPr>
        <w:t xml:space="preserve"> </w:t>
      </w:r>
      <w:r>
        <w:rPr>
          <w:rFonts w:cs="Arial" w:ascii="Arial" w:hAnsi="Arial"/>
        </w:rPr>
        <w:t>or</w:t>
      </w:r>
      <w:r>
        <w:rPr>
          <w:rFonts w:cs="Arial" w:ascii="Arial" w:hAnsi="Arial"/>
          <w:spacing w:val="-7"/>
        </w:rPr>
        <w:t xml:space="preserve"> </w:t>
      </w:r>
      <w:r>
        <w:rPr>
          <w:rFonts w:cs="Arial" w:ascii="Arial" w:hAnsi="Arial"/>
        </w:rPr>
        <w:t>shelter</w:t>
      </w:r>
      <w:r>
        <w:rPr>
          <w:rFonts w:cs="Arial" w:ascii="Arial" w:hAnsi="Arial"/>
          <w:spacing w:val="-7"/>
        </w:rPr>
        <w:t xml:space="preserve"> </w:t>
      </w:r>
      <w:r>
        <w:rPr>
          <w:rFonts w:cs="Arial" w:ascii="Arial" w:hAnsi="Arial"/>
        </w:rPr>
        <w:t>(LCB),</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c) female</w:t>
      </w:r>
      <w:r>
        <w:rPr>
          <w:rFonts w:cs="Arial" w:ascii="Arial" w:hAnsi="Arial"/>
          <w:spacing w:val="-1"/>
        </w:rPr>
        <w:t xml:space="preserve"> </w:t>
      </w:r>
      <w:r>
        <w:rPr>
          <w:rFonts w:cs="Arial" w:ascii="Arial" w:hAnsi="Arial"/>
        </w:rPr>
        <w:t>bay</w:t>
      </w:r>
      <w:r>
        <w:rPr>
          <w:rFonts w:cs="Arial" w:ascii="Arial" w:hAnsi="Arial"/>
          <w:spacing w:val="-1"/>
        </w:rPr>
        <w:t xml:space="preserve"> </w:t>
      </w:r>
      <w:r>
        <w:rPr>
          <w:rFonts w:cs="Arial" w:ascii="Arial" w:hAnsi="Arial"/>
        </w:rPr>
        <w:t>position</w:t>
      </w:r>
      <w:r>
        <w:rPr>
          <w:rFonts w:cs="Arial" w:ascii="Arial" w:hAnsi="Arial"/>
          <w:spacing w:val="-1"/>
        </w:rPr>
        <w:t xml:space="preserve"> </w:t>
      </w:r>
      <w:r>
        <w:rPr>
          <w:rFonts w:cs="Arial" w:ascii="Arial" w:hAnsi="Arial"/>
        </w:rPr>
        <w:t>on</w:t>
      </w:r>
      <w:r>
        <w:rPr>
          <w:rFonts w:cs="Arial" w:ascii="Arial" w:hAnsi="Arial"/>
          <w:spacing w:val="-1"/>
        </w:rPr>
        <w:t xml:space="preserve"> </w:t>
      </w:r>
      <w:r>
        <w:rPr>
          <w:rFonts w:cs="Arial" w:ascii="Arial" w:hAnsi="Arial"/>
        </w:rPr>
        <w:t>pollen</w:t>
      </w:r>
      <w:r>
        <w:rPr>
          <w:rFonts w:cs="Arial" w:ascii="Arial" w:hAnsi="Arial"/>
          <w:spacing w:val="-1"/>
        </w:rPr>
        <w:t xml:space="preserve"> </w:t>
      </w:r>
      <w:r>
        <w:rPr>
          <w:rFonts w:cs="Arial" w:ascii="Arial" w:hAnsi="Arial"/>
        </w:rPr>
        <w:t>deposition.</w:t>
      </w:r>
    </w:p>
    <w:p>
      <w:pPr>
        <w:pStyle w:val="TextBody"/>
        <w:rPr>
          <w:rFonts w:ascii="Arial" w:hAnsi="Arial" w:cs="Arial"/>
        </w:rPr>
      </w:pPr>
      <w:r>
        <w:rPr>
          <w:rFonts w:cs="Arial" w:ascii="Arial" w:hAnsi="Arial"/>
        </w:rPr>
      </w:r>
    </w:p>
    <w:p>
      <w:pPr>
        <w:sectPr>
          <w:footerReference w:type="default" r:id="rId8"/>
          <w:type w:val="nextPage"/>
          <w:pgSz w:w="12240" w:h="15840"/>
          <w:pgMar w:left="1320" w:right="380" w:gutter="0" w:header="0" w:top="1500" w:footer="822" w:bottom="1020"/>
          <w:pgNumType w:fmt="decimal"/>
          <w:formProt w:val="false"/>
          <w:textDirection w:val="lrTb"/>
          <w:docGrid w:type="default" w:linePitch="100" w:charSpace="4096"/>
        </w:sectPr>
        <w:pStyle w:val="TextBody"/>
        <w:spacing w:lineRule="auto" w:line="420" w:before="162" w:after="0"/>
        <w:ind w:left="120" w:right="1054" w:hanging="0"/>
        <w:jc w:val="both"/>
        <w:rPr>
          <w:rFonts w:ascii="Arial" w:hAnsi="Arial" w:cs="Arial"/>
        </w:rPr>
      </w:pPr>
      <w:r>
        <w:rPr>
          <w:rFonts w:cs="Arial" w:ascii="Arial" w:hAnsi="Arial"/>
          <w:w w:val="95"/>
        </w:rPr>
        <w:t>decrease (290 grains/stigma at the field edge vs.</w:t>
      </w:r>
      <w:r>
        <w:rPr>
          <w:rFonts w:cs="Arial" w:ascii="Arial" w:hAnsi="Arial"/>
        </w:rPr>
        <w:t xml:space="preserve"> </w:t>
      </w:r>
      <w:r>
        <w:rPr>
          <w:rFonts w:cs="Arial" w:ascii="Arial" w:hAnsi="Arial"/>
          <w:w w:val="95"/>
        </w:rPr>
        <w:t>240 at field centre</w:t>
      </w:r>
      <w:ins w:id="142" w:author="Hoover, Shelley" w:date="2022-09-12T09:12:00Z">
        <w:r>
          <w:rPr>
            <w:rFonts w:cs="Arial" w:ascii="Arial" w:hAnsi="Arial"/>
            <w:w w:val="95"/>
          </w:rPr>
          <w:t>, Figure 3b</w:t>
        </w:r>
      </w:ins>
      <w:r>
        <w:rPr>
          <w:rFonts w:cs="Arial" w:ascii="Arial" w:hAnsi="Arial"/>
          <w:w w:val="95"/>
        </w:rPr>
        <w:t>).</w:t>
      </w:r>
      <w:r>
        <w:rPr>
          <w:rFonts w:cs="Arial" w:ascii="Arial" w:hAnsi="Arial"/>
        </w:rPr>
        <w:t xml:space="preserve"> </w:t>
      </w:r>
      <w:r>
        <w:rPr>
          <w:rFonts w:cs="Arial" w:ascii="Arial" w:hAnsi="Arial"/>
          <w:w w:val="95"/>
        </w:rPr>
        <w:t>In seed canola, pollen deposition was much lower overall (mean:</w:t>
      </w:r>
      <w:r>
        <w:rPr>
          <w:rFonts w:cs="Arial" w:ascii="Arial" w:hAnsi="Arial"/>
        </w:rPr>
        <w:t xml:space="preserve"> </w:t>
      </w:r>
      <w:r>
        <w:rPr>
          <w:rFonts w:cs="Arial" w:ascii="Arial" w:hAnsi="Arial"/>
          <w:w w:val="95"/>
        </w:rPr>
        <w:t>22 grains per stigma, SD: 43, range:</w:t>
      </w:r>
      <w:r>
        <w:rPr>
          <w:rFonts w:cs="Arial" w:ascii="Arial" w:hAnsi="Arial"/>
        </w:rPr>
        <w:t xml:space="preserve"> </w:t>
      </w:r>
      <w:r>
        <w:rPr>
          <w:rFonts w:cs="Arial" w:ascii="Arial" w:hAnsi="Arial"/>
          <w:w w:val="95"/>
        </w:rPr>
        <w:t xml:space="preserve">0–578), and </w:t>
      </w:r>
      <w:r>
        <w:rPr>
          <w:rFonts w:cs="Arial" w:ascii="Arial" w:hAnsi="Arial"/>
        </w:rPr>
        <w:t>decreased</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26.3</w:t>
      </w:r>
      <w:r>
        <w:rPr>
          <w:rFonts w:cs="Arial" w:ascii="Arial" w:hAnsi="Arial"/>
          <w:spacing w:val="-8"/>
        </w:rPr>
        <w:t xml:space="preserve"> </w:t>
      </w:r>
      <w:r>
        <w:rPr>
          <w:rFonts w:cs="Arial" w:ascii="Arial" w:hAnsi="Arial"/>
        </w:rPr>
        <w:t>grains/stigma</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edge</w:t>
      </w:r>
      <w:r>
        <w:rPr>
          <w:rFonts w:cs="Arial" w:ascii="Arial" w:hAnsi="Arial"/>
          <w:spacing w:val="-8"/>
        </w:rPr>
        <w:t xml:space="preserve"> </w:t>
      </w:r>
      <w:r>
        <w:rPr>
          <w:rFonts w:cs="Arial" w:ascii="Arial" w:hAnsi="Arial"/>
        </w:rPr>
        <w:t>to</w:t>
      </w:r>
      <w:r>
        <w:rPr>
          <w:rFonts w:cs="Arial" w:ascii="Arial" w:hAnsi="Arial"/>
          <w:spacing w:val="-8"/>
        </w:rPr>
        <w:t xml:space="preserve"> </w:t>
      </w:r>
      <w:r>
        <w:rPr>
          <w:rFonts w:cs="Arial" w:ascii="Arial" w:hAnsi="Arial"/>
        </w:rPr>
        <w:t>11.5</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centre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w:t>
      </w:r>
      <w:del w:id="143" w:author="Hoover, Shelley" w:date="2022-09-12T09:12:00Z">
        <w:r>
          <w:rPr>
            <w:rFonts w:cs="Arial" w:ascii="Arial" w:hAnsi="Arial"/>
            <w:spacing w:val="-8"/>
          </w:rPr>
          <w:delText xml:space="preserve"> </w:delText>
        </w:r>
      </w:del>
      <w:del w:id="144" w:author="Hoover, Shelley" w:date="2022-09-12T09:12:00Z">
        <w:r>
          <w:rPr>
            <w:rFonts w:cs="Arial" w:ascii="Arial" w:hAnsi="Arial"/>
          </w:rPr>
          <w:delText>(Figure</w:delText>
        </w:r>
      </w:del>
      <w:del w:id="145" w:author="Hoover, Shelley" w:date="2022-09-12T09:12:00Z">
        <w:r>
          <w:rPr>
            <w:rFonts w:cs="Arial" w:ascii="Arial" w:hAnsi="Arial"/>
            <w:spacing w:val="-8"/>
          </w:rPr>
          <w:delText xml:space="preserve"> </w:delText>
        </w:r>
      </w:del>
      <w:hyperlink w:anchor="_bookmark2">
        <w:del w:id="146" w:author="Hoover, Shelley" w:date="2022-09-12T09:12:00Z">
          <w:r>
            <w:rPr>
              <w:rFonts w:cs="Arial" w:ascii="Arial" w:hAnsi="Arial"/>
            </w:rPr>
            <w:delText>3b)</w:delText>
          </w:r>
        </w:del>
      </w:hyperlink>
      <w:ins w:id="147" w:author="Hoover, Shelley" w:date="2022-09-09T16:05:00Z">
        <w:r>
          <w:rPr>
            <w:rFonts w:cs="Arial" w:ascii="Arial" w:hAnsi="Arial"/>
          </w:rPr>
          <w:t>,</w:t>
        </w:r>
      </w:ins>
      <w:r>
        <w:rPr>
          <w:rFonts w:cs="Arial" w:ascii="Arial" w:hAnsi="Arial"/>
        </w:rPr>
        <w:t xml:space="preserve"> </w:t>
      </w:r>
      <w:r>
        <w:rPr>
          <w:rFonts w:cs="Arial" w:ascii="Arial" w:hAnsi="Arial"/>
          <w:w w:val="95"/>
        </w:rPr>
        <w:t xml:space="preserve">independent of </w:t>
      </w:r>
      <w:ins w:id="148" w:author="Hoover, Shelley" w:date="2022-09-09T16:05:00Z">
        <w:r>
          <w:rPr>
            <w:rFonts w:cs="Arial" w:ascii="Arial" w:hAnsi="Arial"/>
            <w:w w:val="95"/>
          </w:rPr>
          <w:t xml:space="preserve">bee </w:t>
        </w:r>
      </w:ins>
      <w:r>
        <w:rPr>
          <w:rFonts w:cs="Arial" w:ascii="Arial" w:hAnsi="Arial"/>
          <w:w w:val="95"/>
        </w:rPr>
        <w:t>visitation.</w:t>
      </w:r>
      <w:r>
        <w:rPr>
          <w:rFonts w:cs="Arial" w:ascii="Arial" w:hAnsi="Arial"/>
          <w:spacing w:val="37"/>
        </w:rPr>
        <w:t xml:space="preserve"> </w:t>
      </w:r>
      <w:r>
        <w:rPr>
          <w:rFonts w:cs="Arial" w:ascii="Arial" w:hAnsi="Arial"/>
          <w:w w:val="95"/>
        </w:rPr>
        <w:t xml:space="preserve">LCB visitation increased pollen deposition from 13 grains/stigma </w:t>
      </w:r>
      <w:r>
        <w:rPr>
          <w:rFonts w:cs="Arial" w:ascii="Arial" w:hAnsi="Arial"/>
        </w:rPr>
        <w:t xml:space="preserve">at 0 visits/hr to 25 pollen grains at 100 visits/hr (Figure </w:t>
      </w:r>
      <w:hyperlink w:anchor="_bookmark2">
        <w:r>
          <w:rPr>
            <w:rFonts w:cs="Arial" w:ascii="Arial" w:hAnsi="Arial"/>
          </w:rPr>
          <w:t>3a</w:t>
        </w:r>
      </w:hyperlink>
      <w:r>
        <w:rPr>
          <w:rFonts w:cs="Arial" w:ascii="Arial" w:hAnsi="Arial"/>
        </w:rPr>
        <w:t>), but there was no effect of honey</w:t>
      </w:r>
      <w:r>
        <w:rPr>
          <w:rFonts w:cs="Arial" w:ascii="Arial" w:hAnsi="Arial"/>
          <w:spacing w:val="-13"/>
        </w:rPr>
        <w:t xml:space="preserve"> </w:t>
      </w:r>
      <w:r>
        <w:rPr>
          <w:rFonts w:cs="Arial" w:ascii="Arial" w:hAnsi="Arial"/>
        </w:rPr>
        <w:t>bee</w:t>
      </w:r>
      <w:r>
        <w:rPr>
          <w:rFonts w:cs="Arial" w:ascii="Arial" w:hAnsi="Arial"/>
          <w:spacing w:val="-13"/>
        </w:rPr>
        <w:t xml:space="preserve"> </w:t>
      </w:r>
      <w:r>
        <w:rPr>
          <w:rFonts w:cs="Arial" w:ascii="Arial" w:hAnsi="Arial"/>
        </w:rPr>
        <w:t>visitation</w:t>
      </w:r>
      <w:r>
        <w:rPr>
          <w:rFonts w:cs="Arial" w:ascii="Arial" w:hAnsi="Arial"/>
          <w:spacing w:val="-13"/>
        </w:rPr>
        <w:t xml:space="preserve"> </w:t>
      </w:r>
      <w:r>
        <w:rPr>
          <w:rFonts w:cs="Arial" w:ascii="Arial" w:hAnsi="Arial"/>
        </w:rPr>
        <w:t>(p=0.20),</w:t>
      </w:r>
      <w:r>
        <w:rPr>
          <w:rFonts w:cs="Arial" w:ascii="Arial" w:hAnsi="Arial"/>
          <w:spacing w:val="-12"/>
        </w:rPr>
        <w:t xml:space="preserve"> </w:t>
      </w:r>
      <w:r>
        <w:rPr>
          <w:rFonts w:cs="Arial" w:ascii="Arial" w:hAnsi="Arial"/>
        </w:rPr>
        <w:t>implying</w:t>
      </w:r>
      <w:r>
        <w:rPr>
          <w:rFonts w:cs="Arial" w:ascii="Arial" w:hAnsi="Arial"/>
          <w:spacing w:val="-13"/>
        </w:rPr>
        <w:t xml:space="preserve"> </w:t>
      </w:r>
      <w:r>
        <w:rPr>
          <w:rFonts w:cs="Arial" w:ascii="Arial" w:hAnsi="Arial"/>
        </w:rPr>
        <w:t>that</w:t>
      </w:r>
      <w:r>
        <w:rPr>
          <w:rFonts w:cs="Arial" w:ascii="Arial" w:hAnsi="Arial"/>
          <w:spacing w:val="-13"/>
        </w:rPr>
        <w:t xml:space="preserve"> </w:t>
      </w:r>
      <w:r>
        <w:rPr>
          <w:rFonts w:cs="Arial" w:ascii="Arial" w:hAnsi="Arial"/>
        </w:rPr>
        <w:t>most</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pollen</w:t>
      </w:r>
      <w:r>
        <w:rPr>
          <w:rFonts w:cs="Arial" w:ascii="Arial" w:hAnsi="Arial"/>
          <w:spacing w:val="-13"/>
        </w:rPr>
        <w:t xml:space="preserve"> </w:t>
      </w:r>
      <w:r>
        <w:rPr>
          <w:rFonts w:cs="Arial" w:ascii="Arial" w:hAnsi="Arial"/>
        </w:rPr>
        <w:t>deposition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seed</w:t>
      </w:r>
      <w:r>
        <w:rPr>
          <w:rFonts w:cs="Arial" w:ascii="Arial" w:hAnsi="Arial"/>
          <w:spacing w:val="-13"/>
        </w:rPr>
        <w:t xml:space="preserve"> </w:t>
      </w:r>
      <w:r>
        <w:rPr>
          <w:rFonts w:cs="Arial" w:ascii="Arial" w:hAnsi="Arial"/>
        </w:rPr>
        <w:t>fields</w:t>
      </w:r>
      <w:r>
        <w:rPr>
          <w:rFonts w:cs="Arial" w:ascii="Arial" w:hAnsi="Arial"/>
          <w:spacing w:val="-13"/>
        </w:rPr>
        <w:t xml:space="preserve"> </w:t>
      </w:r>
      <w:r>
        <w:rPr>
          <w:rFonts w:cs="Arial" w:ascii="Arial" w:hAnsi="Arial"/>
        </w:rPr>
        <w:t>is the</w:t>
      </w:r>
      <w:r>
        <w:rPr>
          <w:rFonts w:cs="Arial" w:ascii="Arial" w:hAnsi="Arial"/>
          <w:spacing w:val="-12"/>
        </w:rPr>
        <w:t xml:space="preserve"> </w:t>
      </w:r>
      <w:r>
        <w:rPr>
          <w:rFonts w:cs="Arial" w:ascii="Arial" w:hAnsi="Arial"/>
        </w:rPr>
        <w:t>result</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LCB</w:t>
      </w:r>
      <w:r>
        <w:rPr>
          <w:rFonts w:cs="Arial" w:ascii="Arial" w:hAnsi="Arial"/>
          <w:spacing w:val="-12"/>
        </w:rPr>
        <w:t xml:space="preserve"> </w:t>
      </w:r>
      <w:r>
        <w:rPr>
          <w:rFonts w:cs="Arial" w:ascii="Arial" w:hAnsi="Arial"/>
        </w:rPr>
        <w:t>visitation. Pollen</w:t>
      </w:r>
      <w:r>
        <w:rPr>
          <w:rFonts w:cs="Arial" w:ascii="Arial" w:hAnsi="Arial"/>
          <w:spacing w:val="-12"/>
        </w:rPr>
        <w:t xml:space="preserve"> </w:t>
      </w:r>
      <w:r>
        <w:rPr>
          <w:rFonts w:cs="Arial" w:ascii="Arial" w:hAnsi="Arial"/>
        </w:rPr>
        <w:t>deposition</w:t>
      </w:r>
      <w:r>
        <w:rPr>
          <w:rFonts w:cs="Arial" w:ascii="Arial" w:hAnsi="Arial"/>
          <w:spacing w:val="-12"/>
        </w:rPr>
        <w:t xml:space="preserve"> </w:t>
      </w:r>
      <w:r>
        <w:rPr>
          <w:rFonts w:cs="Arial" w:ascii="Arial" w:hAnsi="Arial"/>
        </w:rPr>
        <w:t>also</w:t>
      </w:r>
      <w:r>
        <w:rPr>
          <w:rFonts w:cs="Arial" w:ascii="Arial" w:hAnsi="Arial"/>
          <w:spacing w:val="-12"/>
        </w:rPr>
        <w:t xml:space="preserve"> </w:t>
      </w:r>
      <w:r>
        <w:rPr>
          <w:rFonts w:cs="Arial" w:ascii="Arial" w:hAnsi="Arial"/>
        </w:rPr>
        <w:t>decreased</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15</w:t>
      </w:r>
      <w:r>
        <w:rPr>
          <w:rFonts w:cs="Arial" w:ascii="Arial" w:hAnsi="Arial"/>
          <w:spacing w:val="-12"/>
        </w:rPr>
        <w:t xml:space="preserve"> </w:t>
      </w:r>
      <w:r>
        <w:rPr>
          <w:rFonts w:cs="Arial" w:ascii="Arial" w:hAnsi="Arial"/>
        </w:rPr>
        <w:t>grains/stigma</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the edge of the female bay to 9 at the centre of the bay independent of visitation, suggesting that</w:t>
      </w:r>
      <w:r>
        <w:rPr>
          <w:rFonts w:cs="Arial" w:ascii="Arial" w:hAnsi="Arial"/>
          <w:spacing w:val="-1"/>
        </w:rPr>
        <w:t xml:space="preserve"> </w:t>
      </w:r>
      <w:r>
        <w:rPr>
          <w:rFonts w:cs="Arial" w:ascii="Arial" w:hAnsi="Arial"/>
        </w:rPr>
        <w:t>pollen</w:t>
      </w:r>
      <w:r>
        <w:rPr>
          <w:rFonts w:cs="Arial" w:ascii="Arial" w:hAnsi="Arial"/>
          <w:spacing w:val="-1"/>
        </w:rPr>
        <w:t xml:space="preserve"> </w:t>
      </w:r>
      <w:r>
        <w:rPr>
          <w:rFonts w:cs="Arial" w:ascii="Arial" w:hAnsi="Arial"/>
        </w:rPr>
        <w:t>may</w:t>
      </w:r>
      <w:r>
        <w:rPr>
          <w:rFonts w:cs="Arial" w:ascii="Arial" w:hAnsi="Arial"/>
          <w:spacing w:val="-1"/>
        </w:rPr>
        <w:t xml:space="preserve"> </w:t>
      </w:r>
      <w:r>
        <w:rPr>
          <w:rFonts w:cs="Arial" w:ascii="Arial" w:hAnsi="Arial"/>
        </w:rPr>
        <w:t>be</w:t>
      </w:r>
      <w:r>
        <w:rPr>
          <w:rFonts w:cs="Arial" w:ascii="Arial" w:hAnsi="Arial"/>
          <w:spacing w:val="-1"/>
        </w:rPr>
        <w:t xml:space="preserve"> </w:t>
      </w:r>
      <w:commentRangeStart w:id="21"/>
      <w:r>
        <w:rPr>
          <w:rFonts w:cs="Arial" w:ascii="Arial" w:hAnsi="Arial"/>
        </w:rPr>
        <w:t>lost</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bees</w:t>
      </w:r>
      <w:r>
        <w:rPr>
          <w:rFonts w:cs="Arial" w:ascii="Arial" w:hAnsi="Arial"/>
          <w:spacing w:val="-1"/>
        </w:rPr>
        <w:t xml:space="preserve"> </w:t>
      </w:r>
      <w:r>
        <w:rPr>
          <w:rFonts w:cs="Arial" w:ascii="Arial" w:hAnsi="Arial"/>
        </w:rPr>
        <w:t>crossing</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male</w:t>
      </w:r>
      <w:r>
        <w:rPr>
          <w:rFonts w:cs="Arial" w:ascii="Arial" w:hAnsi="Arial"/>
          <w:spacing w:val="-1"/>
        </w:rPr>
        <w:t xml:space="preserve"> </w:t>
      </w:r>
      <w:r>
        <w:rPr>
          <w:rFonts w:cs="Arial" w:ascii="Arial" w:hAnsi="Arial"/>
        </w:rPr>
        <w:t>bays</w:t>
      </w:r>
      <w:ins w:id="149" w:author="Hoover, Shelley" w:date="2022-09-12T09:12:00Z">
        <w:r>
          <w:rPr>
            <w:rFonts w:cs="Arial" w:ascii="Arial" w:hAnsi="Arial"/>
          </w:rPr>
          <w:t xml:space="preserve"> (Figure 3c)</w:t>
        </w:r>
      </w:ins>
      <w:r>
        <w:rPr>
          <w:rFonts w:cs="Arial" w:ascii="Arial" w:hAnsi="Arial"/>
        </w:rPr>
        <w:t>.</w:t>
      </w:r>
      <w:commentRangeEnd w:id="21"/>
      <w:r>
        <w:commentReference w:id="21"/>
      </w:r>
      <w:r>
        <w:rPr>
          <w:rFonts w:cs="Arial" w:ascii="Arial" w:hAnsi="Arial"/>
        </w:rPr>
      </w:r>
    </w:p>
    <w:p>
      <w:pPr>
        <w:pStyle w:val="TextBody"/>
        <w:ind w:left="191" w:hanging="0"/>
        <w:rPr>
          <w:rFonts w:ascii="Arial" w:hAnsi="Arial" w:cs="Arial"/>
          <w:sz w:val="20"/>
        </w:rPr>
      </w:pPr>
      <w:r>
        <w:rPr/>
        <w:drawing>
          <wp:inline distT="0" distB="0" distL="0" distR="0">
            <wp:extent cx="5955030" cy="3512820"/>
            <wp:effectExtent l="0" t="0" r="0" b="0"/>
            <wp:docPr id="12"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descr=""/>
                    <pic:cNvPicPr>
                      <a:picLocks noChangeAspect="1" noChangeArrowheads="1"/>
                    </pic:cNvPicPr>
                  </pic:nvPicPr>
                  <pic:blipFill>
                    <a:blip r:embed="rId9"/>
                    <a:stretch>
                      <a:fillRect/>
                    </a:stretch>
                  </pic:blipFill>
                  <pic:spPr bwMode="auto">
                    <a:xfrm>
                      <a:off x="0" y="0"/>
                      <a:ext cx="5955030" cy="3512820"/>
                    </a:xfrm>
                    <a:prstGeom prst="rect">
                      <a:avLst/>
                    </a:prstGeom>
                  </pic:spPr>
                </pic:pic>
              </a:graphicData>
            </a:graphic>
          </wp:inline>
        </w:drawing>
      </w:r>
    </w:p>
    <w:p>
      <w:pPr>
        <w:pStyle w:val="TextBody"/>
        <w:spacing w:before="9" w:after="0"/>
        <w:rPr>
          <w:rFonts w:ascii="Arial" w:hAnsi="Arial" w:cs="Arial"/>
          <w:sz w:val="12"/>
        </w:rPr>
      </w:pPr>
      <w:r>
        <w:rPr>
          <w:rFonts w:cs="Arial" w:ascii="Arial" w:hAnsi="Arial"/>
          <w:sz w:val="12"/>
        </w:rPr>
      </w:r>
    </w:p>
    <w:p>
      <w:pPr>
        <w:pStyle w:val="TextBody"/>
        <w:spacing w:lineRule="auto" w:line="252" w:before="60" w:after="0"/>
        <w:ind w:left="120" w:right="1058" w:hanging="0"/>
        <w:jc w:val="both"/>
        <w:rPr>
          <w:rFonts w:ascii="Arial" w:hAnsi="Arial" w:cs="Arial"/>
        </w:rPr>
      </w:pPr>
      <w:bookmarkStart w:id="6" w:name="_bookmark3"/>
      <w:bookmarkEnd w:id="6"/>
      <w:r>
        <w:rPr>
          <w:rFonts w:cs="Arial" w:ascii="Arial" w:hAnsi="Arial"/>
          <w:w w:val="95"/>
        </w:rPr>
        <w:t>Figure</w:t>
      </w:r>
      <w:r>
        <w:rPr>
          <w:rFonts w:cs="Arial" w:ascii="Arial" w:hAnsi="Arial"/>
          <w:spacing w:val="-5"/>
          <w:w w:val="95"/>
        </w:rPr>
        <w:t xml:space="preserve"> </w:t>
      </w:r>
      <w:r>
        <w:rPr>
          <w:rFonts w:cs="Arial" w:ascii="Arial" w:hAnsi="Arial"/>
          <w:w w:val="95"/>
        </w:rPr>
        <w:t>4:</w:t>
      </w:r>
      <w:r>
        <w:rPr>
          <w:rFonts w:cs="Arial" w:ascii="Arial" w:hAnsi="Arial"/>
          <w:spacing w:val="23"/>
        </w:rPr>
        <w:t xml:space="preserve"> </w:t>
      </w:r>
      <w:r>
        <w:rPr>
          <w:rFonts w:cs="Arial" w:ascii="Arial" w:hAnsi="Arial"/>
          <w:w w:val="95"/>
        </w:rPr>
        <w:t>Effect</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pollen</w:t>
      </w:r>
      <w:r>
        <w:rPr>
          <w:rFonts w:cs="Arial" w:ascii="Arial" w:hAnsi="Arial"/>
          <w:spacing w:val="-5"/>
          <w:w w:val="95"/>
        </w:rPr>
        <w:t xml:space="preserve"> </w:t>
      </w:r>
      <w:r>
        <w:rPr>
          <w:rFonts w:cs="Arial" w:ascii="Arial" w:hAnsi="Arial"/>
          <w:w w:val="95"/>
        </w:rPr>
        <w:t>deposition</w:t>
      </w:r>
      <w:r>
        <w:rPr>
          <w:rFonts w:cs="Arial" w:ascii="Arial" w:hAnsi="Arial"/>
          <w:spacing w:val="-5"/>
          <w:w w:val="95"/>
        </w:rPr>
        <w:t xml:space="preserve"> </w:t>
      </w:r>
      <w:r>
        <w:rPr>
          <w:rFonts w:cs="Arial" w:ascii="Arial" w:hAnsi="Arial"/>
          <w:w w:val="95"/>
        </w:rPr>
        <w:t>(top</w:t>
      </w:r>
      <w:r>
        <w:rPr>
          <w:rFonts w:cs="Arial" w:ascii="Arial" w:hAnsi="Arial"/>
          <w:spacing w:val="-5"/>
          <w:w w:val="95"/>
        </w:rPr>
        <w:t xml:space="preserve"> </w:t>
      </w:r>
      <w:r>
        <w:rPr>
          <w:rFonts w:cs="Arial" w:ascii="Arial" w:hAnsi="Arial"/>
          <w:w w:val="95"/>
        </w:rPr>
        <w:t>row)</w:t>
      </w:r>
      <w:r>
        <w:rPr>
          <w:rFonts w:cs="Arial" w:ascii="Arial" w:hAnsi="Arial"/>
          <w:spacing w:val="-5"/>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plant</w:t>
      </w:r>
      <w:r>
        <w:rPr>
          <w:rFonts w:cs="Arial" w:ascii="Arial" w:hAnsi="Arial"/>
          <w:spacing w:val="-5"/>
          <w:w w:val="95"/>
        </w:rPr>
        <w:t xml:space="preserve"> </w:t>
      </w:r>
      <w:r>
        <w:rPr>
          <w:rFonts w:cs="Arial" w:ascii="Arial" w:hAnsi="Arial"/>
          <w:w w:val="95"/>
        </w:rPr>
        <w:t>size</w:t>
      </w:r>
      <w:r>
        <w:rPr>
          <w:rFonts w:cs="Arial" w:ascii="Arial" w:hAnsi="Arial"/>
          <w:spacing w:val="-5"/>
          <w:w w:val="95"/>
        </w:rPr>
        <w:t xml:space="preserve"> </w:t>
      </w:r>
      <w:r>
        <w:rPr>
          <w:rFonts w:cs="Arial" w:ascii="Arial" w:hAnsi="Arial"/>
          <w:w w:val="95"/>
        </w:rPr>
        <w:t>(bottom</w:t>
      </w:r>
      <w:r>
        <w:rPr>
          <w:rFonts w:cs="Arial" w:ascii="Arial" w:hAnsi="Arial"/>
          <w:spacing w:val="-5"/>
          <w:w w:val="95"/>
        </w:rPr>
        <w:t xml:space="preserve"> </w:t>
      </w:r>
      <w:r>
        <w:rPr>
          <w:rFonts w:cs="Arial" w:ascii="Arial" w:hAnsi="Arial"/>
          <w:w w:val="95"/>
        </w:rPr>
        <w:t>row)</w:t>
      </w:r>
      <w:r>
        <w:rPr>
          <w:rFonts w:cs="Arial" w:ascii="Arial" w:hAnsi="Arial"/>
          <w:spacing w:val="-5"/>
          <w:w w:val="95"/>
        </w:rPr>
        <w:t xml:space="preserve"> </w:t>
      </w:r>
      <w:r>
        <w:rPr>
          <w:rFonts w:cs="Arial" w:ascii="Arial" w:hAnsi="Arial"/>
          <w:w w:val="95"/>
        </w:rPr>
        <w:t>on</w:t>
      </w:r>
      <w:r>
        <w:rPr>
          <w:rFonts w:cs="Arial" w:ascii="Arial" w:hAnsi="Arial"/>
          <w:spacing w:val="-5"/>
          <w:w w:val="95"/>
        </w:rPr>
        <w:t xml:space="preserve"> </w:t>
      </w:r>
      <w:r>
        <w:rPr>
          <w:rFonts w:cs="Arial" w:ascii="Arial" w:hAnsi="Arial"/>
          <w:w w:val="95"/>
        </w:rPr>
        <w:t>flower</w:t>
      </w:r>
      <w:r>
        <w:rPr>
          <w:rFonts w:cs="Arial" w:ascii="Arial" w:hAnsi="Arial"/>
          <w:spacing w:val="-5"/>
          <w:w w:val="95"/>
        </w:rPr>
        <w:t xml:space="preserve"> </w:t>
      </w:r>
      <w:r>
        <w:rPr>
          <w:rFonts w:cs="Arial" w:ascii="Arial" w:hAnsi="Arial"/>
          <w:w w:val="95"/>
        </w:rPr>
        <w:t xml:space="preserve">survival, </w:t>
      </w:r>
      <w:r>
        <w:rPr>
          <w:rFonts w:cs="Arial" w:ascii="Arial" w:hAnsi="Arial"/>
        </w:rPr>
        <w:t>seeds per pod, and seed size.</w:t>
      </w:r>
    </w:p>
    <w:p>
      <w:pPr>
        <w:pStyle w:val="TextBody"/>
        <w:rPr>
          <w:rFonts w:ascii="Arial" w:hAnsi="Arial" w:cs="Arial"/>
          <w:sz w:val="33"/>
        </w:rPr>
      </w:pPr>
      <w:r>
        <w:rPr>
          <w:rFonts w:cs="Arial" w:ascii="Arial" w:hAnsi="Arial"/>
          <w:sz w:val="33"/>
        </w:rPr>
      </w:r>
    </w:p>
    <w:p>
      <w:pPr>
        <w:pStyle w:val="Heading2"/>
        <w:jc w:val="both"/>
        <w:rPr>
          <w:rFonts w:ascii="Arial" w:hAnsi="Arial" w:cs="Arial"/>
        </w:rPr>
      </w:pPr>
      <w:r>
        <w:rPr>
          <w:rFonts w:cs="Arial" w:ascii="Arial" w:hAnsi="Arial"/>
          <w:w w:val="90"/>
        </w:rPr>
        <w:t>Seed</w:t>
      </w:r>
      <w:r>
        <w:rPr>
          <w:rFonts w:cs="Arial" w:ascii="Arial" w:hAnsi="Arial"/>
          <w:spacing w:val="6"/>
        </w:rPr>
        <w:t xml:space="preserve"> </w:t>
      </w:r>
      <w:commentRangeStart w:id="22"/>
      <w:r>
        <w:rPr>
          <w:rFonts w:cs="Arial" w:ascii="Arial" w:hAnsi="Arial"/>
          <w:spacing w:val="-2"/>
        </w:rPr>
        <w:t>Production</w:t>
      </w:r>
      <w:commentRangeEnd w:id="22"/>
      <w:r>
        <w:commentReference w:id="22"/>
      </w:r>
      <w:r>
        <w:rPr>
          <w:rFonts w:cs="Arial" w:ascii="Arial" w:hAnsi="Arial"/>
          <w:spacing w:val="-2"/>
        </w:rPr>
      </w:r>
    </w:p>
    <w:p>
      <w:pPr>
        <w:pStyle w:val="TextBody"/>
        <w:spacing w:before="4" w:after="0"/>
        <w:rPr>
          <w:rFonts w:ascii="Arial" w:hAnsi="Arial" w:cs="Arial"/>
          <w:sz w:val="29"/>
        </w:rPr>
      </w:pPr>
      <w:r>
        <w:rPr>
          <w:rFonts w:cs="Arial" w:ascii="Arial" w:hAnsi="Arial"/>
          <w:sz w:val="29"/>
        </w:rPr>
      </w:r>
    </w:p>
    <w:p>
      <w:pPr>
        <w:pStyle w:val="TextBody"/>
        <w:spacing w:lineRule="auto" w:line="420" w:before="1" w:after="0"/>
        <w:ind w:left="120" w:right="1056" w:hanging="0"/>
        <w:jc w:val="both"/>
        <w:rPr>
          <w:rFonts w:ascii="Arial" w:hAnsi="Arial" w:cs="Arial"/>
        </w:rPr>
      </w:pPr>
      <w:r>
        <w:rPr>
          <w:rFonts w:cs="Arial" w:ascii="Arial" w:hAnsi="Arial"/>
          <w:spacing w:val="-2"/>
        </w:rPr>
        <w:t>Commodity</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produced</w:t>
      </w:r>
      <w:r>
        <w:rPr>
          <w:rFonts w:cs="Arial" w:ascii="Arial" w:hAnsi="Arial"/>
          <w:spacing w:val="-9"/>
        </w:rPr>
        <w:t xml:space="preserve"> </w:t>
      </w:r>
      <w:r>
        <w:rPr>
          <w:rFonts w:cs="Arial" w:ascii="Arial" w:hAnsi="Arial"/>
          <w:spacing w:val="-2"/>
        </w:rPr>
        <w:t>fewer</w:t>
      </w:r>
      <w:r>
        <w:rPr>
          <w:rFonts w:cs="Arial" w:ascii="Arial" w:hAnsi="Arial"/>
          <w:spacing w:val="-9"/>
        </w:rPr>
        <w:t xml:space="preserve"> </w:t>
      </w:r>
      <w:r>
        <w:rPr>
          <w:rFonts w:cs="Arial" w:ascii="Arial" w:hAnsi="Arial"/>
          <w:spacing w:val="-2"/>
        </w:rPr>
        <w:t>flowers</w:t>
      </w:r>
      <w:r>
        <w:rPr>
          <w:rFonts w:cs="Arial" w:ascii="Arial" w:hAnsi="Arial"/>
          <w:spacing w:val="-9"/>
        </w:rPr>
        <w:t xml:space="preserve"> </w:t>
      </w:r>
      <w:r>
        <w:rPr>
          <w:rFonts w:cs="Arial" w:ascii="Arial" w:hAnsi="Arial"/>
          <w:spacing w:val="-2"/>
        </w:rPr>
        <w:t>per</w:t>
      </w:r>
      <w:r>
        <w:rPr>
          <w:rFonts w:cs="Arial" w:ascii="Arial" w:hAnsi="Arial"/>
          <w:spacing w:val="-9"/>
        </w:rPr>
        <w:t xml:space="preserve"> </w:t>
      </w:r>
      <w:r>
        <w:rPr>
          <w:rFonts w:cs="Arial" w:ascii="Arial" w:hAnsi="Arial"/>
          <w:spacing w:val="-2"/>
        </w:rPr>
        <w:t>plant</w:t>
      </w:r>
      <w:r>
        <w:rPr>
          <w:rFonts w:cs="Arial" w:ascii="Arial" w:hAnsi="Arial"/>
          <w:spacing w:val="-9"/>
        </w:rPr>
        <w:t xml:space="preserve"> </w:t>
      </w:r>
      <w:r>
        <w:rPr>
          <w:rFonts w:cs="Arial" w:ascii="Arial" w:hAnsi="Arial"/>
          <w:spacing w:val="-2"/>
        </w:rPr>
        <w:t>than</w:t>
      </w:r>
      <w:r>
        <w:rPr>
          <w:rFonts w:cs="Arial" w:ascii="Arial" w:hAnsi="Arial"/>
          <w:spacing w:val="-9"/>
        </w:rPr>
        <w:t xml:space="preserve"> </w:t>
      </w:r>
      <w:r>
        <w:rPr>
          <w:rFonts w:cs="Arial" w:ascii="Arial" w:hAnsi="Arial"/>
          <w:spacing w:val="-2"/>
        </w:rPr>
        <w:t>seed</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(mean:</w:t>
      </w:r>
      <w:r>
        <w:rPr>
          <w:rFonts w:cs="Arial" w:ascii="Arial" w:hAnsi="Arial"/>
        </w:rPr>
        <w:t xml:space="preserve"> </w:t>
      </w:r>
      <w:r>
        <w:rPr>
          <w:rFonts w:cs="Arial" w:ascii="Arial" w:hAnsi="Arial"/>
          <w:spacing w:val="-2"/>
        </w:rPr>
        <w:t>196</w:t>
      </w:r>
      <w:r>
        <w:rPr>
          <w:rFonts w:cs="Arial" w:ascii="Arial" w:hAnsi="Arial"/>
          <w:spacing w:val="-9"/>
        </w:rPr>
        <w:t xml:space="preserve"> </w:t>
      </w:r>
      <w:r>
        <w:rPr>
          <w:rFonts w:cs="Arial" w:ascii="Arial" w:hAnsi="Arial"/>
          <w:spacing w:val="-2"/>
        </w:rPr>
        <w:t>vs.</w:t>
      </w:r>
      <w:r>
        <w:rPr>
          <w:rFonts w:cs="Arial" w:ascii="Arial" w:hAnsi="Arial"/>
          <w:spacing w:val="9"/>
        </w:rPr>
        <w:t xml:space="preserve"> </w:t>
      </w:r>
      <w:r>
        <w:rPr>
          <w:rFonts w:cs="Arial" w:ascii="Arial" w:hAnsi="Arial"/>
          <w:spacing w:val="-2"/>
        </w:rPr>
        <w:t xml:space="preserve">461), </w:t>
      </w:r>
      <w:r>
        <w:rPr>
          <w:rFonts w:cs="Arial" w:ascii="Arial" w:hAnsi="Arial"/>
        </w:rPr>
        <w:t>and also produced fewer pods per plant (143 vs.</w:t>
      </w:r>
      <w:r>
        <w:rPr>
          <w:rFonts w:cs="Arial" w:ascii="Arial" w:hAnsi="Arial"/>
          <w:spacing w:val="40"/>
        </w:rPr>
        <w:t xml:space="preserve"> </w:t>
      </w:r>
      <w:r>
        <w:rPr>
          <w:rFonts w:cs="Arial" w:ascii="Arial" w:hAnsi="Arial"/>
        </w:rPr>
        <w:t xml:space="preserve">299, Table </w:t>
      </w:r>
      <w:hyperlink w:anchor="_bookmark119">
        <w:r>
          <w:rPr>
            <w:rFonts w:cs="Arial" w:ascii="Arial" w:hAnsi="Arial"/>
          </w:rPr>
          <w:t>S1).</w:t>
        </w:r>
      </w:hyperlink>
      <w:r>
        <w:rPr>
          <w:rFonts w:cs="Arial" w:ascii="Arial" w:hAnsi="Arial"/>
          <w:spacing w:val="40"/>
        </w:rPr>
        <w:t xml:space="preserve"> </w:t>
      </w:r>
      <w:ins w:id="150" w:author="Hoover, Shelley" w:date="2022-09-09T16:08:00Z">
        <w:r>
          <w:rPr>
            <w:rFonts w:cs="Arial" w:ascii="Arial" w:hAnsi="Arial"/>
          </w:rPr>
          <w:t>In contrast, c</w:t>
        </w:r>
      </w:ins>
      <w:del w:id="151" w:author="Hoover, Shelley" w:date="2022-09-09T16:08:00Z">
        <w:r>
          <w:rPr>
            <w:rFonts w:cs="Arial" w:ascii="Arial" w:hAnsi="Arial"/>
          </w:rPr>
          <w:delText>C</w:delText>
        </w:r>
      </w:del>
      <w:r>
        <w:rPr>
          <w:rFonts w:cs="Arial" w:ascii="Arial" w:hAnsi="Arial"/>
        </w:rPr>
        <w:t>ommodity canola</w:t>
      </w:r>
      <w:del w:id="152" w:author="Hoover, Shelley" w:date="2022-09-09T16:08:00Z">
        <w:r>
          <w:rPr>
            <w:rFonts w:cs="Arial" w:ascii="Arial" w:hAnsi="Arial"/>
          </w:rPr>
          <w:delText xml:space="preserve"> also</w:delText>
        </w:r>
      </w:del>
      <w:r>
        <w:rPr>
          <w:rFonts w:cs="Arial" w:ascii="Arial" w:hAnsi="Arial"/>
        </w:rPr>
        <w:t xml:space="preserve"> produced more seeds per pod than seed </w:t>
      </w:r>
      <w:ins w:id="153" w:author="Hoover, Shelley" w:date="2022-09-09T16:08:00Z">
        <w:r>
          <w:rPr>
            <w:rFonts w:cs="Arial" w:ascii="Arial" w:hAnsi="Arial"/>
          </w:rPr>
          <w:t xml:space="preserve">canola </w:t>
        </w:r>
      </w:ins>
      <w:r>
        <w:rPr>
          <w:rFonts w:cs="Arial" w:ascii="Arial" w:hAnsi="Arial"/>
        </w:rPr>
        <w:t>plants (mean:</w:t>
      </w:r>
      <w:r>
        <w:rPr>
          <w:rFonts w:cs="Arial" w:ascii="Arial" w:hAnsi="Arial"/>
          <w:spacing w:val="26"/>
        </w:rPr>
        <w:t xml:space="preserve"> </w:t>
      </w:r>
      <w:r>
        <w:rPr>
          <w:rFonts w:cs="Arial" w:ascii="Arial" w:hAnsi="Arial"/>
        </w:rPr>
        <w:t>23 vs 16), but seed size was lower in</w:t>
      </w:r>
      <w:r>
        <w:rPr>
          <w:rFonts w:cs="Arial" w:ascii="Arial" w:hAnsi="Arial"/>
          <w:spacing w:val="-7"/>
        </w:rPr>
        <w:t xml:space="preserve"> </w:t>
      </w:r>
      <w:r>
        <w:rPr>
          <w:rFonts w:cs="Arial" w:ascii="Arial" w:hAnsi="Arial"/>
        </w:rPr>
        <w:t>commodity</w:t>
      </w:r>
      <w:r>
        <w:rPr>
          <w:rFonts w:cs="Arial" w:ascii="Arial" w:hAnsi="Arial"/>
          <w:spacing w:val="-7"/>
        </w:rPr>
        <w:t xml:space="preserve"> </w:t>
      </w:r>
      <w:r>
        <w:rPr>
          <w:rFonts w:cs="Arial" w:ascii="Arial" w:hAnsi="Arial"/>
        </w:rPr>
        <w:t>canola</w:t>
      </w:r>
      <w:ins w:id="154" w:author="Hoover, Shelley" w:date="2022-09-09T16:08:00Z">
        <w:r>
          <w:rPr>
            <w:rFonts w:cs="Arial" w:ascii="Arial" w:hAnsi="Arial"/>
          </w:rPr>
          <w:t xml:space="preserve"> than seed canola</w:t>
        </w:r>
      </w:ins>
      <w:r>
        <w:rPr>
          <w:rFonts w:cs="Arial" w:ascii="Arial" w:hAnsi="Arial"/>
          <w:spacing w:val="-7"/>
        </w:rPr>
        <w:t xml:space="preserve"> </w:t>
      </w:r>
      <w:r>
        <w:rPr>
          <w:rFonts w:cs="Arial" w:ascii="Arial" w:hAnsi="Arial"/>
        </w:rPr>
        <w:t>(2.74</w:t>
      </w:r>
      <w:r>
        <w:rPr>
          <w:rFonts w:cs="Arial" w:ascii="Arial" w:hAnsi="Arial"/>
          <w:spacing w:val="-7"/>
        </w:rPr>
        <w:t xml:space="preserve"> </w:t>
      </w:r>
      <w:r>
        <w:rPr>
          <w:rFonts w:cs="Arial" w:ascii="Arial" w:hAnsi="Arial"/>
        </w:rPr>
        <w:t>vs</w:t>
      </w:r>
      <w:r>
        <w:rPr>
          <w:rFonts w:cs="Arial" w:ascii="Arial" w:hAnsi="Arial"/>
          <w:spacing w:val="-7"/>
        </w:rPr>
        <w:t xml:space="preserve"> </w:t>
      </w:r>
      <w:r>
        <w:rPr>
          <w:rFonts w:cs="Arial" w:ascii="Arial" w:hAnsi="Arial"/>
        </w:rPr>
        <w:t>3.43</w:t>
      </w:r>
      <w:r>
        <w:rPr>
          <w:rFonts w:cs="Arial" w:ascii="Arial" w:hAnsi="Arial"/>
          <w:spacing w:val="-7"/>
        </w:rPr>
        <w:t xml:space="preserve"> </w:t>
      </w:r>
      <w:r>
        <w:rPr>
          <w:rFonts w:cs="Arial" w:ascii="Arial" w:hAnsi="Arial"/>
        </w:rPr>
        <w:t>mg/seed).</w:t>
      </w:r>
      <w:r>
        <w:rPr>
          <w:rFonts w:cs="Arial" w:ascii="Arial" w:hAnsi="Arial"/>
          <w:spacing w:val="28"/>
        </w:rPr>
        <w:t xml:space="preserve"> </w:t>
      </w:r>
      <w:r>
        <w:rPr>
          <w:rFonts w:cs="Arial" w:ascii="Arial" w:hAnsi="Arial"/>
        </w:rPr>
        <w:t>Finally,</w:t>
      </w:r>
      <w:r>
        <w:rPr>
          <w:rFonts w:cs="Arial" w:ascii="Arial" w:hAnsi="Arial"/>
          <w:spacing w:val="-4"/>
        </w:rPr>
        <w:t xml:space="preserve"> </w:t>
      </w:r>
      <w:r>
        <w:rPr>
          <w:rFonts w:cs="Arial" w:ascii="Arial" w:hAnsi="Arial"/>
        </w:rPr>
        <w:t>commodity</w:t>
      </w:r>
      <w:r>
        <w:rPr>
          <w:rFonts w:cs="Arial" w:ascii="Arial" w:hAnsi="Arial"/>
          <w:spacing w:val="-7"/>
        </w:rPr>
        <w:t xml:space="preserve"> </w:t>
      </w:r>
      <w:r>
        <w:rPr>
          <w:rFonts w:cs="Arial" w:ascii="Arial" w:hAnsi="Arial"/>
        </w:rPr>
        <w:t>plants</w:t>
      </w:r>
      <w:r>
        <w:rPr>
          <w:rFonts w:cs="Arial" w:ascii="Arial" w:hAnsi="Arial"/>
          <w:spacing w:val="-7"/>
        </w:rPr>
        <w:t xml:space="preserve"> </w:t>
      </w:r>
      <w:r>
        <w:rPr>
          <w:rFonts w:cs="Arial" w:ascii="Arial" w:hAnsi="Arial"/>
        </w:rPr>
        <w:t>were</w:t>
      </w:r>
      <w:r>
        <w:rPr>
          <w:rFonts w:cs="Arial" w:ascii="Arial" w:hAnsi="Arial"/>
          <w:spacing w:val="-7"/>
        </w:rPr>
        <w:t xml:space="preserve"> </w:t>
      </w:r>
      <w:r>
        <w:rPr>
          <w:rFonts w:cs="Arial" w:ascii="Arial" w:hAnsi="Arial"/>
        </w:rPr>
        <w:t>also</w:t>
      </w:r>
      <w:r>
        <w:rPr>
          <w:rFonts w:cs="Arial" w:ascii="Arial" w:hAnsi="Arial"/>
          <w:spacing w:val="-7"/>
        </w:rPr>
        <w:t xml:space="preserve"> </w:t>
      </w:r>
      <w:r>
        <w:rPr>
          <w:rFonts w:cs="Arial" w:ascii="Arial" w:hAnsi="Arial"/>
        </w:rPr>
        <w:t>lower- yielding than seed canola plants (mean:</w:t>
      </w:r>
      <w:r>
        <w:rPr>
          <w:rFonts w:cs="Arial" w:ascii="Arial" w:hAnsi="Arial"/>
          <w:spacing w:val="33"/>
        </w:rPr>
        <w:t xml:space="preserve"> </w:t>
      </w:r>
      <w:r>
        <w:rPr>
          <w:rFonts w:cs="Arial" w:ascii="Arial" w:hAnsi="Arial"/>
        </w:rPr>
        <w:t>6.8 vs 9.5 g seed per plant),</w:t>
      </w:r>
      <w:del w:id="155" w:author="Hoover, Shelley" w:date="2022-09-12T09:13:00Z">
        <w:r>
          <w:rPr>
            <w:rFonts w:cs="Arial" w:ascii="Arial" w:hAnsi="Arial"/>
          </w:rPr>
          <w:delText xml:space="preserve"> </w:delText>
        </w:r>
      </w:del>
      <w:r>
        <w:rPr>
          <w:rFonts w:cs="Arial" w:ascii="Arial" w:hAnsi="Arial"/>
        </w:rPr>
        <w:t>but produced more seeds</w:t>
      </w:r>
      <w:r>
        <w:rPr>
          <w:rFonts w:cs="Arial" w:ascii="Arial" w:hAnsi="Arial"/>
          <w:spacing w:val="-14"/>
        </w:rPr>
        <w:t xml:space="preserve"> </w:t>
      </w:r>
      <w:r>
        <w:rPr>
          <w:rFonts w:cs="Arial" w:ascii="Arial" w:hAnsi="Arial"/>
        </w:rPr>
        <w:t>per</w:t>
      </w:r>
      <w:r>
        <w:rPr>
          <w:rFonts w:cs="Arial" w:ascii="Arial" w:hAnsi="Arial"/>
          <w:spacing w:val="-14"/>
        </w:rPr>
        <w:t xml:space="preserve"> </w:t>
      </w:r>
      <w:r>
        <w:rPr>
          <w:rFonts w:cs="Arial" w:ascii="Arial" w:hAnsi="Arial"/>
        </w:rPr>
        <w:t>gram</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vegetative</w:t>
      </w:r>
      <w:r>
        <w:rPr>
          <w:rFonts w:cs="Arial" w:ascii="Arial" w:hAnsi="Arial"/>
          <w:spacing w:val="-14"/>
        </w:rPr>
        <w:t xml:space="preserve"> </w:t>
      </w:r>
      <w:r>
        <w:rPr>
          <w:rFonts w:cs="Arial" w:ascii="Arial" w:hAnsi="Arial"/>
        </w:rPr>
        <w:t>biomass</w:t>
      </w:r>
      <w:r>
        <w:rPr>
          <w:rFonts w:cs="Arial" w:ascii="Arial" w:hAnsi="Arial"/>
          <w:spacing w:val="-14"/>
        </w:rPr>
        <w:t xml:space="preserve"> </w:t>
      </w:r>
      <w:r>
        <w:rPr>
          <w:rFonts w:cs="Arial" w:ascii="Arial" w:hAnsi="Arial"/>
        </w:rPr>
        <w:t>than</w:t>
      </w:r>
      <w:r>
        <w:rPr>
          <w:rFonts w:cs="Arial" w:ascii="Arial" w:hAnsi="Arial"/>
          <w:spacing w:val="-14"/>
        </w:rPr>
        <w:t xml:space="preserve"> </w:t>
      </w:r>
      <w:r>
        <w:rPr>
          <w:rFonts w:cs="Arial" w:ascii="Arial" w:hAnsi="Arial"/>
        </w:rPr>
        <w:t>seed</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plants</w:t>
      </w:r>
      <w:r>
        <w:rPr>
          <w:rFonts w:cs="Arial" w:ascii="Arial" w:hAnsi="Arial"/>
          <w:spacing w:val="-14"/>
        </w:rPr>
        <w:t xml:space="preserve"> </w:t>
      </w:r>
      <w:r>
        <w:rPr>
          <w:rFonts w:cs="Arial" w:ascii="Arial" w:hAnsi="Arial"/>
        </w:rPr>
        <w:t>(mean: 0.38</w:t>
      </w:r>
      <w:r>
        <w:rPr>
          <w:rFonts w:cs="Arial" w:ascii="Arial" w:hAnsi="Arial"/>
          <w:spacing w:val="-14"/>
        </w:rPr>
        <w:t xml:space="preserve"> </w:t>
      </w:r>
      <w:r>
        <w:rPr>
          <w:rFonts w:cs="Arial" w:ascii="Arial" w:hAnsi="Arial"/>
        </w:rPr>
        <w:t>vs.</w:t>
      </w:r>
      <w:r>
        <w:rPr>
          <w:rFonts w:cs="Arial" w:ascii="Arial" w:hAnsi="Arial"/>
          <w:spacing w:val="6"/>
        </w:rPr>
        <w:t xml:space="preserve"> </w:t>
      </w:r>
      <w:r>
        <w:rPr>
          <w:rFonts w:cs="Arial" w:ascii="Arial" w:hAnsi="Arial"/>
        </w:rPr>
        <w:t>0.32),</w:t>
      </w:r>
      <w:r>
        <w:rPr>
          <w:rFonts w:cs="Arial" w:ascii="Arial" w:hAnsi="Arial"/>
          <w:spacing w:val="-14"/>
        </w:rPr>
        <w:t xml:space="preserve"> </w:t>
      </w:r>
      <w:r>
        <w:rPr>
          <w:rFonts w:cs="Arial" w:ascii="Arial" w:hAnsi="Arial"/>
        </w:rPr>
        <w:t>likely due to lower pollen limitation.</w:t>
      </w:r>
    </w:p>
    <w:p>
      <w:pPr>
        <w:pStyle w:val="TextBody"/>
        <w:spacing w:lineRule="auto" w:line="420" w:before="6" w:after="0"/>
        <w:ind w:left="120" w:right="1055" w:firstLine="351"/>
        <w:jc w:val="both"/>
        <w:rPr>
          <w:rFonts w:ascii="Arial" w:hAnsi="Arial" w:cs="Arial"/>
          <w:del w:id="157" w:author="Hoover, Shelley" w:date="2022-09-09T16:13:00Z"/>
        </w:rPr>
      </w:pPr>
      <w:r>
        <w:rPr>
          <w:rFonts w:cs="Arial" w:ascii="Arial" w:hAnsi="Arial"/>
        </w:rPr>
        <w:t>Plant</w:t>
      </w:r>
      <w:r>
        <w:rPr>
          <w:rFonts w:cs="Arial" w:ascii="Arial" w:hAnsi="Arial"/>
          <w:spacing w:val="-11"/>
        </w:rPr>
        <w:t xml:space="preserve"> </w:t>
      </w:r>
      <w:r>
        <w:rPr>
          <w:rFonts w:cs="Arial" w:ascii="Arial" w:hAnsi="Arial"/>
        </w:rPr>
        <w:t>size</w:t>
      </w:r>
      <w:r>
        <w:rPr>
          <w:rFonts w:cs="Arial" w:ascii="Arial" w:hAnsi="Arial"/>
          <w:spacing w:val="-11"/>
        </w:rPr>
        <w:t xml:space="preserve"> </w:t>
      </w:r>
      <w:r>
        <w:rPr>
          <w:rFonts w:cs="Arial" w:ascii="Arial" w:hAnsi="Arial"/>
        </w:rPr>
        <w:t>had</w:t>
      </w:r>
      <w:r>
        <w:rPr>
          <w:rFonts w:cs="Arial" w:ascii="Arial" w:hAnsi="Arial"/>
          <w:spacing w:val="-11"/>
        </w:rPr>
        <w:t xml:space="preserve"> </w:t>
      </w:r>
      <w:r>
        <w:rPr>
          <w:rFonts w:cs="Arial" w:ascii="Arial" w:hAnsi="Arial"/>
        </w:rPr>
        <w:t>by</w:t>
      </w:r>
      <w:r>
        <w:rPr>
          <w:rFonts w:cs="Arial" w:ascii="Arial" w:hAnsi="Arial"/>
          <w:spacing w:val="-11"/>
        </w:rPr>
        <w:t xml:space="preserve"> </w:t>
      </w:r>
      <w:r>
        <w:rPr>
          <w:rFonts w:cs="Arial" w:ascii="Arial" w:hAnsi="Arial"/>
        </w:rPr>
        <w:t>far</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strongest</w:t>
      </w:r>
      <w:r>
        <w:rPr>
          <w:rFonts w:cs="Arial" w:ascii="Arial" w:hAnsi="Arial"/>
          <w:spacing w:val="-11"/>
        </w:rPr>
        <w:t xml:space="preserve"> </w:t>
      </w:r>
      <w:r>
        <w:rPr>
          <w:rFonts w:cs="Arial" w:ascii="Arial" w:hAnsi="Arial"/>
        </w:rPr>
        <w:t>positive</w:t>
      </w:r>
      <w:r>
        <w:rPr>
          <w:rFonts w:cs="Arial" w:ascii="Arial" w:hAnsi="Arial"/>
          <w:spacing w:val="-11"/>
        </w:rPr>
        <w:t xml:space="preserve"> </w:t>
      </w:r>
      <w:r>
        <w:rPr>
          <w:rFonts w:cs="Arial" w:ascii="Arial" w:hAnsi="Arial"/>
        </w:rPr>
        <w:t>effect</w:t>
      </w:r>
      <w:r>
        <w:rPr>
          <w:rFonts w:cs="Arial" w:ascii="Arial" w:hAnsi="Arial"/>
          <w:spacing w:val="-11"/>
        </w:rPr>
        <w:t xml:space="preserve"> </w:t>
      </w:r>
      <w:r>
        <w:rPr>
          <w:rFonts w:cs="Arial" w:ascii="Arial" w:hAnsi="Arial"/>
        </w:rPr>
        <w:t>on</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number</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pods</w:t>
      </w:r>
      <w:r>
        <w:rPr>
          <w:rFonts w:cs="Arial" w:ascii="Arial" w:hAnsi="Arial"/>
          <w:spacing w:val="-11"/>
        </w:rPr>
        <w:t xml:space="preserve"> </w:t>
      </w:r>
      <w:r>
        <w:rPr>
          <w:rFonts w:cs="Arial" w:ascii="Arial" w:hAnsi="Arial"/>
        </w:rPr>
        <w:t>produced,</w:t>
      </w:r>
      <w:r>
        <w:rPr>
          <w:rFonts w:cs="Arial" w:ascii="Arial" w:hAnsi="Arial"/>
          <w:spacing w:val="-11"/>
        </w:rPr>
        <w:t xml:space="preserve"> </w:t>
      </w:r>
      <w:r>
        <w:rPr>
          <w:rFonts w:cs="Arial" w:ascii="Arial" w:hAnsi="Arial"/>
        </w:rPr>
        <w:t>and there</w:t>
      </w:r>
      <w:r>
        <w:rPr>
          <w:rFonts w:cs="Arial" w:ascii="Arial" w:hAnsi="Arial"/>
          <w:spacing w:val="-9"/>
        </w:rPr>
        <w:t xml:space="preserve"> </w:t>
      </w:r>
      <w:r>
        <w:rPr>
          <w:rFonts w:cs="Arial" w:ascii="Arial" w:hAnsi="Arial"/>
        </w:rPr>
        <w:t>was</w:t>
      </w:r>
      <w:r>
        <w:rPr>
          <w:rFonts w:cs="Arial" w:ascii="Arial" w:hAnsi="Arial"/>
          <w:spacing w:val="-9"/>
        </w:rPr>
        <w:t xml:space="preserve"> </w:t>
      </w:r>
      <w:r>
        <w:rPr>
          <w:rFonts w:cs="Arial" w:ascii="Arial" w:hAnsi="Arial"/>
        </w:rPr>
        <w:t>evidence</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pod</w:t>
      </w:r>
      <w:r>
        <w:rPr>
          <w:rFonts w:cs="Arial" w:ascii="Arial" w:hAnsi="Arial"/>
          <w:spacing w:val="-9"/>
        </w:rPr>
        <w:t xml:space="preserve"> </w:t>
      </w:r>
      <w:r>
        <w:rPr>
          <w:rFonts w:cs="Arial" w:ascii="Arial" w:hAnsi="Arial"/>
        </w:rPr>
        <w:t>set</w:t>
      </w:r>
      <w:r>
        <w:rPr>
          <w:rFonts w:cs="Arial" w:ascii="Arial" w:hAnsi="Arial"/>
          <w:spacing w:val="-9"/>
        </w:rPr>
        <w:t xml:space="preserve"> </w:t>
      </w:r>
      <w:r>
        <w:rPr>
          <w:rFonts w:cs="Arial" w:ascii="Arial" w:hAnsi="Arial"/>
        </w:rPr>
        <w:t>suppressing</w:t>
      </w:r>
      <w:r>
        <w:rPr>
          <w:rFonts w:cs="Arial" w:ascii="Arial" w:hAnsi="Arial"/>
          <w:spacing w:val="-9"/>
        </w:rPr>
        <w:t xml:space="preserve"> </w:t>
      </w:r>
      <w:r>
        <w:rPr>
          <w:rFonts w:cs="Arial" w:ascii="Arial" w:hAnsi="Arial"/>
        </w:rPr>
        <w:t>flower</w:t>
      </w:r>
      <w:r>
        <w:rPr>
          <w:rFonts w:cs="Arial" w:ascii="Arial" w:hAnsi="Arial"/>
          <w:spacing w:val="-9"/>
        </w:rPr>
        <w:t xml:space="preserve"> </w:t>
      </w:r>
      <w:r>
        <w:rPr>
          <w:rFonts w:cs="Arial" w:ascii="Arial" w:hAnsi="Arial"/>
        </w:rPr>
        <w:t>production</w:t>
      </w:r>
      <w:r>
        <w:rPr>
          <w:rFonts w:cs="Arial" w:ascii="Arial" w:hAnsi="Arial"/>
          <w:spacing w:val="-9"/>
        </w:rPr>
        <w:t xml:space="preserve"> </w:t>
      </w:r>
      <w:r>
        <w:rPr>
          <w:rFonts w:cs="Arial" w:ascii="Arial" w:hAnsi="Arial"/>
        </w:rPr>
        <w:t>(see</w:t>
      </w:r>
      <w:r>
        <w:rPr>
          <w:rFonts w:cs="Arial" w:ascii="Arial" w:hAnsi="Arial"/>
          <w:spacing w:val="-9"/>
        </w:rPr>
        <w:t xml:space="preserve"> </w:t>
      </w:r>
      <w:r>
        <w:rPr>
          <w:rFonts w:cs="Arial" w:ascii="Arial" w:hAnsi="Arial"/>
        </w:rPr>
        <w:t>plant</w:t>
      </w:r>
      <w:r>
        <w:rPr>
          <w:rFonts w:cs="Arial" w:ascii="Arial" w:hAnsi="Arial"/>
          <w:spacing w:val="-9"/>
        </w:rPr>
        <w:t xml:space="preserve"> </w:t>
      </w:r>
      <w:r>
        <w:rPr>
          <w:rFonts w:cs="Arial" w:ascii="Arial" w:hAnsi="Arial"/>
        </w:rPr>
        <w:t>paths</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Figure</w:t>
      </w:r>
      <w:r>
        <w:rPr>
          <w:rFonts w:cs="Arial" w:ascii="Arial" w:hAnsi="Arial"/>
          <w:spacing w:val="-9"/>
        </w:rPr>
        <w:t xml:space="preserve"> </w:t>
      </w:r>
      <w:hyperlink w:anchor="_bookmark0">
        <w:r>
          <w:rPr>
            <w:rFonts w:cs="Arial" w:ascii="Arial" w:hAnsi="Arial"/>
          </w:rPr>
          <w:t>1),</w:t>
        </w:r>
      </w:hyperlink>
      <w:r>
        <w:rPr>
          <w:rFonts w:cs="Arial" w:ascii="Arial" w:hAnsi="Arial"/>
        </w:rPr>
        <w:t xml:space="preserve"> but pollen only directly affected </w:t>
      </w:r>
      <w:commentRangeStart w:id="23"/>
      <w:r>
        <w:rPr>
          <w:rFonts w:cs="Arial" w:ascii="Arial" w:hAnsi="Arial"/>
        </w:rPr>
        <w:t>production</w:t>
      </w:r>
      <w:r>
        <w:rPr>
          <w:rFonts w:cs="Arial" w:ascii="Arial" w:hAnsi="Arial"/>
        </w:rPr>
      </w:r>
      <w:commentRangeEnd w:id="23"/>
      <w:r>
        <w:commentReference w:id="23"/>
      </w:r>
      <w:r>
        <w:rPr>
          <w:rFonts w:cs="Arial" w:ascii="Arial" w:hAnsi="Arial"/>
        </w:rPr>
        <w:t xml:space="preserve"> in seed canola.</w:t>
      </w:r>
      <w:r>
        <w:rPr>
          <w:rFonts w:cs="Arial" w:ascii="Arial" w:hAnsi="Arial"/>
          <w:spacing w:val="38"/>
        </w:rPr>
        <w:t xml:space="preserve"> </w:t>
      </w:r>
      <w:r>
        <w:rPr>
          <w:rFonts w:cs="Arial" w:ascii="Arial" w:hAnsi="Arial"/>
        </w:rPr>
        <w:t xml:space="preserve">In both commodity and seed </w:t>
      </w:r>
      <w:r>
        <w:rPr>
          <w:rFonts w:cs="Arial" w:ascii="Arial" w:hAnsi="Arial"/>
          <w:w w:val="95"/>
        </w:rPr>
        <w:t xml:space="preserve">canola, plant size had a strong positive effect on the total number of flowers per plant as well </w:t>
      </w:r>
      <w:r>
        <w:rPr>
          <w:rFonts w:cs="Arial" w:ascii="Arial" w:hAnsi="Arial"/>
        </w:rPr>
        <w:t>as</w:t>
      </w:r>
      <w:r>
        <w:rPr>
          <w:rFonts w:cs="Arial" w:ascii="Arial" w:hAnsi="Arial"/>
          <w:spacing w:val="4"/>
        </w:rPr>
        <w:t xml:space="preserve"> </w:t>
      </w:r>
      <w:r>
        <w:rPr>
          <w:rFonts w:cs="Arial" w:ascii="Arial" w:hAnsi="Arial"/>
        </w:rPr>
        <w:t>%</w:t>
      </w:r>
      <w:r>
        <w:rPr>
          <w:rFonts w:cs="Arial" w:ascii="Arial" w:hAnsi="Arial"/>
          <w:spacing w:val="5"/>
        </w:rPr>
        <w:t xml:space="preserve"> </w:t>
      </w:r>
      <w:r>
        <w:rPr>
          <w:rFonts w:cs="Arial" w:ascii="Arial" w:hAnsi="Arial"/>
        </w:rPr>
        <w:t>pod</w:t>
      </w:r>
      <w:r>
        <w:rPr>
          <w:rFonts w:cs="Arial" w:ascii="Arial" w:hAnsi="Arial"/>
          <w:spacing w:val="4"/>
        </w:rPr>
        <w:t xml:space="preserve"> </w:t>
      </w:r>
      <w:r>
        <w:rPr>
          <w:rFonts w:cs="Arial" w:ascii="Arial" w:hAnsi="Arial"/>
        </w:rPr>
        <w:t>set</w:t>
      </w:r>
      <w:r>
        <w:rPr>
          <w:rFonts w:cs="Arial" w:ascii="Arial" w:hAnsi="Arial"/>
          <w:spacing w:val="5"/>
        </w:rPr>
        <w:t xml:space="preserve"> </w:t>
      </w:r>
      <w:r>
        <w:rPr>
          <w:rFonts w:cs="Arial" w:ascii="Arial" w:hAnsi="Arial"/>
        </w:rPr>
        <w:t>(Figure</w:t>
      </w:r>
      <w:r>
        <w:rPr>
          <w:rFonts w:cs="Arial" w:ascii="Arial" w:hAnsi="Arial"/>
          <w:spacing w:val="4"/>
        </w:rPr>
        <w:t xml:space="preserve"> </w:t>
      </w:r>
      <w:hyperlink w:anchor="_bookmark3">
        <w:r>
          <w:rPr>
            <w:rFonts w:cs="Arial" w:ascii="Arial" w:hAnsi="Arial"/>
          </w:rPr>
          <w:t>4</w:t>
        </w:r>
      </w:hyperlink>
      <w:r>
        <w:rPr>
          <w:rFonts w:cs="Arial" w:ascii="Arial" w:hAnsi="Arial"/>
          <w:spacing w:val="4"/>
        </w:rPr>
        <w:t xml:space="preserve"> </w:t>
      </w:r>
      <w:r>
        <w:rPr>
          <w:rFonts w:cs="Arial" w:ascii="Arial" w:hAnsi="Arial"/>
        </w:rPr>
        <w:t>bottom</w:t>
      </w:r>
      <w:r>
        <w:rPr>
          <w:rFonts w:cs="Arial" w:ascii="Arial" w:hAnsi="Arial"/>
          <w:spacing w:val="5"/>
        </w:rPr>
        <w:t xml:space="preserve"> </w:t>
      </w:r>
      <w:r>
        <w:rPr>
          <w:rFonts w:cs="Arial" w:ascii="Arial" w:hAnsi="Arial"/>
        </w:rPr>
        <w:t>row),</w:t>
      </w:r>
      <w:r>
        <w:rPr>
          <w:rFonts w:cs="Arial" w:ascii="Arial" w:hAnsi="Arial"/>
          <w:spacing w:val="7"/>
        </w:rPr>
        <w:t xml:space="preserve"> </w:t>
      </w:r>
      <w:r>
        <w:rPr>
          <w:rFonts w:cs="Arial" w:ascii="Arial" w:hAnsi="Arial"/>
        </w:rPr>
        <w:t>but</w:t>
      </w:r>
      <w:r>
        <w:rPr>
          <w:rFonts w:cs="Arial" w:ascii="Arial" w:hAnsi="Arial"/>
          <w:spacing w:val="4"/>
        </w:rPr>
        <w:t xml:space="preserve"> </w:t>
      </w:r>
      <w:r>
        <w:rPr>
          <w:rFonts w:cs="Arial" w:ascii="Arial" w:hAnsi="Arial"/>
        </w:rPr>
        <w:t>did</w:t>
      </w:r>
      <w:r>
        <w:rPr>
          <w:rFonts w:cs="Arial" w:ascii="Arial" w:hAnsi="Arial"/>
          <w:spacing w:val="5"/>
        </w:rPr>
        <w:t xml:space="preserve"> </w:t>
      </w:r>
      <w:r>
        <w:rPr>
          <w:rFonts w:cs="Arial" w:ascii="Arial" w:hAnsi="Arial"/>
        </w:rPr>
        <w:t>not</w:t>
      </w:r>
      <w:r>
        <w:rPr>
          <w:rFonts w:cs="Arial" w:ascii="Arial" w:hAnsi="Arial"/>
          <w:spacing w:val="4"/>
        </w:rPr>
        <w:t xml:space="preserve"> </w:t>
      </w:r>
      <w:r>
        <w:rPr>
          <w:rFonts w:cs="Arial" w:ascii="Arial" w:hAnsi="Arial"/>
        </w:rPr>
        <w:t>increase</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size</w:t>
      </w:r>
      <w:r>
        <w:rPr>
          <w:rFonts w:cs="Arial" w:ascii="Arial" w:hAnsi="Arial"/>
          <w:spacing w:val="4"/>
        </w:rPr>
        <w:t xml:space="preserve"> </w:t>
      </w:r>
      <w:r>
        <w:rPr>
          <w:rFonts w:cs="Arial" w:ascii="Arial" w:hAnsi="Arial"/>
        </w:rPr>
        <w:t>in</w:t>
      </w:r>
      <w:r>
        <w:rPr>
          <w:rFonts w:cs="Arial" w:ascii="Arial" w:hAnsi="Arial"/>
          <w:spacing w:val="5"/>
        </w:rPr>
        <w:t xml:space="preserve"> </w:t>
      </w:r>
      <w:r>
        <w:rPr>
          <w:rFonts w:cs="Arial" w:ascii="Arial" w:hAnsi="Arial"/>
        </w:rPr>
        <w:t>commodity</w:t>
      </w:r>
      <w:r>
        <w:rPr>
          <w:rFonts w:cs="Arial" w:ascii="Arial" w:hAnsi="Arial"/>
          <w:spacing w:val="4"/>
        </w:rPr>
        <w:t xml:space="preserve"> </w:t>
      </w:r>
      <w:r>
        <w:rPr>
          <w:rFonts w:cs="Arial" w:ascii="Arial" w:hAnsi="Arial"/>
          <w:spacing w:val="-2"/>
        </w:rPr>
        <w:t>canola.</w:t>
      </w:r>
      <w:ins w:id="156" w:author="Hoover, Shelley" w:date="2022-09-09T16:13:00Z">
        <w:r>
          <w:rPr>
            <w:rFonts w:cs="Arial" w:ascii="Arial" w:hAnsi="Arial"/>
          </w:rPr>
          <w:t xml:space="preserve"> </w:t>
        </w:r>
      </w:ins>
    </w:p>
    <w:p>
      <w:pPr>
        <w:pStyle w:val="TextBody"/>
        <w:spacing w:lineRule="auto" w:line="420" w:before="6" w:after="0"/>
        <w:ind w:left="120" w:right="1055" w:firstLine="351"/>
        <w:jc w:val="both"/>
        <w:pPrChange w:id="0" w:author="Hoover, Shelley" w:date="2022-09-09T16:13:00Z">
          <w:pPr>
            <w:pStyle w:val="Textbody"/>
            <w:jc w:val="both"/>
            <w:ind w:left="120" w:right="1056" w:hanging="0"/>
            <w:spacing w:lineRule="auto" w:line="420" w:before="39" w:after="0"/>
          </w:pPr>
        </w:pPrChange>
        <w:rPr>
          <w:rFonts w:ascii="Arial" w:hAnsi="Arial" w:cs="Arial"/>
        </w:rPr>
      </w:pPr>
      <w:commentRangeStart w:id="24"/>
      <w:r>
        <w:rPr>
          <w:rFonts w:cs="Arial" w:ascii="Arial" w:hAnsi="Arial"/>
          <w:w w:val="95"/>
        </w:rPr>
        <w:t>Plant density also had a positive direct effect on seed size in both crops, indicating that areas with</w:t>
      </w:r>
      <w:r>
        <w:rPr>
          <w:rFonts w:cs="Arial" w:ascii="Arial" w:hAnsi="Arial"/>
        </w:rPr>
        <w:t xml:space="preserve"> </w:t>
      </w:r>
      <w:r>
        <w:rPr>
          <w:rFonts w:cs="Arial" w:ascii="Arial" w:hAnsi="Arial"/>
          <w:w w:val="95"/>
        </w:rPr>
        <w:t>better</w:t>
      </w:r>
      <w:r>
        <w:rPr>
          <w:rFonts w:cs="Arial" w:ascii="Arial" w:hAnsi="Arial"/>
        </w:rPr>
        <w:t xml:space="preserve"> </w:t>
      </w:r>
      <w:r>
        <w:rPr>
          <w:rFonts w:cs="Arial" w:ascii="Arial" w:hAnsi="Arial"/>
          <w:w w:val="95"/>
        </w:rPr>
        <w:t>resources</w:t>
      </w:r>
      <w:r>
        <w:rPr>
          <w:rFonts w:cs="Arial" w:ascii="Arial" w:hAnsi="Arial"/>
        </w:rPr>
        <w:t xml:space="preserve"> </w:t>
      </w:r>
      <w:r>
        <w:rPr>
          <w:rFonts w:cs="Arial" w:ascii="Arial" w:hAnsi="Arial"/>
          <w:w w:val="95"/>
        </w:rPr>
        <w:t>can</w:t>
      </w:r>
      <w:r>
        <w:rPr>
          <w:rFonts w:cs="Arial" w:ascii="Arial" w:hAnsi="Arial"/>
        </w:rPr>
        <w:t xml:space="preserve"> </w:t>
      </w:r>
      <w:r>
        <w:rPr>
          <w:rFonts w:cs="Arial" w:ascii="Arial" w:hAnsi="Arial"/>
          <w:w w:val="95"/>
        </w:rPr>
        <w:t>support</w:t>
      </w:r>
      <w:r>
        <w:rPr>
          <w:rFonts w:cs="Arial" w:ascii="Arial" w:hAnsi="Arial"/>
        </w:rPr>
        <w:t xml:space="preserve"> </w:t>
      </w:r>
      <w:r>
        <w:rPr>
          <w:rFonts w:cs="Arial" w:ascii="Arial" w:hAnsi="Arial"/>
          <w:w w:val="95"/>
        </w:rPr>
        <w:t>better-provisioned</w:t>
      </w:r>
      <w:r>
        <w:rPr>
          <w:rFonts w:cs="Arial" w:ascii="Arial" w:hAnsi="Arial"/>
        </w:rPr>
        <w:t xml:space="preserve"> </w:t>
      </w:r>
      <w:r>
        <w:rPr>
          <w:rFonts w:cs="Arial" w:ascii="Arial" w:hAnsi="Arial"/>
          <w:w w:val="95"/>
        </w:rPr>
        <w:t>(but</w:t>
      </w:r>
      <w:r>
        <w:rPr>
          <w:rFonts w:cs="Arial" w:ascii="Arial" w:hAnsi="Arial"/>
        </w:rPr>
        <w:t xml:space="preserve"> </w:t>
      </w:r>
      <w:r>
        <w:rPr>
          <w:rFonts w:cs="Arial" w:ascii="Arial" w:hAnsi="Arial"/>
          <w:w w:val="95"/>
        </w:rPr>
        <w:t>smaller)</w:t>
      </w:r>
      <w:r>
        <w:rPr>
          <w:rFonts w:cs="Arial" w:ascii="Arial" w:hAnsi="Arial"/>
        </w:rPr>
        <w:t xml:space="preserve"> </w:t>
      </w:r>
      <w:r>
        <w:rPr>
          <w:rFonts w:cs="Arial" w:ascii="Arial" w:hAnsi="Arial"/>
          <w:w w:val="95"/>
        </w:rPr>
        <w:t>plants</w:t>
      </w:r>
      <w:r>
        <w:rPr>
          <w:rFonts w:cs="Arial" w:ascii="Arial" w:hAnsi="Arial"/>
          <w:w w:val="95"/>
        </w:rPr>
      </w:r>
      <w:commentRangeEnd w:id="24"/>
      <w:r>
        <w:commentReference w:id="24"/>
      </w:r>
      <w:r>
        <w:rPr>
          <w:rFonts w:cs="Arial" w:ascii="Arial" w:hAnsi="Arial"/>
          <w:w w:val="95"/>
        </w:rPr>
        <w:t>.</w:t>
      </w:r>
      <w:r>
        <w:rPr>
          <w:rFonts w:cs="Arial" w:ascii="Arial" w:hAnsi="Arial"/>
          <w:spacing w:val="39"/>
        </w:rPr>
        <w:t xml:space="preserve"> </w:t>
      </w:r>
      <w:r>
        <w:rPr>
          <w:rFonts w:cs="Arial" w:ascii="Arial" w:hAnsi="Arial"/>
          <w:w w:val="95"/>
        </w:rPr>
        <w:t>Pod</w:t>
      </w:r>
      <w:r>
        <w:rPr>
          <w:rFonts w:cs="Arial" w:ascii="Arial" w:hAnsi="Arial"/>
        </w:rPr>
        <w:t xml:space="preserve"> </w:t>
      </w:r>
      <w:r>
        <w:rPr>
          <w:rFonts w:cs="Arial" w:ascii="Arial" w:hAnsi="Arial"/>
          <w:w w:val="95"/>
        </w:rPr>
        <w:t>set</w:t>
      </w:r>
      <w:r>
        <w:rPr>
          <w:rFonts w:cs="Arial" w:ascii="Arial" w:hAnsi="Arial"/>
        </w:rPr>
        <w:t xml:space="preserve"> </w:t>
      </w:r>
      <w:r>
        <w:rPr>
          <w:rFonts w:cs="Arial" w:ascii="Arial" w:hAnsi="Arial"/>
          <w:w w:val="95"/>
        </w:rPr>
        <w:t>also</w:t>
      </w:r>
      <w:r>
        <w:rPr>
          <w:rFonts w:cs="Arial" w:ascii="Arial" w:hAnsi="Arial"/>
        </w:rPr>
        <w:t xml:space="preserve"> </w:t>
      </w:r>
      <w:r>
        <w:rPr>
          <w:rFonts w:cs="Arial" w:ascii="Arial" w:hAnsi="Arial"/>
          <w:w w:val="95"/>
        </w:rPr>
        <w:t>had</w:t>
      </w:r>
      <w:r>
        <w:rPr>
          <w:rFonts w:cs="Arial" w:ascii="Arial" w:hAnsi="Arial"/>
          <w:spacing w:val="80"/>
        </w:rPr>
        <w:t xml:space="preserve"> </w:t>
      </w:r>
      <w:r>
        <w:rPr>
          <w:rFonts w:cs="Arial" w:ascii="Arial" w:hAnsi="Arial"/>
          <w:w w:val="95"/>
        </w:rPr>
        <w:t xml:space="preserve">a strong negative influence on flowers per plant in both crop types, indicating that high pod </w:t>
      </w:r>
      <w:r>
        <w:rPr>
          <w:rFonts w:cs="Arial" w:ascii="Arial" w:hAnsi="Arial"/>
        </w:rPr>
        <w:t>set</w:t>
      </w:r>
      <w:r>
        <w:rPr>
          <w:rFonts w:cs="Arial" w:ascii="Arial" w:hAnsi="Arial"/>
          <w:spacing w:val="-8"/>
        </w:rPr>
        <w:t xml:space="preserve"> </w:t>
      </w:r>
      <w:r>
        <w:rPr>
          <w:rFonts w:cs="Arial" w:ascii="Arial" w:hAnsi="Arial"/>
        </w:rPr>
        <w:t>suppresses</w:t>
      </w:r>
      <w:r>
        <w:rPr>
          <w:rFonts w:cs="Arial" w:ascii="Arial" w:hAnsi="Arial"/>
          <w:spacing w:val="-7"/>
        </w:rPr>
        <w:t xml:space="preserve"> </w:t>
      </w:r>
      <w:r>
        <w:rPr>
          <w:rFonts w:cs="Arial" w:ascii="Arial" w:hAnsi="Arial"/>
        </w:rPr>
        <w:t>future</w:t>
      </w:r>
      <w:r>
        <w:rPr>
          <w:rFonts w:cs="Arial" w:ascii="Arial" w:hAnsi="Arial"/>
          <w:spacing w:val="-7"/>
        </w:rPr>
        <w:t xml:space="preserve"> </w:t>
      </w:r>
      <w:r>
        <w:rPr>
          <w:rFonts w:cs="Arial" w:ascii="Arial" w:hAnsi="Arial"/>
        </w:rPr>
        <w:t>flower</w:t>
      </w:r>
      <w:r>
        <w:rPr>
          <w:rFonts w:cs="Arial" w:ascii="Arial" w:hAnsi="Arial"/>
          <w:spacing w:val="-8"/>
        </w:rPr>
        <w:t xml:space="preserve"> </w:t>
      </w:r>
      <w:r>
        <w:rPr>
          <w:rFonts w:cs="Arial" w:ascii="Arial" w:hAnsi="Arial"/>
        </w:rPr>
        <w:t>production.</w:t>
      </w:r>
    </w:p>
    <w:p>
      <w:pPr>
        <w:pStyle w:val="TextBody"/>
        <w:spacing w:lineRule="auto" w:line="420" w:before="3" w:after="0"/>
        <w:ind w:left="120" w:right="1055" w:firstLine="351"/>
        <w:jc w:val="both"/>
        <w:rPr>
          <w:rFonts w:ascii="Arial" w:hAnsi="Arial" w:cs="Arial"/>
        </w:rPr>
      </w:pPr>
      <w:commentRangeStart w:id="25"/>
      <w:r>
        <w:rPr>
          <w:rFonts w:cs="Arial" w:ascii="Arial" w:hAnsi="Arial"/>
        </w:rPr>
        <w:t xml:space="preserve">Pollen deposition did not </w:t>
      </w:r>
      <w:r>
        <w:rPr>
          <w:rFonts w:cs="Arial" w:ascii="Arial" w:hAnsi="Arial"/>
        </w:rPr>
      </w:r>
      <w:commentRangeEnd w:id="25"/>
      <w:r>
        <w:commentReference w:id="25"/>
      </w:r>
      <w:r>
        <w:rPr>
          <w:rFonts w:cs="Arial" w:ascii="Arial" w:hAnsi="Arial"/>
        </w:rPr>
        <w:t>alter seed production in commodity canola,</w:t>
      </w:r>
      <w:r>
        <w:rPr>
          <w:rFonts w:cs="Arial" w:ascii="Arial" w:hAnsi="Arial"/>
          <w:spacing w:val="19"/>
        </w:rPr>
        <w:t xml:space="preserve"> </w:t>
      </w:r>
      <w:r>
        <w:rPr>
          <w:rFonts w:cs="Arial" w:ascii="Arial" w:hAnsi="Arial"/>
        </w:rPr>
        <w:t>nor was there</w:t>
      </w:r>
      <w:r>
        <w:rPr>
          <w:rFonts w:cs="Arial" w:ascii="Arial" w:hAnsi="Arial"/>
          <w:spacing w:val="80"/>
        </w:rPr>
        <w:t xml:space="preserve"> </w:t>
      </w:r>
      <w:r>
        <w:rPr>
          <w:rFonts w:cs="Arial" w:ascii="Arial" w:hAnsi="Arial"/>
        </w:rPr>
        <w:t xml:space="preserve">a direct effect of honey bee visitation or distance from field edge (note log-scaled x-axis on Figure </w:t>
      </w:r>
      <w:hyperlink w:anchor="_bookmark3">
        <w:r>
          <w:rPr>
            <w:rFonts w:cs="Arial" w:ascii="Arial" w:hAnsi="Arial"/>
          </w:rPr>
          <w:t>4).</w:t>
        </w:r>
      </w:hyperlink>
      <w:r>
        <w:rPr>
          <w:rFonts w:cs="Arial" w:ascii="Arial" w:hAnsi="Arial"/>
          <w:spacing w:val="40"/>
        </w:rPr>
        <w:t xml:space="preserve"> </w:t>
      </w:r>
      <w:ins w:id="158" w:author="Hoover, Shelley" w:date="2022-09-09T16:16:00Z">
        <w:r>
          <w:rPr>
            <w:rFonts w:cs="Arial" w:ascii="Arial" w:hAnsi="Arial"/>
            <w:spacing w:val="40"/>
          </w:rPr>
          <w:t xml:space="preserve">In seed canola, in contrast, </w:t>
        </w:r>
      </w:ins>
      <w:ins w:id="159" w:author="Hoover, Shelley" w:date="2022-09-09T16:16:00Z">
        <w:r>
          <w:rPr>
            <w:rFonts w:cs="Arial" w:ascii="Arial" w:hAnsi="Arial"/>
          </w:rPr>
          <w:t>p</w:t>
        </w:r>
      </w:ins>
      <w:del w:id="160" w:author="Hoover, Shelley" w:date="2022-09-09T16:16:00Z">
        <w:r>
          <w:rPr>
            <w:rFonts w:cs="Arial" w:ascii="Arial" w:hAnsi="Arial"/>
          </w:rPr>
          <w:delText>P</w:delText>
        </w:r>
      </w:del>
      <w:r>
        <w:rPr>
          <w:rFonts w:cs="Arial" w:ascii="Arial" w:hAnsi="Arial"/>
        </w:rPr>
        <w:t xml:space="preserve">od set and seeds per pod </w:t>
      </w:r>
      <w:del w:id="161" w:author="Hoover, Shelley" w:date="2022-09-09T16:16:00Z">
        <w:r>
          <w:rPr>
            <w:rFonts w:cs="Arial" w:ascii="Arial" w:hAnsi="Arial"/>
          </w:rPr>
          <w:delText xml:space="preserve">in seed canola </w:delText>
        </w:r>
      </w:del>
      <w:r>
        <w:rPr>
          <w:rFonts w:cs="Arial" w:ascii="Arial" w:hAnsi="Arial"/>
        </w:rPr>
        <w:t>were increased by higher pollen deposition,</w:t>
      </w:r>
      <w:r>
        <w:rPr>
          <w:rFonts w:cs="Arial" w:ascii="Arial" w:hAnsi="Arial"/>
          <w:spacing w:val="-11"/>
        </w:rPr>
        <w:t xml:space="preserve"> </w:t>
      </w:r>
      <w:r>
        <w:rPr>
          <w:rFonts w:cs="Arial" w:ascii="Arial" w:hAnsi="Arial"/>
        </w:rPr>
        <w:t>and</w:t>
      </w:r>
      <w:r>
        <w:rPr>
          <w:rFonts w:cs="Arial" w:ascii="Arial" w:hAnsi="Arial"/>
          <w:spacing w:val="-13"/>
        </w:rPr>
        <w:t xml:space="preserve"> </w:t>
      </w:r>
      <w:r>
        <w:rPr>
          <w:rFonts w:cs="Arial" w:ascii="Arial" w:hAnsi="Arial"/>
        </w:rPr>
        <w:t>decreased</w:t>
      </w:r>
      <w:r>
        <w:rPr>
          <w:rFonts w:cs="Arial" w:ascii="Arial" w:hAnsi="Arial"/>
          <w:spacing w:val="-13"/>
        </w:rPr>
        <w:t xml:space="preserve"> </w:t>
      </w:r>
      <w:r>
        <w:rPr>
          <w:rFonts w:cs="Arial" w:ascii="Arial" w:hAnsi="Arial"/>
        </w:rPr>
        <w:t>with</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away</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HB</w:t>
      </w:r>
      <w:r>
        <w:rPr>
          <w:rFonts w:cs="Arial" w:ascii="Arial" w:hAnsi="Arial"/>
          <w:spacing w:val="-13"/>
        </w:rPr>
        <w:t xml:space="preserve"> </w:t>
      </w:r>
      <w:r>
        <w:rPr>
          <w:rFonts w:cs="Arial" w:ascii="Arial" w:hAnsi="Arial"/>
        </w:rPr>
        <w:t>hives</w:t>
      </w:r>
      <w:r>
        <w:rPr>
          <w:rFonts w:cs="Arial" w:ascii="Arial" w:hAnsi="Arial"/>
          <w:spacing w:val="-13"/>
        </w:rPr>
        <w:t xml:space="preserve"> </w:t>
      </w:r>
      <w:r>
        <w:rPr>
          <w:rFonts w:cs="Arial" w:ascii="Arial" w:hAnsi="Arial"/>
        </w:rPr>
        <w:t>as</w:t>
      </w:r>
      <w:r>
        <w:rPr>
          <w:rFonts w:cs="Arial" w:ascii="Arial" w:hAnsi="Arial"/>
          <w:spacing w:val="-13"/>
        </w:rPr>
        <w:t xml:space="preserve"> </w:t>
      </w:r>
      <w:r>
        <w:rPr>
          <w:rFonts w:cs="Arial" w:ascii="Arial" w:hAnsi="Arial"/>
        </w:rPr>
        <w:t>well</w:t>
      </w:r>
      <w:r>
        <w:rPr>
          <w:rFonts w:cs="Arial" w:ascii="Arial" w:hAnsi="Arial"/>
          <w:spacing w:val="-13"/>
        </w:rPr>
        <w:t xml:space="preserve"> </w:t>
      </w:r>
      <w:r>
        <w:rPr>
          <w:rFonts w:cs="Arial" w:ascii="Arial" w:hAnsi="Arial"/>
        </w:rPr>
        <w:t>as</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 xml:space="preserve">LCB </w:t>
      </w:r>
      <w:r>
        <w:rPr>
          <w:rFonts w:cs="Arial" w:ascii="Arial" w:hAnsi="Arial"/>
          <w:w w:val="95"/>
        </w:rPr>
        <w:t>shelters.</w:t>
      </w:r>
      <w:r>
        <w:rPr>
          <w:rFonts w:cs="Arial" w:ascii="Arial" w:hAnsi="Arial"/>
          <w:spacing w:val="32"/>
        </w:rPr>
        <w:t xml:space="preserve"> </w:t>
      </w:r>
      <w:r>
        <w:rPr>
          <w:rFonts w:cs="Arial" w:ascii="Arial" w:hAnsi="Arial"/>
          <w:w w:val="95"/>
        </w:rPr>
        <w:t xml:space="preserve">Pod set was also lower in the centre of the female bay, again suggesting that pollen </w:t>
      </w:r>
      <w:r>
        <w:rPr>
          <w:rFonts w:cs="Arial" w:ascii="Arial" w:hAnsi="Arial"/>
        </w:rPr>
        <w:t>is</w:t>
      </w:r>
      <w:r>
        <w:rPr>
          <w:rFonts w:cs="Arial" w:ascii="Arial" w:hAnsi="Arial"/>
          <w:spacing w:val="-1"/>
        </w:rPr>
        <w:t xml:space="preserve"> </w:t>
      </w:r>
      <w:r>
        <w:rPr>
          <w:rFonts w:cs="Arial" w:ascii="Arial" w:hAnsi="Arial"/>
        </w:rPr>
        <w:t>lost</w:t>
      </w:r>
      <w:r>
        <w:rPr>
          <w:rFonts w:cs="Arial" w:ascii="Arial" w:hAnsi="Arial"/>
          <w:spacing w:val="-1"/>
        </w:rPr>
        <w:t xml:space="preserve"> </w:t>
      </w:r>
      <w:r>
        <w:rPr>
          <w:rFonts w:cs="Arial" w:ascii="Arial" w:hAnsi="Arial"/>
        </w:rPr>
        <w:t>when</w:t>
      </w:r>
      <w:r>
        <w:rPr>
          <w:rFonts w:cs="Arial" w:ascii="Arial" w:hAnsi="Arial"/>
          <w:spacing w:val="-1"/>
        </w:rPr>
        <w:t xml:space="preserve"> </w:t>
      </w:r>
      <w:r>
        <w:rPr>
          <w:rFonts w:cs="Arial" w:ascii="Arial" w:hAnsi="Arial"/>
        </w:rPr>
        <w:t>bees</w:t>
      </w:r>
      <w:r>
        <w:rPr>
          <w:rFonts w:cs="Arial" w:ascii="Arial" w:hAnsi="Arial"/>
          <w:spacing w:val="-1"/>
        </w:rPr>
        <w:t xml:space="preserve"> </w:t>
      </w:r>
      <w:r>
        <w:rPr>
          <w:rFonts w:cs="Arial" w:ascii="Arial" w:hAnsi="Arial"/>
        </w:rPr>
        <w:t>crossing</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male</w:t>
      </w:r>
      <w:r>
        <w:rPr>
          <w:rFonts w:cs="Arial" w:ascii="Arial" w:hAnsi="Arial"/>
          <w:spacing w:val="-1"/>
        </w:rPr>
        <w:t xml:space="preserve"> </w:t>
      </w:r>
      <w:r>
        <w:rPr>
          <w:rFonts w:cs="Arial" w:ascii="Arial" w:hAnsi="Arial"/>
        </w:rPr>
        <w:t>bays.</w:t>
      </w:r>
    </w:p>
    <w:p>
      <w:pPr>
        <w:pStyle w:val="TextBody"/>
        <w:spacing w:lineRule="auto" w:line="480" w:before="10" w:after="0"/>
        <w:pPrChange w:id="0" w:author="Hoover, Shelley" w:date="2022-09-09T16:21:00Z">
          <w:pPr>
            <w:pStyle w:val="Textbody"/>
            <w:spacing w:before="10" w:after="0"/>
          </w:pPr>
        </w:pPrChange>
        <w:rPr>
          <w:rFonts w:ascii="Arial" w:hAnsi="Arial" w:cs="Arial"/>
          <w:sz w:val="34"/>
        </w:rPr>
      </w:pPr>
      <w:r>
        <w:rPr>
          <w:rFonts w:cs="Arial" w:ascii="Arial" w:hAnsi="Arial"/>
          <w:sz w:val="34"/>
        </w:rPr>
      </w:r>
    </w:p>
    <w:p>
      <w:pPr>
        <w:pStyle w:val="Heading2"/>
        <w:spacing w:lineRule="auto" w:line="480"/>
        <w:jc w:val="both"/>
        <w:pPrChange w:id="0" w:author="Hoover, Shelley" w:date="2022-09-09T16:21:00Z">
          <w:pPr>
            <w:pStyle w:val="Heading2"/>
            <w:jc w:val="both"/>
          </w:pPr>
        </w:pPrChange>
        <w:rPr>
          <w:rFonts w:ascii="Arial" w:hAnsi="Arial" w:cs="Arial"/>
        </w:rPr>
      </w:pPr>
      <w:r>
        <w:rPr>
          <w:rFonts w:cs="Arial" w:ascii="Arial" w:hAnsi="Arial"/>
        </w:rPr>
        <w:t xml:space="preserve">Yield </w:t>
      </w:r>
      <w:r>
        <w:rPr>
          <w:rFonts w:cs="Arial" w:ascii="Arial" w:hAnsi="Arial"/>
          <w:spacing w:val="-2"/>
        </w:rPr>
        <w:t>simulations</w:t>
      </w:r>
    </w:p>
    <w:p>
      <w:pPr>
        <w:pStyle w:val="TextBody"/>
        <w:spacing w:lineRule="auto" w:line="480" w:before="192" w:after="0"/>
        <w:ind w:left="120" w:right="1055" w:hanging="0"/>
        <w:jc w:val="both"/>
        <w:pPrChange w:id="0" w:author="Hoover, Shelley" w:date="2022-09-09T16:21:00Z">
          <w:pPr>
            <w:pStyle w:val="Textbody"/>
            <w:jc w:val="both"/>
            <w:ind w:left="120" w:right="1055" w:hanging="0"/>
            <w:spacing w:lineRule="exact" w:line="478" w:before="192" w:after="0"/>
          </w:pPr>
        </w:pPrChange>
        <w:rPr>
          <w:rFonts w:ascii="Arial" w:hAnsi="Arial" w:cs="Arial"/>
          <w:spacing w:val="-5"/>
          <w:w w:val="95"/>
          <w:del w:id="171" w:author="Hoover, Shelley" w:date="2022-09-09T16:21:00Z"/>
        </w:rPr>
      </w:pPr>
      <w:r>
        <w:rPr>
          <w:rFonts w:cs="Arial" w:ascii="Arial" w:hAnsi="Arial"/>
        </w:rPr>
        <w:t>The</w:t>
      </w:r>
      <w:r>
        <w:rPr>
          <w:rFonts w:cs="Arial" w:ascii="Arial" w:hAnsi="Arial"/>
          <w:spacing w:val="-7"/>
        </w:rPr>
        <w:t xml:space="preserve"> </w:t>
      </w:r>
      <w:r>
        <w:rPr>
          <w:rFonts w:cs="Arial" w:ascii="Arial" w:hAnsi="Arial"/>
        </w:rPr>
        <w:t>path</w:t>
      </w:r>
      <w:r>
        <w:rPr>
          <w:rFonts w:cs="Arial" w:ascii="Arial" w:hAnsi="Arial"/>
          <w:spacing w:val="-6"/>
        </w:rPr>
        <w:t xml:space="preserve"> </w:t>
      </w:r>
      <w:r>
        <w:rPr>
          <w:rFonts w:cs="Arial" w:ascii="Arial" w:hAnsi="Arial"/>
        </w:rPr>
        <w:t>analysis</w:t>
      </w:r>
      <w:r>
        <w:rPr>
          <w:rFonts w:cs="Arial" w:ascii="Arial" w:hAnsi="Arial"/>
          <w:spacing w:val="-7"/>
        </w:rPr>
        <w:t xml:space="preserve"> </w:t>
      </w:r>
      <w:r>
        <w:rPr>
          <w:rFonts w:cs="Arial" w:ascii="Arial" w:hAnsi="Arial"/>
        </w:rPr>
        <w:t>simulations</w:t>
      </w:r>
      <w:r>
        <w:rPr>
          <w:rFonts w:cs="Arial" w:ascii="Arial" w:hAnsi="Arial"/>
          <w:spacing w:val="-6"/>
        </w:rPr>
        <w:t xml:space="preserve"> </w:t>
      </w:r>
      <w:r>
        <w:rPr>
          <w:rFonts w:cs="Arial" w:ascii="Arial" w:hAnsi="Arial"/>
        </w:rPr>
        <w:t>further</w:t>
      </w:r>
      <w:r>
        <w:rPr>
          <w:rFonts w:cs="Arial" w:ascii="Arial" w:hAnsi="Arial"/>
          <w:spacing w:val="-7"/>
        </w:rPr>
        <w:t xml:space="preserve"> </w:t>
      </w:r>
      <w:r>
        <w:rPr>
          <w:rFonts w:cs="Arial" w:ascii="Arial" w:hAnsi="Arial"/>
        </w:rPr>
        <w:t>confirmed</w:t>
      </w:r>
      <w:r>
        <w:rPr>
          <w:rFonts w:cs="Arial" w:ascii="Arial" w:hAnsi="Arial"/>
          <w:spacing w:val="-6"/>
        </w:rPr>
        <w:t xml:space="preserve"> </w:t>
      </w:r>
      <w:r>
        <w:rPr>
          <w:rFonts w:cs="Arial" w:ascii="Arial" w:hAnsi="Arial"/>
        </w:rPr>
        <w:t>the</w:t>
      </w:r>
      <w:r>
        <w:rPr>
          <w:rFonts w:cs="Arial" w:ascii="Arial" w:hAnsi="Arial"/>
          <w:spacing w:val="-7"/>
        </w:rPr>
        <w:t xml:space="preserve"> </w:t>
      </w:r>
      <w:r>
        <w:rPr>
          <w:rFonts w:cs="Arial" w:ascii="Arial" w:hAnsi="Arial"/>
        </w:rPr>
        <w:t>results</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analysis:</w:t>
      </w:r>
      <w:r>
        <w:rPr>
          <w:rFonts w:cs="Arial" w:ascii="Arial" w:hAnsi="Arial"/>
          <w:spacing w:val="16"/>
        </w:rPr>
        <w:t xml:space="preserve"> </w:t>
      </w:r>
      <w:r>
        <w:rPr>
          <w:rFonts w:cs="Arial" w:ascii="Arial" w:hAnsi="Arial"/>
        </w:rPr>
        <w:t>HB</w:t>
      </w:r>
      <w:r>
        <w:rPr>
          <w:rFonts w:cs="Arial" w:ascii="Arial" w:hAnsi="Arial"/>
          <w:spacing w:val="-7"/>
        </w:rPr>
        <w:t xml:space="preserve"> </w:t>
      </w:r>
      <w:r>
        <w:rPr>
          <w:rFonts w:cs="Arial" w:ascii="Arial" w:hAnsi="Arial"/>
        </w:rPr>
        <w:t>visitation had little effect on yield in either crop type, but LCB visitation improved yield in seed crops.</w:t>
      </w:r>
      <w:r>
        <w:rPr>
          <w:rFonts w:cs="Arial" w:ascii="Arial" w:hAnsi="Arial"/>
          <w:spacing w:val="16"/>
        </w:rPr>
        <w:t xml:space="preserve"> </w:t>
      </w:r>
      <w:r>
        <w:rPr>
          <w:rFonts w:cs="Arial" w:ascii="Arial" w:hAnsi="Arial"/>
        </w:rPr>
        <w:t>The</w:t>
      </w:r>
      <w:r>
        <w:rPr>
          <w:rFonts w:cs="Arial" w:ascii="Arial" w:hAnsi="Arial"/>
          <w:spacing w:val="-8"/>
        </w:rPr>
        <w:t xml:space="preserve"> </w:t>
      </w:r>
      <w:r>
        <w:rPr>
          <w:rFonts w:cs="Arial" w:ascii="Arial" w:hAnsi="Arial"/>
        </w:rPr>
        <w:t>simulations</w:t>
      </w:r>
      <w:r>
        <w:rPr>
          <w:rFonts w:cs="Arial" w:ascii="Arial" w:hAnsi="Arial"/>
          <w:spacing w:val="-8"/>
        </w:rPr>
        <w:t xml:space="preserve"> </w:t>
      </w:r>
      <w:r>
        <w:rPr>
          <w:rFonts w:cs="Arial" w:ascii="Arial" w:hAnsi="Arial"/>
        </w:rPr>
        <w:t>showed</w:t>
      </w:r>
      <w:r>
        <w:rPr>
          <w:rFonts w:cs="Arial" w:ascii="Arial" w:hAnsi="Arial"/>
          <w:spacing w:val="-8"/>
        </w:rPr>
        <w:t xml:space="preserve"> </w:t>
      </w:r>
      <w:r>
        <w:rPr>
          <w:rFonts w:cs="Arial" w:ascii="Arial" w:hAnsi="Arial"/>
        </w:rPr>
        <w:t>no</w:t>
      </w:r>
      <w:r>
        <w:rPr>
          <w:rFonts w:cs="Arial" w:ascii="Arial" w:hAnsi="Arial"/>
          <w:spacing w:val="-8"/>
        </w:rPr>
        <w:t xml:space="preserve"> </w:t>
      </w:r>
      <w:r>
        <w:rPr>
          <w:rFonts w:cs="Arial" w:ascii="Arial" w:hAnsi="Arial"/>
        </w:rPr>
        <w:t>large</w:t>
      </w:r>
      <w:r>
        <w:rPr>
          <w:rFonts w:cs="Arial" w:ascii="Arial" w:hAnsi="Arial"/>
          <w:spacing w:val="-8"/>
        </w:rPr>
        <w:t xml:space="preserve"> </w:t>
      </w:r>
      <w:r>
        <w:rPr>
          <w:rFonts w:cs="Arial" w:ascii="Arial" w:hAnsi="Arial"/>
        </w:rPr>
        <w:t>effect</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HB</w:t>
      </w:r>
      <w:r>
        <w:rPr>
          <w:rFonts w:cs="Arial" w:ascii="Arial" w:hAnsi="Arial"/>
          <w:spacing w:val="-8"/>
        </w:rPr>
        <w:t xml:space="preserve"> </w:t>
      </w:r>
      <w:r>
        <w:rPr>
          <w:rFonts w:cs="Arial" w:ascii="Arial" w:hAnsi="Arial"/>
        </w:rPr>
        <w:t>stocking</w:t>
      </w:r>
      <w:r>
        <w:rPr>
          <w:rFonts w:cs="Arial" w:ascii="Arial" w:hAnsi="Arial"/>
          <w:spacing w:val="-8"/>
        </w:rPr>
        <w:t xml:space="preserve"> </w:t>
      </w:r>
      <w:r>
        <w:rPr>
          <w:rFonts w:cs="Arial" w:ascii="Arial" w:hAnsi="Arial"/>
        </w:rPr>
        <w:t>on</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size</w:t>
      </w:r>
      <w:r>
        <w:rPr>
          <w:rFonts w:cs="Arial" w:ascii="Arial" w:hAnsi="Arial"/>
          <w:spacing w:val="-8"/>
        </w:rPr>
        <w:t xml:space="preserve"> </w:t>
      </w:r>
      <w:r>
        <w:rPr>
          <w:rFonts w:cs="Arial" w:ascii="Arial" w:hAnsi="Arial"/>
        </w:rPr>
        <w:t>or</w:t>
      </w:r>
      <w:r>
        <w:rPr>
          <w:rFonts w:cs="Arial" w:ascii="Arial" w:hAnsi="Arial"/>
          <w:spacing w:val="-8"/>
        </w:rPr>
        <w:t xml:space="preserve"> </w:t>
      </w:r>
      <w:r>
        <w:rPr>
          <w:rFonts w:cs="Arial" w:ascii="Arial" w:hAnsi="Arial"/>
        </w:rPr>
        <w:t>total</w:t>
      </w:r>
      <w:r>
        <w:rPr>
          <w:rFonts w:cs="Arial" w:ascii="Arial" w:hAnsi="Arial"/>
          <w:spacing w:val="-8"/>
        </w:rPr>
        <w:t xml:space="preserve"> </w:t>
      </w:r>
      <w:r>
        <w:rPr>
          <w:rFonts w:cs="Arial" w:ascii="Arial" w:hAnsi="Arial"/>
        </w:rPr>
        <w:t>yield</w:t>
      </w:r>
      <w:r>
        <w:rPr>
          <w:rFonts w:cs="Arial" w:ascii="Arial" w:hAnsi="Arial"/>
          <w:spacing w:val="-8"/>
        </w:rPr>
        <w:t xml:space="preserve"> </w:t>
      </w:r>
      <w:r>
        <w:rPr>
          <w:rFonts w:cs="Arial" w:ascii="Arial" w:hAnsi="Arial"/>
        </w:rPr>
        <w:t xml:space="preserve">in </w:t>
      </w:r>
      <w:r>
        <w:rPr>
          <w:rFonts w:cs="Arial" w:ascii="Arial" w:hAnsi="Arial"/>
          <w:w w:val="95"/>
        </w:rPr>
        <w:t xml:space="preserve">commodity fields (Figure </w:t>
      </w:r>
      <w:hyperlink w:anchor="_bookmark4">
        <w:del w:id="162" w:author="Hoover, Shelley" w:date="2022-09-12T09:16:00Z">
          <w:r>
            <w:rPr>
              <w:rFonts w:cs="Arial" w:ascii="Arial" w:hAnsi="Arial"/>
              <w:w w:val="95"/>
            </w:rPr>
            <w:delText>5a,</w:delText>
          </w:r>
        </w:del>
      </w:hyperlink>
      <w:ins w:id="163" w:author="Hoover, Shelley" w:date="2022-09-12T09:16:00Z">
        <w:r>
          <w:rPr>
            <w:rFonts w:cs="Arial" w:ascii="Arial" w:hAnsi="Arial"/>
            <w:w w:val="95"/>
          </w:rPr>
          <w:t xml:space="preserve"> and</w:t>
        </w:r>
      </w:ins>
      <w:r>
        <w:rPr>
          <w:rFonts w:cs="Arial" w:ascii="Arial" w:hAnsi="Arial"/>
          <w:w w:val="95"/>
        </w:rPr>
        <w:t xml:space="preserve"> b</w:t>
      </w:r>
      <w:ins w:id="164" w:author="Hoover, Shelley" w:date="2022-09-12T09:17:00Z">
        <w:r>
          <w:rPr>
            <w:rFonts w:cs="Arial" w:ascii="Arial" w:hAnsi="Arial"/>
            <w:w w:val="95"/>
          </w:rPr>
          <w:t>, respectively)</w:t>
        </w:r>
      </w:ins>
      <w:del w:id="165" w:author="Hoover, Shelley" w:date="2022-09-12T09:16:00Z">
        <w:r>
          <w:rPr>
            <w:rFonts w:cs="Arial" w:ascii="Arial" w:hAnsi="Arial"/>
            <w:w w:val="95"/>
          </w:rPr>
          <w:delText>)</w:delText>
        </w:r>
      </w:del>
      <w:r>
        <w:rPr>
          <w:rFonts w:cs="Arial" w:ascii="Arial" w:hAnsi="Arial"/>
          <w:w w:val="95"/>
        </w:rPr>
        <w:t xml:space="preserve">, aside from the effect associated with distance from the edge </w:t>
      </w:r>
      <w:r>
        <w:rPr>
          <w:rFonts w:cs="Arial" w:ascii="Arial" w:hAnsi="Arial"/>
        </w:rPr>
        <w:t>of</w:t>
      </w:r>
      <w:r>
        <w:rPr>
          <w:rFonts w:cs="Arial" w:ascii="Arial" w:hAnsi="Arial"/>
          <w:spacing w:val="-5"/>
        </w:rPr>
        <w:t xml:space="preserve"> </w:t>
      </w:r>
      <w:r>
        <w:rPr>
          <w:rFonts w:cs="Arial" w:ascii="Arial" w:hAnsi="Arial"/>
        </w:rPr>
        <w:t>the</w:t>
      </w:r>
      <w:r>
        <w:rPr>
          <w:rFonts w:cs="Arial" w:ascii="Arial" w:hAnsi="Arial"/>
          <w:spacing w:val="-6"/>
        </w:rPr>
        <w:t xml:space="preserve"> </w:t>
      </w:r>
      <w:r>
        <w:rPr>
          <w:rFonts w:cs="Arial" w:ascii="Arial" w:hAnsi="Arial"/>
        </w:rPr>
        <w:t>field.</w:t>
      </w:r>
      <w:r>
        <w:rPr>
          <w:rFonts w:cs="Arial" w:ascii="Arial" w:hAnsi="Arial"/>
          <w:spacing w:val="29"/>
        </w:rPr>
        <w:t xml:space="preserve"> </w:t>
      </w:r>
      <w:r>
        <w:rPr>
          <w:rFonts w:cs="Arial" w:ascii="Arial" w:hAnsi="Arial"/>
        </w:rPr>
        <w:t>Similarly,</w:t>
      </w:r>
      <w:r>
        <w:rPr>
          <w:rFonts w:cs="Arial" w:ascii="Arial" w:hAnsi="Arial"/>
          <w:spacing w:val="-3"/>
        </w:rPr>
        <w:t xml:space="preserve"> </w:t>
      </w:r>
      <w:r>
        <w:rPr>
          <w:rFonts w:cs="Arial" w:ascii="Arial" w:hAnsi="Arial"/>
        </w:rPr>
        <w:t>the</w:t>
      </w:r>
      <w:r>
        <w:rPr>
          <w:rFonts w:cs="Arial" w:ascii="Arial" w:hAnsi="Arial"/>
          <w:spacing w:val="-5"/>
        </w:rPr>
        <w:t xml:space="preserve"> </w:t>
      </w:r>
      <w:r>
        <w:rPr>
          <w:rFonts w:cs="Arial" w:ascii="Arial" w:hAnsi="Arial"/>
        </w:rPr>
        <w:t>simulations</w:t>
      </w:r>
      <w:r>
        <w:rPr>
          <w:rFonts w:cs="Arial" w:ascii="Arial" w:hAnsi="Arial"/>
          <w:spacing w:val="-5"/>
        </w:rPr>
        <w:t xml:space="preserve"> </w:t>
      </w:r>
      <w:r>
        <w:rPr>
          <w:rFonts w:cs="Arial" w:ascii="Arial" w:hAnsi="Arial"/>
        </w:rPr>
        <w:t>for</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fields</w:t>
      </w:r>
      <w:r>
        <w:rPr>
          <w:rFonts w:cs="Arial" w:ascii="Arial" w:hAnsi="Arial"/>
          <w:spacing w:val="-6"/>
        </w:rPr>
        <w:t xml:space="preserve"> </w:t>
      </w:r>
      <w:r>
        <w:rPr>
          <w:rFonts w:cs="Arial" w:ascii="Arial" w:hAnsi="Arial"/>
        </w:rPr>
        <w:t>showed</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small</w:t>
      </w:r>
      <w:r>
        <w:rPr>
          <w:rFonts w:cs="Arial" w:ascii="Arial" w:hAnsi="Arial"/>
          <w:spacing w:val="-6"/>
        </w:rPr>
        <w:t xml:space="preserve"> </w:t>
      </w:r>
      <w:r>
        <w:rPr>
          <w:rFonts w:cs="Arial" w:ascii="Arial" w:hAnsi="Arial"/>
        </w:rPr>
        <w:t>increase</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seed</w:t>
      </w:r>
      <w:r>
        <w:rPr>
          <w:rFonts w:cs="Arial" w:ascii="Arial" w:hAnsi="Arial"/>
          <w:spacing w:val="-5"/>
        </w:rPr>
        <w:t xml:space="preserve"> </w:t>
      </w:r>
      <w:r>
        <w:rPr>
          <w:rFonts w:cs="Arial" w:ascii="Arial" w:hAnsi="Arial"/>
        </w:rPr>
        <w:t>size and</w:t>
      </w:r>
      <w:r>
        <w:rPr>
          <w:rFonts w:cs="Arial" w:ascii="Arial" w:hAnsi="Arial"/>
          <w:spacing w:val="-12"/>
        </w:rPr>
        <w:t xml:space="preserve"> </w:t>
      </w:r>
      <w:r>
        <w:rPr>
          <w:rFonts w:cs="Arial" w:ascii="Arial" w:hAnsi="Arial"/>
        </w:rPr>
        <w:t>total</w:t>
      </w:r>
      <w:r>
        <w:rPr>
          <w:rFonts w:cs="Arial" w:ascii="Arial" w:hAnsi="Arial"/>
          <w:spacing w:val="-12"/>
        </w:rPr>
        <w:t xml:space="preserve"> </w:t>
      </w:r>
      <w:r>
        <w:rPr>
          <w:rFonts w:cs="Arial" w:ascii="Arial" w:hAnsi="Arial"/>
        </w:rPr>
        <w:t>yield</w:t>
      </w:r>
      <w:r>
        <w:rPr>
          <w:rFonts w:cs="Arial" w:ascii="Arial" w:hAnsi="Arial"/>
          <w:spacing w:val="-12"/>
        </w:rPr>
        <w:t xml:space="preserve"> </w:t>
      </w:r>
      <w:r>
        <w:rPr>
          <w:rFonts w:cs="Arial" w:ascii="Arial" w:hAnsi="Arial"/>
        </w:rPr>
        <w:t>with</w:t>
      </w:r>
      <w:r>
        <w:rPr>
          <w:rFonts w:cs="Arial" w:ascii="Arial" w:hAnsi="Arial"/>
          <w:spacing w:val="-12"/>
        </w:rPr>
        <w:t xml:space="preserve"> </w:t>
      </w:r>
      <w:r>
        <w:rPr>
          <w:rFonts w:cs="Arial" w:ascii="Arial" w:hAnsi="Arial"/>
        </w:rPr>
        <w:t>distance</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HB</w:t>
      </w:r>
      <w:r>
        <w:rPr>
          <w:rFonts w:cs="Arial" w:ascii="Arial" w:hAnsi="Arial"/>
          <w:spacing w:val="-12"/>
        </w:rPr>
        <w:t xml:space="preserve"> </w:t>
      </w:r>
      <w:r>
        <w:rPr>
          <w:rFonts w:cs="Arial" w:ascii="Arial" w:hAnsi="Arial"/>
        </w:rPr>
        <w:t>hives</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field</w:t>
      </w:r>
      <w:r>
        <w:rPr>
          <w:rFonts w:cs="Arial" w:ascii="Arial" w:hAnsi="Arial"/>
          <w:spacing w:val="-12"/>
        </w:rPr>
        <w:t xml:space="preserve"> </w:t>
      </w:r>
      <w:r>
        <w:rPr>
          <w:rFonts w:cs="Arial" w:ascii="Arial" w:hAnsi="Arial"/>
        </w:rPr>
        <w:t>edges,</w:t>
      </w:r>
      <w:r>
        <w:rPr>
          <w:rFonts w:cs="Arial" w:ascii="Arial" w:hAnsi="Arial"/>
          <w:spacing w:val="-12"/>
        </w:rPr>
        <w:t xml:space="preserve"> </w:t>
      </w:r>
      <w:r>
        <w:rPr>
          <w:rFonts w:cs="Arial" w:ascii="Arial" w:hAnsi="Arial"/>
        </w:rPr>
        <w:t>but</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effect</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 xml:space="preserve">distance </w:t>
      </w:r>
      <w:r>
        <w:rPr>
          <w:rFonts w:cs="Arial" w:ascii="Arial" w:hAnsi="Arial"/>
          <w:w w:val="95"/>
        </w:rPr>
        <w:t xml:space="preserve">from the leafcutter shelters was much more dramatic (compare the spacing of isolines along </w:t>
      </w:r>
      <w:r>
        <w:rPr>
          <w:rFonts w:cs="Arial" w:ascii="Arial" w:hAnsi="Arial"/>
        </w:rPr>
        <w:t xml:space="preserve">the x-axis and y-axis in Figures </w:t>
      </w:r>
      <w:hyperlink w:anchor="_bookmark4">
        <w:del w:id="166" w:author="Hoover, Shelley" w:date="2022-09-12T09:17:00Z">
          <w:r>
            <w:rPr>
              <w:rFonts w:cs="Arial" w:ascii="Arial" w:hAnsi="Arial"/>
            </w:rPr>
            <w:delText>5c,</w:delText>
          </w:r>
        </w:del>
      </w:hyperlink>
      <w:ins w:id="167" w:author="Hoover, Shelley" w:date="2022-09-12T09:17:00Z">
        <w:r>
          <w:rPr>
            <w:rFonts w:cs="Arial" w:ascii="Arial" w:hAnsi="Arial"/>
          </w:rPr>
          <w:t xml:space="preserve"> and</w:t>
        </w:r>
      </w:ins>
      <w:r>
        <w:rPr>
          <w:rFonts w:cs="Arial" w:ascii="Arial" w:hAnsi="Arial"/>
        </w:rPr>
        <w:t xml:space="preserve"> d).</w:t>
      </w:r>
      <w:r>
        <w:rPr>
          <w:rFonts w:cs="Arial" w:ascii="Arial" w:hAnsi="Arial"/>
          <w:spacing w:val="36"/>
        </w:rPr>
        <w:t xml:space="preserve"> </w:t>
      </w:r>
      <w:r>
        <w:rPr>
          <w:rFonts w:cs="Arial" w:ascii="Arial" w:hAnsi="Arial"/>
        </w:rPr>
        <w:t xml:space="preserve">A second set of simulations were run only in seed </w:t>
      </w:r>
      <w:r>
        <w:rPr>
          <w:rFonts w:cs="Arial" w:ascii="Arial" w:hAnsi="Arial"/>
          <w:w w:val="95"/>
        </w:rPr>
        <w:t>fields, in</w:t>
      </w:r>
      <w:r>
        <w:rPr>
          <w:rFonts w:cs="Arial" w:ascii="Arial" w:hAnsi="Arial"/>
          <w:spacing w:val="-1"/>
          <w:w w:val="95"/>
        </w:rPr>
        <w:t xml:space="preserve"> </w:t>
      </w:r>
      <w:r>
        <w:rPr>
          <w:rFonts w:cs="Arial" w:ascii="Arial" w:hAnsi="Arial"/>
          <w:w w:val="95"/>
        </w:rPr>
        <w:t>order to</w:t>
      </w:r>
      <w:r>
        <w:rPr>
          <w:rFonts w:cs="Arial" w:ascii="Arial" w:hAnsi="Arial"/>
          <w:spacing w:val="-1"/>
          <w:w w:val="95"/>
        </w:rPr>
        <w:t xml:space="preserve"> </w:t>
      </w:r>
      <w:r>
        <w:rPr>
          <w:rFonts w:cs="Arial" w:ascii="Arial" w:hAnsi="Arial"/>
          <w:w w:val="95"/>
        </w:rPr>
        <w:t>compare</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effect</w:t>
      </w:r>
      <w:r>
        <w:rPr>
          <w:rFonts w:cs="Arial" w:ascii="Arial" w:hAnsi="Arial"/>
          <w:spacing w:val="-1"/>
          <w:w w:val="95"/>
        </w:rPr>
        <w:t xml:space="preserve"> </w:t>
      </w:r>
      <w:r>
        <w:rPr>
          <w:rFonts w:cs="Arial" w:ascii="Arial" w:hAnsi="Arial"/>
          <w:w w:val="95"/>
        </w:rPr>
        <w:t>of pollinator</w:t>
      </w:r>
      <w:r>
        <w:rPr>
          <w:rFonts w:cs="Arial" w:ascii="Arial" w:hAnsi="Arial"/>
          <w:spacing w:val="-1"/>
          <w:w w:val="95"/>
        </w:rPr>
        <w:t xml:space="preserve"> </w:t>
      </w:r>
      <w:r>
        <w:rPr>
          <w:rFonts w:cs="Arial" w:ascii="Arial" w:hAnsi="Arial"/>
          <w:w w:val="95"/>
        </w:rPr>
        <w:t>distances</w:t>
      </w:r>
      <w:r>
        <w:rPr>
          <w:rFonts w:cs="Arial" w:ascii="Arial" w:hAnsi="Arial"/>
          <w:spacing w:val="-1"/>
          <w:w w:val="95"/>
        </w:rPr>
        <w:t xml:space="preserve"> </w:t>
      </w:r>
      <w:r>
        <w:rPr>
          <w:rFonts w:cs="Arial" w:ascii="Arial" w:hAnsi="Arial"/>
          <w:w w:val="95"/>
        </w:rPr>
        <w:t>between the bay edge</w:t>
      </w:r>
      <w:r>
        <w:rPr>
          <w:rFonts w:cs="Arial" w:ascii="Arial" w:hAnsi="Arial"/>
          <w:spacing w:val="-1"/>
          <w:w w:val="95"/>
        </w:rPr>
        <w:t xml:space="preserve"> </w:t>
      </w:r>
      <w:r>
        <w:rPr>
          <w:rFonts w:cs="Arial" w:ascii="Arial" w:hAnsi="Arial"/>
          <w:w w:val="95"/>
        </w:rPr>
        <w:t xml:space="preserve">and centre. </w:t>
      </w:r>
      <w:r>
        <w:rPr>
          <w:rFonts w:cs="Arial" w:ascii="Arial" w:hAnsi="Arial"/>
        </w:rPr>
        <w:t>This</w:t>
      </w:r>
      <w:r>
        <w:rPr>
          <w:rFonts w:cs="Arial" w:ascii="Arial" w:hAnsi="Arial"/>
          <w:spacing w:val="-15"/>
        </w:rPr>
        <w:t xml:space="preserve"> </w:t>
      </w:r>
      <w:r>
        <w:rPr>
          <w:rFonts w:cs="Arial" w:ascii="Arial" w:hAnsi="Arial"/>
        </w:rPr>
        <w:t>revealed</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only</w:t>
      </w:r>
      <w:r>
        <w:rPr>
          <w:rFonts w:cs="Arial" w:ascii="Arial" w:hAnsi="Arial"/>
          <w:spacing w:val="-15"/>
        </w:rPr>
        <w:t xml:space="preserve"> </w:t>
      </w:r>
      <w:ins w:id="168" w:author="Hoover, Shelley" w:date="2022-09-09T16:20:00Z">
        <w:r>
          <w:rPr>
            <w:rFonts w:cs="Arial" w:ascii="Arial" w:hAnsi="Arial"/>
            <w:spacing w:val="-15"/>
            <w:highlight w:val="yellow"/>
          </w:rPr>
          <w:t>are?</w:t>
        </w:r>
      </w:ins>
      <w:ins w:id="169" w:author="Hoover, Shelley" w:date="2022-09-09T16:20:00Z">
        <w:r>
          <w:rPr>
            <w:rFonts w:cs="Arial" w:ascii="Arial" w:hAnsi="Arial"/>
            <w:spacing w:val="-15"/>
          </w:rPr>
          <w:t xml:space="preserve"> </w:t>
        </w:r>
      </w:ins>
      <w:r>
        <w:rPr>
          <w:rFonts w:cs="Arial" w:ascii="Arial" w:hAnsi="Arial"/>
        </w:rPr>
        <w:t>total</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size</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overall</w:t>
      </w:r>
      <w:r>
        <w:rPr>
          <w:rFonts w:cs="Arial" w:ascii="Arial" w:hAnsi="Arial"/>
          <w:spacing w:val="-14"/>
        </w:rPr>
        <w:t xml:space="preserve"> </w:t>
      </w:r>
      <w:r>
        <w:rPr>
          <w:rFonts w:cs="Arial" w:ascii="Arial" w:hAnsi="Arial"/>
        </w:rPr>
        <w:t>yield</w:t>
      </w:r>
      <w:r>
        <w:rPr>
          <w:rFonts w:cs="Arial" w:ascii="Arial" w:hAnsi="Arial"/>
          <w:spacing w:val="-15"/>
        </w:rPr>
        <w:t xml:space="preserve"> </w:t>
      </w:r>
      <w:r>
        <w:rPr>
          <w:rFonts w:cs="Arial" w:ascii="Arial" w:hAnsi="Arial"/>
        </w:rPr>
        <w:t>lower</w:t>
      </w:r>
      <w:r>
        <w:rPr>
          <w:rFonts w:cs="Arial" w:ascii="Arial" w:hAnsi="Arial"/>
          <w:spacing w:val="-14"/>
        </w:rPr>
        <w:t xml:space="preserve"> </w:t>
      </w:r>
      <w:r>
        <w:rPr>
          <w:rFonts w:cs="Arial" w:ascii="Arial" w:hAnsi="Arial"/>
        </w:rPr>
        <w:t>at</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bay</w:t>
      </w:r>
      <w:r>
        <w:rPr>
          <w:rFonts w:cs="Arial" w:ascii="Arial" w:hAnsi="Arial"/>
          <w:spacing w:val="-15"/>
        </w:rPr>
        <w:t xml:space="preserve"> </w:t>
      </w:r>
      <w:r>
        <w:rPr>
          <w:rFonts w:cs="Arial" w:ascii="Arial" w:hAnsi="Arial"/>
        </w:rPr>
        <w:t>centre,</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 xml:space="preserve">that the effect of HB distance is effectively </w:t>
      </w:r>
      <w:r>
        <w:rPr>
          <w:rFonts w:cs="Arial" w:ascii="Arial" w:hAnsi="Arial"/>
          <w:i/>
        </w:rPr>
        <w:t xml:space="preserve">nil </w:t>
      </w:r>
      <w:r>
        <w:rPr>
          <w:rFonts w:cs="Arial" w:ascii="Arial" w:hAnsi="Arial"/>
        </w:rPr>
        <w:t>at the bay centre (yield isolines are essentially horizontal</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bay</w:t>
      </w:r>
      <w:r>
        <w:rPr>
          <w:rFonts w:cs="Arial" w:ascii="Arial" w:hAnsi="Arial"/>
          <w:spacing w:val="-13"/>
        </w:rPr>
        <w:t xml:space="preserve"> </w:t>
      </w:r>
      <w:r>
        <w:rPr>
          <w:rFonts w:cs="Arial" w:ascii="Arial" w:hAnsi="Arial"/>
        </w:rPr>
        <w:t>centre,</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slightly</w:t>
      </w:r>
      <w:r>
        <w:rPr>
          <w:rFonts w:cs="Arial" w:ascii="Arial" w:hAnsi="Arial"/>
          <w:spacing w:val="-13"/>
        </w:rPr>
        <w:t xml:space="preserve"> </w:t>
      </w:r>
      <w:r>
        <w:rPr>
          <w:rFonts w:cs="Arial" w:ascii="Arial" w:hAnsi="Arial"/>
        </w:rPr>
        <w:t>tilted</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bay</w:t>
      </w:r>
      <w:r>
        <w:rPr>
          <w:rFonts w:cs="Arial" w:ascii="Arial" w:hAnsi="Arial"/>
          <w:spacing w:val="-13"/>
        </w:rPr>
        <w:t xml:space="preserve"> </w:t>
      </w:r>
      <w:r>
        <w:rPr>
          <w:rFonts w:cs="Arial" w:ascii="Arial" w:hAnsi="Arial"/>
        </w:rPr>
        <w:t>edge,</w:t>
      </w:r>
      <w:r>
        <w:rPr>
          <w:rFonts w:cs="Arial" w:ascii="Arial" w:hAnsi="Arial"/>
          <w:spacing w:val="-12"/>
        </w:rPr>
        <w:t xml:space="preserve"> </w:t>
      </w:r>
      <w:r>
        <w:rPr>
          <w:rFonts w:cs="Arial" w:ascii="Arial" w:hAnsi="Arial"/>
        </w:rPr>
        <w:t>Figure</w:t>
      </w:r>
      <w:r>
        <w:rPr>
          <w:rFonts w:cs="Arial" w:ascii="Arial" w:hAnsi="Arial"/>
          <w:spacing w:val="-13"/>
        </w:rPr>
        <w:t xml:space="preserve"> </w:t>
      </w:r>
      <w:hyperlink w:anchor="_bookmark4">
        <w:r>
          <w:rPr>
            <w:rFonts w:cs="Arial" w:ascii="Arial" w:hAnsi="Arial"/>
          </w:rPr>
          <w:t>5d,</w:t>
        </w:r>
      </w:hyperlink>
      <w:r>
        <w:rPr>
          <w:rFonts w:cs="Arial" w:ascii="Arial" w:hAnsi="Arial"/>
          <w:spacing w:val="-12"/>
        </w:rPr>
        <w:t xml:space="preserve"> </w:t>
      </w:r>
      <w:r>
        <w:rPr>
          <w:rFonts w:cs="Arial" w:ascii="Arial" w:hAnsi="Arial"/>
        </w:rPr>
        <w:t>f).</w:t>
      </w:r>
      <w:r>
        <w:rPr>
          <w:rFonts w:cs="Arial" w:ascii="Arial" w:hAnsi="Arial"/>
          <w:spacing w:val="5"/>
        </w:rPr>
        <w:t xml:space="preserve"> </w:t>
      </w:r>
      <w:r>
        <w:rPr>
          <w:rFonts w:cs="Arial" w:ascii="Arial" w:hAnsi="Arial"/>
        </w:rPr>
        <w:t>Interestingly,</w:t>
      </w:r>
      <w:r>
        <w:rPr>
          <w:rFonts w:cs="Arial" w:ascii="Arial" w:hAnsi="Arial"/>
          <w:spacing w:val="-12"/>
        </w:rPr>
        <w:t xml:space="preserve"> </w:t>
      </w:r>
      <w:r>
        <w:rPr>
          <w:rFonts w:cs="Arial" w:ascii="Arial" w:hAnsi="Arial"/>
        </w:rPr>
        <w:t xml:space="preserve">the </w:t>
      </w:r>
      <w:r>
        <w:rPr>
          <w:rFonts w:cs="Arial" w:ascii="Arial" w:hAnsi="Arial"/>
          <w:w w:val="95"/>
        </w:rPr>
        <w:t>simulations</w:t>
      </w:r>
      <w:r>
        <w:rPr>
          <w:rFonts w:cs="Arial" w:ascii="Arial" w:hAnsi="Arial"/>
          <w:spacing w:val="-2"/>
          <w:w w:val="95"/>
        </w:rPr>
        <w:t xml:space="preserve"> </w:t>
      </w:r>
      <w:r>
        <w:rPr>
          <w:rFonts w:cs="Arial" w:ascii="Arial" w:hAnsi="Arial"/>
          <w:w w:val="95"/>
        </w:rPr>
        <w:t>also</w:t>
      </w:r>
      <w:r>
        <w:rPr>
          <w:rFonts w:cs="Arial" w:ascii="Arial" w:hAnsi="Arial"/>
          <w:spacing w:val="-2"/>
          <w:w w:val="95"/>
        </w:rPr>
        <w:t xml:space="preserve"> </w:t>
      </w:r>
      <w:r>
        <w:rPr>
          <w:rFonts w:cs="Arial" w:ascii="Arial" w:hAnsi="Arial"/>
          <w:w w:val="95"/>
        </w:rPr>
        <w:t>showed</w:t>
      </w:r>
      <w:r>
        <w:rPr>
          <w:rFonts w:cs="Arial" w:ascii="Arial" w:hAnsi="Arial"/>
          <w:spacing w:val="-2"/>
          <w:w w:val="95"/>
        </w:rPr>
        <w:t xml:space="preserve"> </w:t>
      </w:r>
      <w:r>
        <w:rPr>
          <w:rFonts w:cs="Arial" w:ascii="Arial" w:hAnsi="Arial"/>
          <w:w w:val="95"/>
        </w:rPr>
        <w:t>evidence</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nonlinear</w:t>
      </w:r>
      <w:r>
        <w:rPr>
          <w:rFonts w:cs="Arial" w:ascii="Arial" w:hAnsi="Arial"/>
          <w:spacing w:val="-2"/>
          <w:w w:val="95"/>
        </w:rPr>
        <w:t xml:space="preserve"> </w:t>
      </w:r>
      <w:r>
        <w:rPr>
          <w:rFonts w:cs="Arial" w:ascii="Arial" w:hAnsi="Arial"/>
          <w:w w:val="95"/>
        </w:rPr>
        <w:t>behaviour</w:t>
      </w:r>
      <w:r>
        <w:rPr>
          <w:rFonts w:cs="Arial" w:ascii="Arial" w:hAnsi="Arial"/>
          <w:spacing w:val="-1"/>
          <w:w w:val="95"/>
        </w:rPr>
        <w:t xml:space="preserve"> </w:t>
      </w:r>
      <w:r>
        <w:rPr>
          <w:rFonts w:cs="Arial" w:ascii="Arial" w:hAnsi="Arial"/>
          <w:w w:val="95"/>
        </w:rPr>
        <w:t>occurring</w:t>
      </w:r>
      <w:r>
        <w:rPr>
          <w:rFonts w:cs="Arial" w:ascii="Arial" w:hAnsi="Arial"/>
          <w:spacing w:val="-2"/>
          <w:w w:val="95"/>
        </w:rPr>
        <w:t xml:space="preserve"> </w:t>
      </w:r>
      <w:r>
        <w:rPr>
          <w:rFonts w:cs="Arial" w:ascii="Arial" w:hAnsi="Arial"/>
          <w:w w:val="95"/>
        </w:rPr>
        <w:t>in</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centre</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seed</w:t>
      </w:r>
      <w:r>
        <w:rPr>
          <w:rFonts w:cs="Arial" w:ascii="Arial" w:hAnsi="Arial"/>
          <w:spacing w:val="-1"/>
          <w:w w:val="95"/>
        </w:rPr>
        <w:t xml:space="preserve"> </w:t>
      </w:r>
      <w:r>
        <w:rPr>
          <w:rFonts w:cs="Arial" w:ascii="Arial" w:hAnsi="Arial"/>
          <w:w w:val="95"/>
        </w:rPr>
        <w:t xml:space="preserve">field </w:t>
      </w:r>
      <w:r>
        <w:rPr>
          <w:rFonts w:cs="Arial" w:ascii="Arial" w:hAnsi="Arial"/>
        </w:rPr>
        <w:t xml:space="preserve">bays, where a local minima in yield appears at approximately 25 m away from HB hives </w:t>
      </w:r>
      <w:r>
        <w:rPr>
          <w:rFonts w:cs="Arial" w:ascii="Arial" w:hAnsi="Arial"/>
          <w:w w:val="95"/>
        </w:rPr>
        <w:t>and</w:t>
      </w:r>
      <w:r>
        <w:rPr>
          <w:rFonts w:cs="Arial" w:ascii="Arial" w:hAnsi="Arial"/>
          <w:spacing w:val="9"/>
        </w:rPr>
        <w:t xml:space="preserve"> </w:t>
      </w:r>
      <w:r>
        <w:rPr>
          <w:rFonts w:cs="Arial" w:ascii="Arial" w:hAnsi="Arial"/>
          <w:w w:val="95"/>
        </w:rPr>
        <w:t>45</w:t>
      </w:r>
      <w:r>
        <w:rPr>
          <w:rFonts w:cs="Arial" w:ascii="Arial" w:hAnsi="Arial"/>
          <w:spacing w:val="10"/>
        </w:rPr>
        <w:t xml:space="preserve"> </w:t>
      </w:r>
      <w:r>
        <w:rPr>
          <w:rFonts w:cs="Arial" w:ascii="Arial" w:hAnsi="Arial"/>
          <w:w w:val="95"/>
        </w:rPr>
        <w:t>m</w:t>
      </w:r>
      <w:r>
        <w:rPr>
          <w:rFonts w:cs="Arial" w:ascii="Arial" w:hAnsi="Arial"/>
          <w:spacing w:val="11"/>
        </w:rPr>
        <w:t xml:space="preserve"> </w:t>
      </w:r>
      <w:r>
        <w:rPr>
          <w:rFonts w:cs="Arial" w:ascii="Arial" w:hAnsi="Arial"/>
          <w:w w:val="95"/>
        </w:rPr>
        <w:t>away</w:t>
      </w:r>
      <w:r>
        <w:rPr>
          <w:rFonts w:cs="Arial" w:ascii="Arial" w:hAnsi="Arial"/>
          <w:spacing w:val="10"/>
        </w:rPr>
        <w:t xml:space="preserve"> </w:t>
      </w:r>
      <w:r>
        <w:rPr>
          <w:rFonts w:cs="Arial" w:ascii="Arial" w:hAnsi="Arial"/>
          <w:w w:val="95"/>
        </w:rPr>
        <w:t>from</w:t>
      </w:r>
      <w:r>
        <w:rPr>
          <w:rFonts w:cs="Arial" w:ascii="Arial" w:hAnsi="Arial"/>
          <w:spacing w:val="10"/>
        </w:rPr>
        <w:t xml:space="preserve"> </w:t>
      </w:r>
      <w:r>
        <w:rPr>
          <w:rFonts w:cs="Arial" w:ascii="Arial" w:hAnsi="Arial"/>
          <w:w w:val="95"/>
        </w:rPr>
        <w:t>LCB</w:t>
      </w:r>
      <w:r>
        <w:rPr>
          <w:rFonts w:cs="Arial" w:ascii="Arial" w:hAnsi="Arial"/>
          <w:spacing w:val="10"/>
        </w:rPr>
        <w:t xml:space="preserve"> </w:t>
      </w:r>
      <w:r>
        <w:rPr>
          <w:rFonts w:cs="Arial" w:ascii="Arial" w:hAnsi="Arial"/>
          <w:w w:val="95"/>
        </w:rPr>
        <w:t>shelters</w:t>
      </w:r>
      <w:r>
        <w:rPr>
          <w:rFonts w:cs="Arial" w:ascii="Arial" w:hAnsi="Arial"/>
          <w:spacing w:val="10"/>
        </w:rPr>
        <w:t xml:space="preserve"> </w:t>
      </w:r>
      <w:r>
        <w:rPr>
          <w:rFonts w:cs="Arial" w:ascii="Arial" w:hAnsi="Arial"/>
          <w:w w:val="95"/>
        </w:rPr>
        <w:t>(Figure</w:t>
      </w:r>
      <w:r>
        <w:rPr>
          <w:rFonts w:cs="Arial" w:ascii="Arial" w:hAnsi="Arial"/>
          <w:spacing w:val="10"/>
        </w:rPr>
        <w:t xml:space="preserve"> </w:t>
      </w:r>
      <w:hyperlink w:anchor="_bookmark4">
        <w:r>
          <w:rPr>
            <w:rFonts w:cs="Arial" w:ascii="Arial" w:hAnsi="Arial"/>
            <w:w w:val="95"/>
          </w:rPr>
          <w:t>5)f</w:t>
        </w:r>
      </w:hyperlink>
      <w:r>
        <w:rPr>
          <w:rFonts w:cs="Arial" w:ascii="Arial" w:hAnsi="Arial"/>
          <w:w w:val="95"/>
        </w:rPr>
        <w:t>),</w:t>
      </w:r>
      <w:r>
        <w:rPr>
          <w:rFonts w:cs="Arial" w:ascii="Arial" w:hAnsi="Arial"/>
          <w:spacing w:val="10"/>
        </w:rPr>
        <w:t xml:space="preserve"> </w:t>
      </w:r>
      <w:r>
        <w:rPr>
          <w:rFonts w:cs="Arial" w:ascii="Arial" w:hAnsi="Arial"/>
          <w:w w:val="95"/>
        </w:rPr>
        <w:t>likely</w:t>
      </w:r>
      <w:r>
        <w:rPr>
          <w:rFonts w:cs="Arial" w:ascii="Arial" w:hAnsi="Arial"/>
          <w:spacing w:val="10"/>
        </w:rPr>
        <w:t xml:space="preserve"> </w:t>
      </w:r>
      <w:r>
        <w:rPr>
          <w:rFonts w:cs="Arial" w:ascii="Arial" w:hAnsi="Arial"/>
          <w:w w:val="95"/>
        </w:rPr>
        <w:t>because</w:t>
      </w:r>
      <w:r>
        <w:rPr>
          <w:rFonts w:cs="Arial" w:ascii="Arial" w:hAnsi="Arial"/>
          <w:spacing w:val="10"/>
        </w:rPr>
        <w:t xml:space="preserve"> </w:t>
      </w:r>
      <w:r>
        <w:rPr>
          <w:rFonts w:cs="Arial" w:ascii="Arial" w:hAnsi="Arial"/>
          <w:w w:val="95"/>
        </w:rPr>
        <w:t>of</w:t>
      </w:r>
      <w:r>
        <w:rPr>
          <w:rFonts w:cs="Arial" w:ascii="Arial" w:hAnsi="Arial"/>
          <w:spacing w:val="10"/>
        </w:rPr>
        <w:t xml:space="preserve"> </w:t>
      </w:r>
      <w:r>
        <w:rPr>
          <w:rFonts w:cs="Arial" w:ascii="Arial" w:hAnsi="Arial"/>
          <w:w w:val="95"/>
        </w:rPr>
        <w:t>an</w:t>
      </w:r>
      <w:r>
        <w:rPr>
          <w:rFonts w:cs="Arial" w:ascii="Arial" w:hAnsi="Arial"/>
          <w:spacing w:val="10"/>
        </w:rPr>
        <w:t xml:space="preserve"> </w:t>
      </w:r>
      <w:r>
        <w:rPr>
          <w:rFonts w:cs="Arial" w:ascii="Arial" w:hAnsi="Arial"/>
          <w:w w:val="95"/>
        </w:rPr>
        <w:t>interaction</w:t>
      </w:r>
      <w:r>
        <w:rPr>
          <w:rFonts w:cs="Arial" w:ascii="Arial" w:hAnsi="Arial"/>
          <w:spacing w:val="9"/>
        </w:rPr>
        <w:t xml:space="preserve"> </w:t>
      </w:r>
      <w:r>
        <w:rPr>
          <w:rFonts w:cs="Arial" w:ascii="Arial" w:hAnsi="Arial"/>
          <w:w w:val="95"/>
        </w:rPr>
        <w:t>between</w:t>
      </w:r>
      <w:r>
        <w:rPr>
          <w:rFonts w:cs="Arial" w:ascii="Arial" w:hAnsi="Arial"/>
          <w:spacing w:val="10"/>
        </w:rPr>
        <w:t xml:space="preserve"> </w:t>
      </w:r>
      <w:r>
        <w:rPr>
          <w:rFonts w:cs="Arial" w:ascii="Arial" w:hAnsi="Arial"/>
          <w:spacing w:val="-5"/>
          <w:w w:val="95"/>
        </w:rPr>
        <w:t>the</w:t>
      </w:r>
      <w:ins w:id="170" w:author="Hoover, Shelley" w:date="2022-09-09T16:21:00Z">
        <w:r>
          <w:rPr>
            <w:rFonts w:cs="Arial" w:ascii="Arial" w:hAnsi="Arial"/>
            <w:spacing w:val="-5"/>
            <w:w w:val="95"/>
          </w:rPr>
          <w:t xml:space="preserve"> </w:t>
        </w:r>
      </w:ins>
    </w:p>
    <w:p>
      <w:pPr>
        <w:pStyle w:val="TextBody"/>
        <w:spacing w:lineRule="auto" w:line="480" w:before="192" w:after="0"/>
        <w:ind w:left="120" w:right="1055" w:hanging="0"/>
        <w:jc w:val="both"/>
        <w:pPrChange w:id="0" w:author="Hoover, Shelley" w:date="2022-09-09T16:21:00Z">
          <w:pPr>
            <w:pStyle w:val="Textbody"/>
            <w:jc w:val="both"/>
            <w:ind w:left="120" w:hanging="0"/>
            <w:spacing w:before="39" w:after="0"/>
          </w:pPr>
        </w:pPrChange>
        <w:rPr>
          <w:rFonts w:ascii="Arial" w:hAnsi="Arial" w:cs="Arial"/>
          <w:spacing w:val="-5"/>
          <w:w w:val="95"/>
        </w:rPr>
      </w:pPr>
      <w:r>
        <w:rPr>
          <w:rFonts w:cs="Arial" w:ascii="Arial" w:hAnsi="Arial"/>
          <w:w w:val="95"/>
        </w:rPr>
        <w:t>components</w:t>
      </w:r>
      <w:r>
        <w:rPr>
          <w:rFonts w:cs="Arial" w:ascii="Arial" w:hAnsi="Arial"/>
          <w:spacing w:val="10"/>
        </w:rPr>
        <w:t xml:space="preserve"> </w:t>
      </w:r>
      <w:r>
        <w:rPr>
          <w:rFonts w:cs="Arial" w:ascii="Arial" w:hAnsi="Arial"/>
          <w:w w:val="95"/>
        </w:rPr>
        <w:t>of</w:t>
      </w:r>
      <w:r>
        <w:rPr>
          <w:rFonts w:cs="Arial" w:ascii="Arial" w:hAnsi="Arial"/>
          <w:spacing w:val="11"/>
        </w:rPr>
        <w:t xml:space="preserve"> </w:t>
      </w:r>
      <w:r>
        <w:rPr>
          <w:rFonts w:cs="Arial" w:ascii="Arial" w:hAnsi="Arial"/>
          <w:w w:val="95"/>
        </w:rPr>
        <w:t>yield</w:t>
      </w:r>
      <w:r>
        <w:rPr>
          <w:rFonts w:cs="Arial" w:ascii="Arial" w:hAnsi="Arial"/>
          <w:spacing w:val="10"/>
        </w:rPr>
        <w:t xml:space="preserve"> </w:t>
      </w:r>
      <w:r>
        <w:rPr>
          <w:rFonts w:cs="Arial" w:ascii="Arial" w:hAnsi="Arial"/>
          <w:w w:val="95"/>
        </w:rPr>
        <w:t>(seeds</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w w:val="95"/>
        </w:rPr>
        <w:t>pod,</w:t>
      </w:r>
      <w:r>
        <w:rPr>
          <w:rFonts w:cs="Arial" w:ascii="Arial" w:hAnsi="Arial"/>
          <w:spacing w:val="11"/>
        </w:rPr>
        <w:t xml:space="preserve"> </w:t>
      </w:r>
      <w:r>
        <w:rPr>
          <w:rFonts w:cs="Arial" w:ascii="Arial" w:hAnsi="Arial"/>
          <w:w w:val="95"/>
        </w:rPr>
        <w:t>pods</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w w:val="95"/>
        </w:rPr>
        <w:t>plant,</w:t>
      </w:r>
      <w:r>
        <w:rPr>
          <w:rFonts w:cs="Arial" w:ascii="Arial" w:hAnsi="Arial"/>
          <w:spacing w:val="11"/>
        </w:rPr>
        <w:t xml:space="preserve"> </w:t>
      </w:r>
      <w:r>
        <w:rPr>
          <w:rFonts w:cs="Arial" w:ascii="Arial" w:hAnsi="Arial"/>
          <w:w w:val="95"/>
        </w:rPr>
        <w:t>and</w:t>
      </w:r>
      <w:r>
        <w:rPr>
          <w:rFonts w:cs="Arial" w:ascii="Arial" w:hAnsi="Arial"/>
          <w:spacing w:val="10"/>
        </w:rPr>
        <w:t xml:space="preserve"> </w:t>
      </w:r>
      <w:r>
        <w:rPr>
          <w:rFonts w:cs="Arial" w:ascii="Arial" w:hAnsi="Arial"/>
          <w:w w:val="95"/>
        </w:rPr>
        <w:t>weight</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spacing w:val="-2"/>
          <w:w w:val="95"/>
        </w:rPr>
        <w:t>seed).</w:t>
      </w:r>
      <w:bookmarkEnd w:id="0"/>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Heading1"/>
        <w:spacing w:before="164" w:after="0"/>
        <w:rPr>
          <w:rFonts w:ascii="Arial" w:hAnsi="Arial" w:cs="Arial"/>
        </w:rPr>
      </w:pPr>
      <w:r>
        <w:rPr>
          <w:rFonts w:cs="Arial" w:ascii="Arial" w:hAnsi="Arial"/>
          <w:spacing w:val="-2"/>
        </w:rPr>
        <w:t>Discussion</w:t>
      </w:r>
    </w:p>
    <w:p>
      <w:pPr>
        <w:pStyle w:val="TextBody"/>
        <w:rPr>
          <w:rFonts w:ascii="Arial" w:hAnsi="Arial" w:cs="Arial"/>
          <w:sz w:val="33"/>
        </w:rPr>
      </w:pPr>
      <w:r>
        <w:rPr>
          <w:rFonts w:cs="Arial" w:ascii="Arial" w:hAnsi="Arial"/>
          <w:sz w:val="33"/>
        </w:rPr>
      </w:r>
    </w:p>
    <w:p>
      <w:pPr>
        <w:pStyle w:val="TextBody"/>
        <w:spacing w:lineRule="auto" w:line="420" w:before="1" w:after="0"/>
        <w:ind w:left="120" w:right="1054" w:hanging="0"/>
        <w:jc w:val="both"/>
        <w:rPr>
          <w:rFonts w:ascii="Arial" w:hAnsi="Arial" w:cs="Arial"/>
        </w:rPr>
      </w:pPr>
      <w:r>
        <w:rPr>
          <w:rFonts w:cs="Arial" w:ascii="Arial" w:hAnsi="Arial"/>
        </w:rPr>
        <w:t xml:space="preserve">We examined how bee visitation contributes to pollen deposition and seed yield in two </w:t>
      </w:r>
      <w:ins w:id="172" w:author="Hoover, Shelley" w:date="2022-09-09T16:22:00Z">
        <w:r>
          <w:rPr>
            <w:rFonts w:cs="Arial" w:ascii="Arial" w:hAnsi="Arial"/>
          </w:rPr>
          <w:t xml:space="preserve">different </w:t>
        </w:r>
      </w:ins>
      <w:r>
        <w:rPr>
          <w:rFonts w:cs="Arial" w:ascii="Arial" w:hAnsi="Arial"/>
        </w:rPr>
        <w:t>canola</w:t>
      </w:r>
      <w:r>
        <w:rPr>
          <w:rFonts w:cs="Arial" w:ascii="Arial" w:hAnsi="Arial"/>
          <w:spacing w:val="-15"/>
        </w:rPr>
        <w:t xml:space="preserve"> </w:t>
      </w:r>
      <w:r>
        <w:rPr>
          <w:rFonts w:cs="Arial" w:ascii="Arial" w:hAnsi="Arial"/>
        </w:rPr>
        <w:t>crops,</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showed</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strong</w:t>
      </w:r>
      <w:r>
        <w:rPr>
          <w:rFonts w:cs="Arial" w:ascii="Arial" w:hAnsi="Arial"/>
          <w:spacing w:val="-14"/>
        </w:rPr>
        <w:t xml:space="preserve"> </w:t>
      </w:r>
      <w:r>
        <w:rPr>
          <w:rFonts w:cs="Arial" w:ascii="Arial" w:hAnsi="Arial"/>
        </w:rPr>
        <w:t>link</w:t>
      </w:r>
      <w:r>
        <w:rPr>
          <w:rFonts w:cs="Arial" w:ascii="Arial" w:hAnsi="Arial"/>
          <w:spacing w:val="-15"/>
        </w:rPr>
        <w:t xml:space="preserve"> </w:t>
      </w:r>
      <w:r>
        <w:rPr>
          <w:rFonts w:cs="Arial" w:ascii="Arial" w:hAnsi="Arial"/>
        </w:rPr>
        <w:t>between</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yield</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 xml:space="preserve">not </w:t>
      </w:r>
      <w:r>
        <w:rPr>
          <w:rFonts w:cs="Arial" w:ascii="Arial" w:hAnsi="Arial"/>
          <w:w w:val="95"/>
        </w:rPr>
        <w:t>in commodity canola.</w:t>
      </w:r>
      <w:r>
        <w:rPr>
          <w:rFonts w:cs="Arial" w:ascii="Arial" w:hAnsi="Arial"/>
          <w:spacing w:val="40"/>
        </w:rPr>
        <w:t xml:space="preserve"> </w:t>
      </w:r>
      <w:r>
        <w:rPr>
          <w:rFonts w:cs="Arial" w:ascii="Arial" w:hAnsi="Arial"/>
          <w:w w:val="95"/>
        </w:rPr>
        <w:t xml:space="preserve">HB and LCB visitation decreased with distance from their respective </w:t>
      </w:r>
      <w:r>
        <w:rPr>
          <w:rFonts w:cs="Arial" w:ascii="Arial" w:hAnsi="Arial"/>
        </w:rPr>
        <w:t xml:space="preserve">hive or shelter, </w:t>
      </w:r>
      <w:commentRangeStart w:id="26"/>
      <w:r>
        <w:rPr>
          <w:rFonts w:cs="Arial" w:ascii="Arial" w:hAnsi="Arial"/>
        </w:rPr>
        <w:t>but unexpectedly</w:t>
      </w:r>
      <w:r>
        <w:rPr>
          <w:rFonts w:cs="Arial" w:ascii="Arial" w:hAnsi="Arial"/>
        </w:rPr>
      </w:r>
      <w:commentRangeEnd w:id="26"/>
      <w:r>
        <w:commentReference w:id="26"/>
      </w:r>
      <w:r>
        <w:rPr>
          <w:rFonts w:cs="Arial" w:ascii="Arial" w:hAnsi="Arial"/>
        </w:rPr>
        <w:t>, LCBs were found more at the edge of the crop.</w:t>
      </w:r>
      <w:r>
        <w:rPr>
          <w:rFonts w:cs="Arial" w:ascii="Arial" w:hAnsi="Arial"/>
          <w:spacing w:val="40"/>
        </w:rPr>
        <w:t xml:space="preserve"> </w:t>
      </w:r>
      <w:r>
        <w:rPr>
          <w:rFonts w:cs="Arial" w:ascii="Arial" w:hAnsi="Arial"/>
        </w:rPr>
        <w:t xml:space="preserve">HB visitation had little direct influence on pollen deposition in either crop type, while LCB </w:t>
      </w:r>
      <w:r>
        <w:rPr>
          <w:rFonts w:cs="Arial" w:ascii="Arial" w:hAnsi="Arial"/>
          <w:w w:val="95"/>
        </w:rPr>
        <w:t>visitation</w:t>
      </w:r>
      <w:r>
        <w:rPr>
          <w:rFonts w:cs="Arial" w:ascii="Arial" w:hAnsi="Arial"/>
          <w:spacing w:val="-3"/>
          <w:w w:val="95"/>
        </w:rPr>
        <w:t xml:space="preserve"> </w:t>
      </w:r>
      <w:r>
        <w:rPr>
          <w:rFonts w:cs="Arial" w:ascii="Arial" w:hAnsi="Arial"/>
          <w:w w:val="95"/>
        </w:rPr>
        <w:t>had</w:t>
      </w:r>
      <w:r>
        <w:rPr>
          <w:rFonts w:cs="Arial" w:ascii="Arial" w:hAnsi="Arial"/>
          <w:spacing w:val="-3"/>
          <w:w w:val="95"/>
        </w:rPr>
        <w:t xml:space="preserve"> </w:t>
      </w:r>
      <w:r>
        <w:rPr>
          <w:rFonts w:cs="Arial" w:ascii="Arial" w:hAnsi="Arial"/>
          <w:w w:val="95"/>
        </w:rPr>
        <w:t>a</w:t>
      </w:r>
      <w:r>
        <w:rPr>
          <w:rFonts w:cs="Arial" w:ascii="Arial" w:hAnsi="Arial"/>
          <w:spacing w:val="-3"/>
          <w:w w:val="95"/>
        </w:rPr>
        <w:t xml:space="preserve"> </w:t>
      </w:r>
      <w:r>
        <w:rPr>
          <w:rFonts w:cs="Arial" w:ascii="Arial" w:hAnsi="Arial"/>
          <w:w w:val="95"/>
        </w:rPr>
        <w:t>positive</w:t>
      </w:r>
      <w:r>
        <w:rPr>
          <w:rFonts w:cs="Arial" w:ascii="Arial" w:hAnsi="Arial"/>
          <w:spacing w:val="-3"/>
          <w:w w:val="95"/>
        </w:rPr>
        <w:t xml:space="preserve"> </w:t>
      </w:r>
      <w:r>
        <w:rPr>
          <w:rFonts w:cs="Arial" w:ascii="Arial" w:hAnsi="Arial"/>
          <w:w w:val="95"/>
        </w:rPr>
        <w:t>effect</w:t>
      </w:r>
      <w:r>
        <w:rPr>
          <w:rFonts w:cs="Arial" w:ascii="Arial" w:hAnsi="Arial"/>
          <w:spacing w:val="-3"/>
          <w:w w:val="95"/>
        </w:rPr>
        <w:t xml:space="preserve"> </w:t>
      </w:r>
      <w:r>
        <w:rPr>
          <w:rFonts w:cs="Arial" w:ascii="Arial" w:hAnsi="Arial"/>
          <w:w w:val="95"/>
        </w:rPr>
        <w:t>on</w:t>
      </w:r>
      <w:r>
        <w:rPr>
          <w:rFonts w:cs="Arial" w:ascii="Arial" w:hAnsi="Arial"/>
          <w:spacing w:val="-3"/>
          <w:w w:val="95"/>
        </w:rPr>
        <w:t xml:space="preserve"> </w:t>
      </w:r>
      <w:r>
        <w:rPr>
          <w:rFonts w:cs="Arial" w:ascii="Arial" w:hAnsi="Arial"/>
          <w:w w:val="95"/>
        </w:rPr>
        <w:t>pollen</w:t>
      </w:r>
      <w:r>
        <w:rPr>
          <w:rFonts w:cs="Arial" w:ascii="Arial" w:hAnsi="Arial"/>
          <w:spacing w:val="-3"/>
          <w:w w:val="95"/>
        </w:rPr>
        <w:t xml:space="preserve"> </w:t>
      </w:r>
      <w:r>
        <w:rPr>
          <w:rFonts w:cs="Arial" w:ascii="Arial" w:hAnsi="Arial"/>
          <w:w w:val="95"/>
        </w:rPr>
        <w:t>deposition</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canola.</w:t>
      </w:r>
      <w:r>
        <w:rPr>
          <w:rFonts w:cs="Arial" w:ascii="Arial" w:hAnsi="Arial"/>
          <w:spacing w:val="28"/>
        </w:rPr>
        <w:t xml:space="preserve"> </w:t>
      </w:r>
      <w:r>
        <w:rPr>
          <w:rFonts w:cs="Arial" w:ascii="Arial" w:hAnsi="Arial"/>
          <w:w w:val="95"/>
        </w:rPr>
        <w:t>We</w:t>
      </w:r>
      <w:r>
        <w:rPr>
          <w:rFonts w:cs="Arial" w:ascii="Arial" w:hAnsi="Arial"/>
          <w:spacing w:val="-3"/>
          <w:w w:val="95"/>
        </w:rPr>
        <w:t xml:space="preserve"> </w:t>
      </w:r>
      <w:r>
        <w:rPr>
          <w:rFonts w:cs="Arial" w:ascii="Arial" w:hAnsi="Arial"/>
          <w:w w:val="95"/>
        </w:rPr>
        <w:t>found</w:t>
      </w:r>
      <w:r>
        <w:rPr>
          <w:rFonts w:cs="Arial" w:ascii="Arial" w:hAnsi="Arial"/>
          <w:spacing w:val="-3"/>
          <w:w w:val="95"/>
        </w:rPr>
        <w:t xml:space="preserve"> </w:t>
      </w:r>
      <w:r>
        <w:rPr>
          <w:rFonts w:cs="Arial" w:ascii="Arial" w:hAnsi="Arial"/>
          <w:w w:val="95"/>
        </w:rPr>
        <w:t>that</w:t>
      </w:r>
      <w:r>
        <w:rPr>
          <w:rFonts w:cs="Arial" w:ascii="Arial" w:hAnsi="Arial"/>
          <w:spacing w:val="-3"/>
          <w:w w:val="95"/>
        </w:rPr>
        <w:t xml:space="preserve"> </w:t>
      </w:r>
      <w:r>
        <w:rPr>
          <w:rFonts w:cs="Arial" w:ascii="Arial" w:hAnsi="Arial"/>
          <w:w w:val="95"/>
        </w:rPr>
        <w:t>commodity canola production is largely limited by plant size, while seed canola production is limited by both pollen and plant size.</w:t>
      </w:r>
      <w:r>
        <w:rPr>
          <w:rFonts w:cs="Arial" w:ascii="Arial" w:hAnsi="Arial"/>
          <w:spacing w:val="32"/>
        </w:rPr>
        <w:t xml:space="preserve"> </w:t>
      </w:r>
      <w:r>
        <w:rPr>
          <w:rFonts w:cs="Arial" w:ascii="Arial" w:hAnsi="Arial"/>
          <w:w w:val="95"/>
        </w:rPr>
        <w:t>Finally, our simulation results from the path analyses confirmed this, and showed the strong influence of LCB visitation on seed size and yield.</w:t>
      </w:r>
      <w:r>
        <w:rPr>
          <w:rFonts w:cs="Arial" w:ascii="Arial" w:hAnsi="Arial"/>
          <w:spacing w:val="34"/>
        </w:rPr>
        <w:t xml:space="preserve"> </w:t>
      </w:r>
      <w:commentRangeStart w:id="27"/>
      <w:r>
        <w:rPr>
          <w:rFonts w:cs="Arial" w:ascii="Arial" w:hAnsi="Arial"/>
          <w:w w:val="95"/>
        </w:rPr>
        <w:t xml:space="preserve">These results </w:t>
      </w:r>
      <w:r>
        <w:rPr>
          <w:rFonts w:cs="Arial" w:ascii="Arial" w:hAnsi="Arial"/>
        </w:rPr>
        <w:t>provide</w:t>
      </w:r>
      <w:r>
        <w:rPr>
          <w:rFonts w:cs="Arial" w:ascii="Arial" w:hAnsi="Arial"/>
          <w:spacing w:val="-4"/>
        </w:rPr>
        <w:t xml:space="preserve"> </w:t>
      </w:r>
      <w:r>
        <w:rPr>
          <w:rFonts w:cs="Arial" w:ascii="Arial" w:hAnsi="Arial"/>
        </w:rPr>
        <w:t>more</w:t>
      </w:r>
      <w:r>
        <w:rPr>
          <w:rFonts w:cs="Arial" w:ascii="Arial" w:hAnsi="Arial"/>
          <w:spacing w:val="-4"/>
        </w:rPr>
        <w:t xml:space="preserve"> </w:t>
      </w:r>
      <w:commentRangeStart w:id="28"/>
      <w:r>
        <w:rPr>
          <w:rFonts w:cs="Arial" w:ascii="Arial" w:hAnsi="Arial"/>
        </w:rPr>
        <w:t>realistic</w:t>
      </w:r>
      <w:r>
        <w:rPr>
          <w:rFonts w:cs="Arial" w:ascii="Arial" w:hAnsi="Arial"/>
        </w:rPr>
      </w:r>
      <w:commentRangeEnd w:id="28"/>
      <w:r>
        <w:commentReference w:id="28"/>
      </w:r>
      <w:r>
        <w:rPr>
          <w:rFonts w:cs="Arial" w:ascii="Arial" w:hAnsi="Arial"/>
          <w:spacing w:val="-4"/>
        </w:rPr>
        <w:t xml:space="preserve"> </w:t>
      </w:r>
      <w:r>
        <w:rPr>
          <w:rFonts w:cs="Arial" w:ascii="Arial" w:hAnsi="Arial"/>
        </w:rPr>
        <w:t>information</w:t>
      </w:r>
      <w:r>
        <w:rPr>
          <w:rFonts w:cs="Arial" w:ascii="Arial" w:hAnsi="Arial"/>
          <w:spacing w:val="-4"/>
        </w:rPr>
        <w:t xml:space="preserve"> </w:t>
      </w:r>
      <w:r>
        <w:rPr>
          <w:rFonts w:cs="Arial" w:ascii="Arial" w:hAnsi="Arial"/>
        </w:rPr>
        <w:t>on</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value</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pollination</w:t>
      </w:r>
      <w:r>
        <w:rPr>
          <w:rFonts w:cs="Arial" w:ascii="Arial" w:hAnsi="Arial"/>
          <w:spacing w:val="-4"/>
        </w:rPr>
        <w:t xml:space="preserve"> </w:t>
      </w:r>
      <w:r>
        <w:rPr>
          <w:rFonts w:cs="Arial" w:ascii="Arial" w:hAnsi="Arial"/>
        </w:rPr>
        <w:t>services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commodity</w:t>
      </w:r>
      <w:r>
        <w:rPr>
          <w:rFonts w:cs="Arial" w:ascii="Arial" w:hAnsi="Arial"/>
          <w:spacing w:val="-4"/>
        </w:rPr>
        <w:t xml:space="preserve"> </w:t>
      </w:r>
      <w:r>
        <w:rPr>
          <w:rFonts w:cs="Arial" w:ascii="Arial" w:hAnsi="Arial"/>
        </w:rPr>
        <w:t xml:space="preserve">and </w:t>
      </w:r>
      <w:r>
        <w:rPr>
          <w:rFonts w:cs="Arial" w:ascii="Arial" w:hAnsi="Arial"/>
          <w:w w:val="95"/>
        </w:rPr>
        <w:t>seed</w:t>
      </w:r>
      <w:r>
        <w:rPr>
          <w:rFonts w:cs="Arial" w:ascii="Arial" w:hAnsi="Arial"/>
          <w:spacing w:val="-2"/>
          <w:w w:val="95"/>
        </w:rPr>
        <w:t xml:space="preserve"> </w:t>
      </w:r>
      <w:r>
        <w:rPr>
          <w:rFonts w:cs="Arial" w:ascii="Arial" w:hAnsi="Arial"/>
          <w:w w:val="95"/>
        </w:rPr>
        <w:t>canola</w:t>
      </w:r>
      <w:r>
        <w:rPr>
          <w:rFonts w:cs="Arial" w:ascii="Arial" w:hAnsi="Arial"/>
          <w:spacing w:val="-2"/>
          <w:w w:val="95"/>
        </w:rPr>
        <w:t xml:space="preserve"> </w:t>
      </w:r>
      <w:r>
        <w:rPr>
          <w:rFonts w:cs="Arial" w:ascii="Arial" w:hAnsi="Arial"/>
          <w:w w:val="95"/>
        </w:rPr>
        <w:t>crops, and</w:t>
      </w:r>
      <w:r>
        <w:rPr>
          <w:rFonts w:cs="Arial" w:ascii="Arial" w:hAnsi="Arial"/>
          <w:spacing w:val="-2"/>
          <w:w w:val="95"/>
        </w:rPr>
        <w:t xml:space="preserve"> </w:t>
      </w:r>
      <w:r>
        <w:rPr>
          <w:rFonts w:cs="Arial" w:ascii="Arial" w:hAnsi="Arial"/>
          <w:w w:val="95"/>
        </w:rPr>
        <w:t>show</w:t>
      </w:r>
      <w:r>
        <w:rPr>
          <w:rFonts w:cs="Arial" w:ascii="Arial" w:hAnsi="Arial"/>
          <w:spacing w:val="-2"/>
          <w:w w:val="95"/>
        </w:rPr>
        <w:t xml:space="preserve"> </w:t>
      </w:r>
      <w:r>
        <w:rPr>
          <w:rFonts w:cs="Arial" w:ascii="Arial" w:hAnsi="Arial"/>
          <w:w w:val="95"/>
        </w:rPr>
        <w:t>how</w:t>
      </w:r>
      <w:r>
        <w:rPr>
          <w:rFonts w:cs="Arial" w:ascii="Arial" w:hAnsi="Arial"/>
          <w:spacing w:val="-2"/>
          <w:w w:val="95"/>
        </w:rPr>
        <w:t xml:space="preserve"> </w:t>
      </w:r>
      <w:r>
        <w:rPr>
          <w:rFonts w:cs="Arial" w:ascii="Arial" w:hAnsi="Arial"/>
          <w:w w:val="95"/>
        </w:rPr>
        <w:t>a</w:t>
      </w:r>
      <w:r>
        <w:rPr>
          <w:rFonts w:cs="Arial" w:ascii="Arial" w:hAnsi="Arial"/>
          <w:spacing w:val="-2"/>
          <w:w w:val="95"/>
        </w:rPr>
        <w:t xml:space="preserve"> </w:t>
      </w:r>
      <w:r>
        <w:rPr>
          <w:rFonts w:cs="Arial" w:ascii="Arial" w:hAnsi="Arial"/>
          <w:w w:val="95"/>
        </w:rPr>
        <w:t>statistical-mechanistic</w:t>
      </w:r>
      <w:r>
        <w:rPr>
          <w:rFonts w:cs="Arial" w:ascii="Arial" w:hAnsi="Arial"/>
          <w:spacing w:val="-2"/>
          <w:w w:val="95"/>
        </w:rPr>
        <w:t xml:space="preserve"> </w:t>
      </w:r>
      <w:r>
        <w:rPr>
          <w:rFonts w:cs="Arial" w:ascii="Arial" w:hAnsi="Arial"/>
          <w:w w:val="95"/>
        </w:rPr>
        <w:t>model</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seed</w:t>
      </w:r>
      <w:r>
        <w:rPr>
          <w:rFonts w:cs="Arial" w:ascii="Arial" w:hAnsi="Arial"/>
          <w:spacing w:val="-2"/>
          <w:w w:val="95"/>
        </w:rPr>
        <w:t xml:space="preserve"> </w:t>
      </w:r>
      <w:r>
        <w:rPr>
          <w:rFonts w:cs="Arial" w:ascii="Arial" w:hAnsi="Arial"/>
          <w:w w:val="95"/>
        </w:rPr>
        <w:t>production</w:t>
      </w:r>
      <w:r>
        <w:rPr>
          <w:rFonts w:cs="Arial" w:ascii="Arial" w:hAnsi="Arial"/>
          <w:spacing w:val="-2"/>
          <w:w w:val="95"/>
        </w:rPr>
        <w:t xml:space="preserve"> </w:t>
      </w:r>
      <w:r>
        <w:rPr>
          <w:rFonts w:cs="Arial" w:ascii="Arial" w:hAnsi="Arial"/>
          <w:w w:val="95"/>
        </w:rPr>
        <w:t xml:space="preserve">provides </w:t>
      </w:r>
      <w:r>
        <w:rPr>
          <w:rFonts w:cs="Arial" w:ascii="Arial" w:hAnsi="Arial"/>
        </w:rPr>
        <w:t>richer</w:t>
      </w:r>
      <w:r>
        <w:rPr>
          <w:rFonts w:cs="Arial" w:ascii="Arial" w:hAnsi="Arial"/>
          <w:spacing w:val="-8"/>
        </w:rPr>
        <w:t xml:space="preserve"> </w:t>
      </w:r>
      <w:r>
        <w:rPr>
          <w:rFonts w:cs="Arial" w:ascii="Arial" w:hAnsi="Arial"/>
        </w:rPr>
        <w:t>insi</w:t>
      </w:r>
      <w:ins w:id="173" w:author="Hoover, Shelley" w:date="2022-09-09T16:37:00Z">
        <w:r>
          <w:rPr>
            <w:rFonts w:cs="Arial" w:ascii="Arial" w:hAnsi="Arial"/>
          </w:rPr>
          <w:t>ght</w:t>
        </w:r>
      </w:ins>
      <w:del w:id="174" w:author="Hoover, Shelley" w:date="2022-09-09T16:37:00Z">
        <w:r>
          <w:rPr>
            <w:rFonts w:cs="Arial" w:ascii="Arial" w:hAnsi="Arial"/>
          </w:rPr>
          <w:delText>te</w:delText>
        </w:r>
      </w:del>
      <w:r>
        <w:rPr>
          <w:rFonts w:cs="Arial" w:ascii="Arial" w:hAnsi="Arial"/>
          <w:spacing w:val="-7"/>
        </w:rPr>
        <w:t xml:space="preserve"> </w:t>
      </w:r>
      <w:r>
        <w:rPr>
          <w:rFonts w:cs="Arial" w:ascii="Arial" w:hAnsi="Arial"/>
        </w:rPr>
        <w:t>into</w:t>
      </w:r>
      <w:r>
        <w:rPr>
          <w:rFonts w:cs="Arial" w:ascii="Arial" w:hAnsi="Arial"/>
          <w:spacing w:val="-7"/>
        </w:rPr>
        <w:t xml:space="preserve"> </w:t>
      </w:r>
      <w:r>
        <w:rPr>
          <w:rFonts w:cs="Arial" w:ascii="Arial" w:hAnsi="Arial"/>
        </w:rPr>
        <w:t>the</w:t>
      </w:r>
      <w:r>
        <w:rPr>
          <w:rFonts w:cs="Arial" w:ascii="Arial" w:hAnsi="Arial"/>
          <w:spacing w:val="-8"/>
        </w:rPr>
        <w:t xml:space="preserve"> </w:t>
      </w:r>
      <w:r>
        <w:rPr>
          <w:rFonts w:cs="Arial" w:ascii="Arial" w:hAnsi="Arial"/>
        </w:rPr>
        <w:t>process</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seed</w:t>
      </w:r>
      <w:r>
        <w:rPr>
          <w:rFonts w:cs="Arial" w:ascii="Arial" w:hAnsi="Arial"/>
          <w:spacing w:val="-7"/>
        </w:rPr>
        <w:t xml:space="preserve"> </w:t>
      </w:r>
      <w:r>
        <w:rPr>
          <w:rFonts w:cs="Arial" w:ascii="Arial" w:hAnsi="Arial"/>
        </w:rPr>
        <w:t>production</w:t>
      </w:r>
      <w:r>
        <w:rPr>
          <w:rFonts w:cs="Arial" w:ascii="Arial" w:hAnsi="Arial"/>
          <w:spacing w:val="-8"/>
        </w:rPr>
        <w:t xml:space="preserve"> </w:t>
      </w:r>
      <w:r>
        <w:rPr>
          <w:rFonts w:cs="Arial" w:ascii="Arial" w:hAnsi="Arial"/>
        </w:rPr>
        <w:t>than</w:t>
      </w:r>
      <w:r>
        <w:rPr>
          <w:rFonts w:cs="Arial" w:ascii="Arial" w:hAnsi="Arial"/>
          <w:spacing w:val="-7"/>
        </w:rPr>
        <w:t xml:space="preserve"> </w:t>
      </w:r>
      <w:r>
        <w:rPr>
          <w:rFonts w:cs="Arial" w:ascii="Arial" w:hAnsi="Arial"/>
        </w:rPr>
        <w:t>linear</w:t>
      </w:r>
      <w:r>
        <w:rPr>
          <w:rFonts w:cs="Arial" w:ascii="Arial" w:hAnsi="Arial"/>
          <w:spacing w:val="-7"/>
        </w:rPr>
        <w:t xml:space="preserve"> </w:t>
      </w:r>
      <w:r>
        <w:rPr>
          <w:rFonts w:cs="Arial" w:ascii="Arial" w:hAnsi="Arial"/>
        </w:rPr>
        <w:t>models</w:t>
      </w:r>
      <w:r>
        <w:rPr>
          <w:rFonts w:cs="Arial" w:ascii="Arial" w:hAnsi="Arial"/>
          <w:spacing w:val="-7"/>
        </w:rPr>
        <w:t xml:space="preserve"> </w:t>
      </w:r>
      <w:r>
        <w:rPr>
          <w:rFonts w:cs="Arial" w:ascii="Arial" w:hAnsi="Arial"/>
        </w:rPr>
        <w:t>alone.</w:t>
      </w:r>
      <w:commentRangeEnd w:id="27"/>
      <w:r>
        <w:commentReference w:id="27"/>
      </w:r>
      <w:r>
        <w:rPr>
          <w:rFonts w:cs="Arial" w:ascii="Arial" w:hAnsi="Arial"/>
        </w:rPr>
      </w:r>
    </w:p>
    <w:p>
      <w:pPr>
        <w:pStyle w:val="TextBody"/>
        <w:spacing w:before="3" w:after="0"/>
        <w:rPr>
          <w:rFonts w:ascii="Arial" w:hAnsi="Arial" w:cs="Arial"/>
          <w:sz w:val="35"/>
        </w:rPr>
      </w:pPr>
      <w:r>
        <w:rPr>
          <w:rFonts w:cs="Arial" w:ascii="Arial" w:hAnsi="Arial"/>
          <w:sz w:val="35"/>
        </w:rPr>
      </w:r>
    </w:p>
    <w:p>
      <w:pPr>
        <w:pStyle w:val="Heading2"/>
        <w:rPr>
          <w:rFonts w:ascii="Arial" w:hAnsi="Arial" w:cs="Arial"/>
        </w:rPr>
      </w:pPr>
      <w:r>
        <w:rPr>
          <w:rFonts w:cs="Arial" w:ascii="Arial" w:hAnsi="Arial"/>
        </w:rPr>
        <w:t>Bee</w:t>
      </w:r>
      <w:r>
        <w:rPr>
          <w:rFonts w:cs="Arial" w:ascii="Arial" w:hAnsi="Arial"/>
          <w:spacing w:val="-22"/>
        </w:rPr>
        <w:t xml:space="preserve"> </w:t>
      </w:r>
      <w:r>
        <w:rPr>
          <w:rFonts w:cs="Arial" w:ascii="Arial" w:hAnsi="Arial"/>
          <w:spacing w:val="-2"/>
        </w:rPr>
        <w:t>visitation</w:t>
      </w:r>
    </w:p>
    <w:p>
      <w:pPr>
        <w:pStyle w:val="TextBody"/>
        <w:spacing w:lineRule="exact" w:line="478" w:before="192" w:after="0"/>
        <w:ind w:left="120" w:right="1054" w:hanging="0"/>
        <w:jc w:val="both"/>
        <w:rPr>
          <w:rFonts w:ascii="Arial" w:hAnsi="Arial" w:cs="Arial"/>
          <w:ins w:id="177" w:author="Hoover, Shelley" w:date="2022-09-09T16:39:00Z"/>
          <w:spacing w:val="-4"/>
          <w:w w:val="95"/>
        </w:rPr>
      </w:pPr>
      <w:r>
        <w:rPr>
          <w:rFonts w:cs="Arial" w:ascii="Arial" w:hAnsi="Arial"/>
        </w:rPr>
        <w:t>HB</w:t>
      </w:r>
      <w:r>
        <w:rPr>
          <w:rFonts w:cs="Arial" w:ascii="Arial" w:hAnsi="Arial"/>
          <w:spacing w:val="-13"/>
        </w:rPr>
        <w:t xml:space="preserve"> </w:t>
      </w:r>
      <w:r>
        <w:rPr>
          <w:rFonts w:cs="Arial" w:ascii="Arial" w:hAnsi="Arial"/>
        </w:rPr>
        <w:t>visitation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both</w:t>
      </w:r>
      <w:r>
        <w:rPr>
          <w:rFonts w:cs="Arial" w:ascii="Arial" w:hAnsi="Arial"/>
          <w:spacing w:val="-13"/>
        </w:rPr>
        <w:t xml:space="preserve"> </w:t>
      </w:r>
      <w:r>
        <w:rPr>
          <w:rFonts w:cs="Arial" w:ascii="Arial" w:hAnsi="Arial"/>
        </w:rPr>
        <w:t>field</w:t>
      </w:r>
      <w:r>
        <w:rPr>
          <w:rFonts w:cs="Arial" w:ascii="Arial" w:hAnsi="Arial"/>
          <w:spacing w:val="-13"/>
        </w:rPr>
        <w:t xml:space="preserve"> </w:t>
      </w:r>
      <w:r>
        <w:rPr>
          <w:rFonts w:cs="Arial" w:ascii="Arial" w:hAnsi="Arial"/>
        </w:rPr>
        <w:t>types</w:t>
      </w:r>
      <w:r>
        <w:rPr>
          <w:rFonts w:cs="Arial" w:ascii="Arial" w:hAnsi="Arial"/>
          <w:spacing w:val="-13"/>
        </w:rPr>
        <w:t xml:space="preserve"> </w:t>
      </w:r>
      <w:r>
        <w:rPr>
          <w:rFonts w:cs="Arial" w:ascii="Arial" w:hAnsi="Arial"/>
        </w:rPr>
        <w:t>declined</w:t>
      </w:r>
      <w:r>
        <w:rPr>
          <w:rFonts w:cs="Arial" w:ascii="Arial" w:hAnsi="Arial"/>
          <w:spacing w:val="-13"/>
        </w:rPr>
        <w:t xml:space="preserve"> </w:t>
      </w:r>
      <w:r>
        <w:rPr>
          <w:rFonts w:cs="Arial" w:ascii="Arial" w:hAnsi="Arial"/>
        </w:rPr>
        <w:t>with</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into</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field,</w:t>
      </w:r>
      <w:r>
        <w:rPr>
          <w:rFonts w:cs="Arial" w:ascii="Arial" w:hAnsi="Arial"/>
          <w:spacing w:val="-13"/>
        </w:rPr>
        <w:t xml:space="preserve"> </w:t>
      </w:r>
      <w:r>
        <w:rPr>
          <w:rFonts w:cs="Arial" w:ascii="Arial" w:hAnsi="Arial"/>
        </w:rPr>
        <w:t>but</w:t>
      </w:r>
      <w:r>
        <w:rPr>
          <w:rFonts w:cs="Arial" w:ascii="Arial" w:hAnsi="Arial"/>
          <w:spacing w:val="-13"/>
        </w:rPr>
        <w:t xml:space="preserve"> </w:t>
      </w:r>
      <w:r>
        <w:rPr>
          <w:rFonts w:cs="Arial" w:ascii="Arial" w:hAnsi="Arial"/>
        </w:rPr>
        <w:t>overall</w:t>
      </w:r>
      <w:r>
        <w:rPr>
          <w:rFonts w:cs="Arial" w:ascii="Arial" w:hAnsi="Arial"/>
          <w:spacing w:val="-13"/>
        </w:rPr>
        <w:t xml:space="preserve"> </w:t>
      </w:r>
      <w:r>
        <w:rPr>
          <w:rFonts w:cs="Arial" w:ascii="Arial" w:hAnsi="Arial"/>
        </w:rPr>
        <w:t>visitation was</w:t>
      </w:r>
      <w:r>
        <w:rPr>
          <w:rFonts w:cs="Arial" w:ascii="Arial" w:hAnsi="Arial"/>
          <w:spacing w:val="-2"/>
        </w:rPr>
        <w:t xml:space="preserve"> </w:t>
      </w:r>
      <w:r>
        <w:rPr>
          <w:rFonts w:cs="Arial" w:ascii="Arial" w:hAnsi="Arial"/>
        </w:rPr>
        <w:t>much</w:t>
      </w:r>
      <w:r>
        <w:rPr>
          <w:rFonts w:cs="Arial" w:ascii="Arial" w:hAnsi="Arial"/>
          <w:spacing w:val="-2"/>
        </w:rPr>
        <w:t xml:space="preserve"> </w:t>
      </w:r>
      <w:r>
        <w:rPr>
          <w:rFonts w:cs="Arial" w:ascii="Arial" w:hAnsi="Arial"/>
        </w:rPr>
        <w:t>higher</w:t>
      </w:r>
      <w:ins w:id="175" w:author="Hoover, Shelley" w:date="2022-09-09T16:38:00Z">
        <w:r>
          <w:rPr>
            <w:rFonts w:cs="Arial" w:ascii="Arial" w:hAnsi="Arial"/>
          </w:rPr>
          <w:t xml:space="preserve"> in seed fields</w:t>
        </w:r>
      </w:ins>
      <w:r>
        <w:rPr>
          <w:rFonts w:cs="Arial" w:ascii="Arial" w:hAnsi="Arial"/>
          <w:spacing w:val="-2"/>
        </w:rPr>
        <w:t xml:space="preserve"> </w:t>
      </w:r>
      <w:r>
        <w:rPr>
          <w:rFonts w:cs="Arial" w:ascii="Arial" w:hAnsi="Arial"/>
        </w:rPr>
        <w:t>than</w:t>
      </w:r>
      <w:r>
        <w:rPr>
          <w:rFonts w:cs="Arial" w:ascii="Arial" w:hAnsi="Arial"/>
          <w:spacing w:val="-2"/>
        </w:rPr>
        <w:t xml:space="preserve"> </w:t>
      </w:r>
      <w:r>
        <w:rPr>
          <w:rFonts w:cs="Arial" w:ascii="Arial" w:hAnsi="Arial"/>
        </w:rPr>
        <w:t>commodity</w:t>
      </w:r>
      <w:r>
        <w:rPr>
          <w:rFonts w:cs="Arial" w:ascii="Arial" w:hAnsi="Arial"/>
          <w:spacing w:val="-2"/>
        </w:rPr>
        <w:t xml:space="preserve"> </w:t>
      </w:r>
      <w:r>
        <w:rPr>
          <w:rFonts w:cs="Arial" w:ascii="Arial" w:hAnsi="Arial"/>
        </w:rPr>
        <w:t>fields, due</w:t>
      </w:r>
      <w:r>
        <w:rPr>
          <w:rFonts w:cs="Arial" w:ascii="Arial" w:hAnsi="Arial"/>
          <w:spacing w:val="-2"/>
        </w:rPr>
        <w:t xml:space="preserve"> </w:t>
      </w:r>
      <w:r>
        <w:rPr>
          <w:rFonts w:cs="Arial" w:ascii="Arial" w:hAnsi="Arial"/>
        </w:rPr>
        <w:t>to</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higher</w:t>
      </w:r>
      <w:r>
        <w:rPr>
          <w:rFonts w:cs="Arial" w:ascii="Arial" w:hAnsi="Arial"/>
          <w:spacing w:val="-2"/>
        </w:rPr>
        <w:t xml:space="preserve"> </w:t>
      </w:r>
      <w:r>
        <w:rPr>
          <w:rFonts w:cs="Arial" w:ascii="Arial" w:hAnsi="Arial"/>
        </w:rPr>
        <w:t>HB</w:t>
      </w:r>
      <w:r>
        <w:rPr>
          <w:rFonts w:cs="Arial" w:ascii="Arial" w:hAnsi="Arial"/>
          <w:spacing w:val="-3"/>
        </w:rPr>
        <w:t xml:space="preserve"> </w:t>
      </w:r>
      <w:r>
        <w:rPr>
          <w:rFonts w:cs="Arial" w:ascii="Arial" w:hAnsi="Arial"/>
        </w:rPr>
        <w:t>stocking</w:t>
      </w:r>
      <w:r>
        <w:rPr>
          <w:rFonts w:cs="Arial" w:ascii="Arial" w:hAnsi="Arial"/>
          <w:spacing w:val="-2"/>
        </w:rPr>
        <w:t xml:space="preserve"> </w:t>
      </w:r>
      <w:r>
        <w:rPr>
          <w:rFonts w:cs="Arial" w:ascii="Arial" w:hAnsi="Arial"/>
        </w:rPr>
        <w:t>rate</w:t>
      </w:r>
      <w:r>
        <w:rPr>
          <w:rFonts w:cs="Arial" w:ascii="Arial" w:hAnsi="Arial"/>
          <w:spacing w:val="-3"/>
        </w:rPr>
        <w:t xml:space="preserve"> </w:t>
      </w:r>
      <w:r>
        <w:rPr>
          <w:rFonts w:cs="Arial" w:ascii="Arial" w:hAnsi="Arial"/>
        </w:rPr>
        <w:t>used</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seed fields</w:t>
      </w:r>
      <w:r>
        <w:rPr>
          <w:rFonts w:cs="Arial" w:ascii="Arial" w:hAnsi="Arial"/>
          <w:spacing w:val="-10"/>
        </w:rPr>
        <w:t xml:space="preserve"> </w:t>
      </w:r>
      <w:r>
        <w:rPr>
          <w:rFonts w:cs="Arial" w:ascii="Arial" w:hAnsi="Arial"/>
        </w:rPr>
        <w:t>(3.6</w:t>
      </w:r>
      <w:r>
        <w:rPr>
          <w:rFonts w:cs="Arial" w:ascii="Arial" w:hAnsi="Arial"/>
          <w:spacing w:val="-10"/>
        </w:rPr>
        <w:t xml:space="preserve"> </w:t>
      </w:r>
      <w:r>
        <w:rPr>
          <w:rFonts w:cs="Arial" w:ascii="Arial" w:hAnsi="Arial"/>
        </w:rPr>
        <w:t>vs.</w:t>
      </w:r>
      <w:r>
        <w:rPr>
          <w:rFonts w:cs="Arial" w:ascii="Arial" w:hAnsi="Arial"/>
          <w:spacing w:val="11"/>
        </w:rPr>
        <w:t xml:space="preserve"> </w:t>
      </w:r>
      <w:r>
        <w:rPr>
          <w:rFonts w:cs="Arial" w:ascii="Arial" w:hAnsi="Arial"/>
        </w:rPr>
        <w:t>0.6</w:t>
      </w:r>
      <w:r>
        <w:rPr>
          <w:rFonts w:cs="Arial" w:ascii="Arial" w:hAnsi="Arial"/>
          <w:spacing w:val="-10"/>
        </w:rPr>
        <w:t xml:space="preserve"> </w:t>
      </w:r>
      <w:r>
        <w:rPr>
          <w:rFonts w:cs="Arial" w:ascii="Arial" w:hAnsi="Arial"/>
        </w:rPr>
        <w:t>hives/ha).</w:t>
      </w:r>
      <w:r>
        <w:rPr>
          <w:rFonts w:cs="Arial" w:ascii="Arial" w:hAnsi="Arial"/>
          <w:spacing w:val="11"/>
        </w:rPr>
        <w:t xml:space="preserve"> </w:t>
      </w:r>
      <w:commentRangeStart w:id="29"/>
      <w:r>
        <w:rPr>
          <w:rFonts w:cs="Arial" w:ascii="Arial" w:hAnsi="Arial"/>
        </w:rPr>
        <w:t>Since</w:t>
      </w:r>
      <w:r>
        <w:rPr>
          <w:rFonts w:cs="Arial" w:ascii="Arial" w:hAnsi="Arial"/>
          <w:spacing w:val="-10"/>
        </w:rPr>
        <w:t xml:space="preserve"> </w:t>
      </w:r>
      <w:r>
        <w:rPr>
          <w:rFonts w:cs="Arial" w:ascii="Arial" w:hAnsi="Arial"/>
        </w:rPr>
        <w:t>HBs</w:t>
      </w:r>
      <w:r>
        <w:rPr>
          <w:rFonts w:cs="Arial" w:ascii="Arial" w:hAnsi="Arial"/>
          <w:spacing w:val="-10"/>
        </w:rPr>
        <w:t xml:space="preserve"> </w:t>
      </w:r>
      <w:r>
        <w:rPr>
          <w:rFonts w:cs="Arial" w:ascii="Arial" w:hAnsi="Arial"/>
        </w:rPr>
        <w:t>travel</w:t>
      </w:r>
      <w:ins w:id="176" w:author="Hoover, Shelley" w:date="2022-09-09T16:38:00Z">
        <w:r>
          <w:rPr>
            <w:rFonts w:cs="Arial" w:ascii="Arial" w:hAnsi="Arial"/>
          </w:rPr>
          <w:t xml:space="preserve"> to the crop</w:t>
        </w:r>
      </w:ins>
      <w:r>
        <w:rPr>
          <w:rFonts w:cs="Arial" w:ascii="Arial" w:hAnsi="Arial"/>
          <w:spacing w:val="-10"/>
        </w:rPr>
        <w:t xml:space="preserve"> </w:t>
      </w:r>
      <w:r>
        <w:rPr>
          <w:rFonts w:cs="Arial" w:ascii="Arial" w:hAnsi="Arial"/>
        </w:rPr>
        <w:t>from</w:t>
      </w:r>
      <w:r>
        <w:rPr>
          <w:rFonts w:cs="Arial" w:ascii="Arial" w:hAnsi="Arial"/>
          <w:spacing w:val="-10"/>
        </w:rPr>
        <w:t xml:space="preserve"> </w:t>
      </w:r>
      <w:r>
        <w:rPr>
          <w:rFonts w:cs="Arial" w:ascii="Arial" w:hAnsi="Arial"/>
        </w:rPr>
        <w:t>their</w:t>
      </w:r>
      <w:r>
        <w:rPr>
          <w:rFonts w:cs="Arial" w:ascii="Arial" w:hAnsi="Arial"/>
          <w:spacing w:val="-10"/>
        </w:rPr>
        <w:t xml:space="preserve"> </w:t>
      </w:r>
      <w:r>
        <w:rPr>
          <w:rFonts w:cs="Arial" w:ascii="Arial" w:hAnsi="Arial"/>
        </w:rPr>
        <w:t>hive</w:t>
      </w:r>
      <w:r>
        <w:rPr>
          <w:rFonts w:cs="Arial" w:ascii="Arial" w:hAnsi="Arial"/>
          <w:spacing w:val="-10"/>
        </w:rPr>
        <w:t xml:space="preserve"> </w:t>
      </w:r>
      <w:r>
        <w:rPr>
          <w:rFonts w:cs="Arial" w:ascii="Arial" w:hAnsi="Arial"/>
        </w:rPr>
        <w:t>outside</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edge</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field, this</w:t>
      </w:r>
      <w:r>
        <w:rPr>
          <w:rFonts w:cs="Arial" w:ascii="Arial" w:hAnsi="Arial"/>
          <w:spacing w:val="-6"/>
        </w:rPr>
        <w:t xml:space="preserve"> </w:t>
      </w:r>
      <w:r>
        <w:rPr>
          <w:rFonts w:cs="Arial" w:ascii="Arial" w:hAnsi="Arial"/>
        </w:rPr>
        <w:t>decline</w:t>
      </w:r>
      <w:r>
        <w:rPr>
          <w:rFonts w:cs="Arial" w:ascii="Arial" w:hAnsi="Arial"/>
          <w:spacing w:val="-6"/>
        </w:rPr>
        <w:t xml:space="preserve"> </w:t>
      </w:r>
      <w:r>
        <w:rPr>
          <w:rFonts w:cs="Arial" w:ascii="Arial" w:hAnsi="Arial"/>
        </w:rPr>
        <w:t>was</w:t>
      </w:r>
      <w:r>
        <w:rPr>
          <w:rFonts w:cs="Arial" w:ascii="Arial" w:hAnsi="Arial"/>
          <w:spacing w:val="-6"/>
        </w:rPr>
        <w:t xml:space="preserve"> </w:t>
      </w:r>
      <w:r>
        <w:rPr>
          <w:rFonts w:cs="Arial" w:ascii="Arial" w:hAnsi="Arial"/>
        </w:rPr>
        <w:t>not</w:t>
      </w:r>
      <w:r>
        <w:rPr>
          <w:rFonts w:cs="Arial" w:ascii="Arial" w:hAnsi="Arial"/>
          <w:spacing w:val="-6"/>
        </w:rPr>
        <w:t xml:space="preserve"> </w:t>
      </w:r>
      <w:r>
        <w:rPr>
          <w:rFonts w:cs="Arial" w:ascii="Arial" w:hAnsi="Arial"/>
        </w:rPr>
        <w:t>surprising,</w:t>
      </w:r>
      <w:r>
        <w:rPr>
          <w:rFonts w:cs="Arial" w:ascii="Arial" w:hAnsi="Arial"/>
          <w:spacing w:val="-4"/>
        </w:rPr>
        <w:t xml:space="preserve"> </w:t>
      </w:r>
      <w:r>
        <w:rPr>
          <w:rFonts w:cs="Arial" w:ascii="Arial" w:hAnsi="Arial"/>
        </w:rPr>
        <w:t>but</w:t>
      </w:r>
      <w:r>
        <w:rPr>
          <w:rFonts w:cs="Arial" w:ascii="Arial" w:hAnsi="Arial"/>
          <w:spacing w:val="-6"/>
        </w:rPr>
        <w:t xml:space="preserve"> </w:t>
      </w:r>
      <w:r>
        <w:rPr>
          <w:rFonts w:cs="Arial" w:ascii="Arial" w:hAnsi="Arial"/>
        </w:rPr>
        <w:t>we</w:t>
      </w:r>
      <w:r>
        <w:rPr>
          <w:rFonts w:cs="Arial" w:ascii="Arial" w:hAnsi="Arial"/>
          <w:spacing w:val="-6"/>
        </w:rPr>
        <w:t xml:space="preserve"> </w:t>
      </w:r>
      <w:r>
        <w:rPr>
          <w:rFonts w:cs="Arial" w:ascii="Arial" w:hAnsi="Arial"/>
        </w:rPr>
        <w:t>did</w:t>
      </w:r>
      <w:r>
        <w:rPr>
          <w:rFonts w:cs="Arial" w:ascii="Arial" w:hAnsi="Arial"/>
          <w:spacing w:val="-6"/>
        </w:rPr>
        <w:t xml:space="preserve"> </w:t>
      </w:r>
      <w:r>
        <w:rPr>
          <w:rFonts w:cs="Arial" w:ascii="Arial" w:hAnsi="Arial"/>
        </w:rPr>
        <w:t>not</w:t>
      </w:r>
      <w:r>
        <w:rPr>
          <w:rFonts w:cs="Arial" w:ascii="Arial" w:hAnsi="Arial"/>
          <w:spacing w:val="-6"/>
        </w:rPr>
        <w:t xml:space="preserve"> </w:t>
      </w:r>
      <w:r>
        <w:rPr>
          <w:rFonts w:cs="Arial" w:ascii="Arial" w:hAnsi="Arial"/>
        </w:rPr>
        <w:t>expect</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similar</w:t>
      </w:r>
      <w:r>
        <w:rPr>
          <w:rFonts w:cs="Arial" w:ascii="Arial" w:hAnsi="Arial"/>
          <w:spacing w:val="-6"/>
        </w:rPr>
        <w:t xml:space="preserve"> </w:t>
      </w:r>
      <w:r>
        <w:rPr>
          <w:rFonts w:cs="Arial" w:ascii="Arial" w:hAnsi="Arial"/>
        </w:rPr>
        <w:t>decrease</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LCB</w:t>
      </w:r>
      <w:r>
        <w:rPr>
          <w:rFonts w:cs="Arial" w:ascii="Arial" w:hAnsi="Arial"/>
          <w:spacing w:val="-6"/>
        </w:rPr>
        <w:t xml:space="preserve"> </w:t>
      </w:r>
      <w:r>
        <w:rPr>
          <w:rFonts w:cs="Arial" w:ascii="Arial" w:hAnsi="Arial"/>
        </w:rPr>
        <w:t>visitation with</w:t>
      </w:r>
      <w:r>
        <w:rPr>
          <w:rFonts w:cs="Arial" w:ascii="Arial" w:hAnsi="Arial"/>
          <w:spacing w:val="-15"/>
        </w:rPr>
        <w:t xml:space="preserve"> </w:t>
      </w:r>
      <w:r>
        <w:rPr>
          <w:rFonts w:cs="Arial" w:ascii="Arial" w:hAnsi="Arial"/>
        </w:rPr>
        <w:t>distance</w:t>
      </w:r>
      <w:r>
        <w:rPr>
          <w:rFonts w:cs="Arial" w:ascii="Arial" w:hAnsi="Arial"/>
          <w:spacing w:val="-14"/>
        </w:rPr>
        <w:t xml:space="preserve"> </w:t>
      </w:r>
      <w:r>
        <w:rPr>
          <w:rFonts w:cs="Arial" w:ascii="Arial" w:hAnsi="Arial"/>
        </w:rPr>
        <w:t>into</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field,</w:t>
      </w:r>
      <w:r>
        <w:rPr>
          <w:rFonts w:cs="Arial" w:ascii="Arial" w:hAnsi="Arial"/>
          <w:spacing w:val="-15"/>
        </w:rPr>
        <w:t xml:space="preserve"> </w:t>
      </w:r>
      <w:r>
        <w:rPr>
          <w:rFonts w:cs="Arial" w:ascii="Arial" w:hAnsi="Arial"/>
        </w:rPr>
        <w:t>as</w:t>
      </w:r>
      <w:r>
        <w:rPr>
          <w:rFonts w:cs="Arial" w:ascii="Arial" w:hAnsi="Arial"/>
          <w:spacing w:val="-14"/>
        </w:rPr>
        <w:t xml:space="preserve"> </w:t>
      </w:r>
      <w:r>
        <w:rPr>
          <w:rFonts w:cs="Arial" w:ascii="Arial" w:hAnsi="Arial"/>
        </w:rPr>
        <w:t>their</w:t>
      </w:r>
      <w:r>
        <w:rPr>
          <w:rFonts w:cs="Arial" w:ascii="Arial" w:hAnsi="Arial"/>
          <w:spacing w:val="-15"/>
        </w:rPr>
        <w:t xml:space="preserve"> </w:t>
      </w:r>
      <w:r>
        <w:rPr>
          <w:rFonts w:cs="Arial" w:ascii="Arial" w:hAnsi="Arial"/>
        </w:rPr>
        <w:t>shelters</w:t>
      </w:r>
      <w:r>
        <w:rPr>
          <w:rFonts w:cs="Arial" w:ascii="Arial" w:hAnsi="Arial"/>
          <w:spacing w:val="-14"/>
        </w:rPr>
        <w:t xml:space="preserve"> </w:t>
      </w:r>
      <w:r>
        <w:rPr>
          <w:rFonts w:cs="Arial" w:ascii="Arial" w:hAnsi="Arial"/>
        </w:rPr>
        <w:t>are</w:t>
      </w:r>
      <w:r>
        <w:rPr>
          <w:rFonts w:cs="Arial" w:ascii="Arial" w:hAnsi="Arial"/>
          <w:spacing w:val="-15"/>
        </w:rPr>
        <w:t xml:space="preserve"> </w:t>
      </w:r>
      <w:r>
        <w:rPr>
          <w:rFonts w:cs="Arial" w:ascii="Arial" w:hAnsi="Arial"/>
        </w:rPr>
        <w:t>located</w:t>
      </w:r>
      <w:r>
        <w:rPr>
          <w:rFonts w:cs="Arial" w:ascii="Arial" w:hAnsi="Arial"/>
          <w:spacing w:val="-14"/>
        </w:rPr>
        <w:t xml:space="preserve"> </w:t>
      </w:r>
      <w:r>
        <w:rPr>
          <w:rFonts w:cs="Arial" w:ascii="Arial" w:hAnsi="Arial"/>
          <w:i/>
        </w:rPr>
        <w:t>within</w:t>
      </w:r>
      <w:r>
        <w:rPr>
          <w:rFonts w:cs="Arial" w:ascii="Arial" w:hAnsi="Arial"/>
          <w:i/>
          <w:spacing w:val="-15"/>
        </w:rPr>
        <w:t xml:space="preserve"> </w:t>
      </w:r>
      <w:r>
        <w:rPr>
          <w:rFonts w:cs="Arial" w:ascii="Arial" w:hAnsi="Arial"/>
        </w:rPr>
        <w:t>the</w:t>
      </w:r>
      <w:r>
        <w:rPr>
          <w:rFonts w:cs="Arial" w:ascii="Arial" w:hAnsi="Arial"/>
          <w:spacing w:val="-15"/>
        </w:rPr>
        <w:t xml:space="preserve"> </w:t>
      </w:r>
      <w:r>
        <w:rPr>
          <w:rFonts w:cs="Arial" w:ascii="Arial" w:hAnsi="Arial"/>
        </w:rPr>
        <w:t>field</w:t>
      </w:r>
      <w:r>
        <w:rPr>
          <w:rFonts w:cs="Arial" w:ascii="Arial" w:hAnsi="Arial"/>
        </w:rPr>
      </w:r>
      <w:commentRangeEnd w:id="29"/>
      <w:r>
        <w:commentReference w:id="29"/>
      </w:r>
      <w:r>
        <w:rPr>
          <w:rFonts w:cs="Arial" w:ascii="Arial" w:hAnsi="Arial"/>
        </w:rPr>
        <w:t>.</w:t>
      </w:r>
      <w:r>
        <w:rPr>
          <w:rFonts w:cs="Arial" w:ascii="Arial" w:hAnsi="Arial"/>
          <w:spacing w:val="-14"/>
        </w:rPr>
        <w:t xml:space="preserve"> </w:t>
      </w:r>
      <w:r>
        <w:rPr>
          <w:rFonts w:cs="Arial" w:ascii="Arial" w:hAnsi="Arial"/>
        </w:rPr>
        <w:t>This</w:t>
      </w:r>
      <w:r>
        <w:rPr>
          <w:rFonts w:cs="Arial" w:ascii="Arial" w:hAnsi="Arial"/>
          <w:spacing w:val="-15"/>
        </w:rPr>
        <w:t xml:space="preserve"> </w:t>
      </w:r>
      <w:r>
        <w:rPr>
          <w:rFonts w:cs="Arial" w:ascii="Arial" w:hAnsi="Arial"/>
        </w:rPr>
        <w:t>decrease</w:t>
      </w:r>
      <w:r>
        <w:rPr>
          <w:rFonts w:cs="Arial" w:ascii="Arial" w:hAnsi="Arial"/>
          <w:spacing w:val="-14"/>
        </w:rPr>
        <w:t xml:space="preserve"> </w:t>
      </w:r>
      <w:r>
        <w:rPr>
          <w:rFonts w:cs="Arial" w:ascii="Arial" w:hAnsi="Arial"/>
        </w:rPr>
        <w:t>with distance</w:t>
      </w:r>
      <w:r>
        <w:rPr>
          <w:rFonts w:cs="Arial" w:ascii="Arial" w:hAnsi="Arial"/>
          <w:spacing w:val="-15"/>
        </w:rPr>
        <w:t xml:space="preserve"> </w:t>
      </w:r>
      <w:r>
        <w:rPr>
          <w:rFonts w:cs="Arial" w:ascii="Arial" w:hAnsi="Arial"/>
        </w:rPr>
        <w:t>into</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field</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have</w:t>
      </w:r>
      <w:r>
        <w:rPr>
          <w:rFonts w:cs="Arial" w:ascii="Arial" w:hAnsi="Arial"/>
          <w:spacing w:val="-14"/>
        </w:rPr>
        <w:t xml:space="preserve"> </w:t>
      </w:r>
      <w:r>
        <w:rPr>
          <w:rFonts w:cs="Arial" w:ascii="Arial" w:hAnsi="Arial"/>
        </w:rPr>
        <w:t>been</w:t>
      </w:r>
      <w:r>
        <w:rPr>
          <w:rFonts w:cs="Arial" w:ascii="Arial" w:hAnsi="Arial"/>
          <w:spacing w:val="-15"/>
        </w:rPr>
        <w:t xml:space="preserve"> </w:t>
      </w:r>
      <w:r>
        <w:rPr>
          <w:rFonts w:cs="Arial" w:ascii="Arial" w:hAnsi="Arial"/>
        </w:rPr>
        <w:t>caused</w:t>
      </w:r>
      <w:r>
        <w:rPr>
          <w:rFonts w:cs="Arial" w:ascii="Arial" w:hAnsi="Arial"/>
          <w:spacing w:val="-14"/>
        </w:rPr>
        <w:t xml:space="preserve"> </w:t>
      </w:r>
      <w:r>
        <w:rPr>
          <w:rFonts w:cs="Arial" w:ascii="Arial" w:hAnsi="Arial"/>
        </w:rPr>
        <w:t>by</w:t>
      </w:r>
      <w:r>
        <w:rPr>
          <w:rFonts w:cs="Arial" w:ascii="Arial" w:hAnsi="Arial"/>
          <w:spacing w:val="-15"/>
        </w:rPr>
        <w:t xml:space="preserve"> </w:t>
      </w:r>
      <w:r>
        <w:rPr>
          <w:rFonts w:cs="Arial" w:ascii="Arial" w:hAnsi="Arial"/>
        </w:rPr>
        <w:t>LCBs</w:t>
      </w:r>
      <w:r>
        <w:rPr>
          <w:rFonts w:cs="Arial" w:ascii="Arial" w:hAnsi="Arial"/>
          <w:spacing w:val="-14"/>
        </w:rPr>
        <w:t xml:space="preserve"> </w:t>
      </w:r>
      <w:r>
        <w:rPr>
          <w:rFonts w:cs="Arial" w:ascii="Arial" w:hAnsi="Arial"/>
        </w:rPr>
        <w:t>migrating</w:t>
      </w:r>
      <w:r>
        <w:rPr>
          <w:rFonts w:cs="Arial" w:ascii="Arial" w:hAnsi="Arial"/>
          <w:spacing w:val="-15"/>
        </w:rPr>
        <w:t xml:space="preserve"> </w:t>
      </w:r>
      <w:r>
        <w:rPr>
          <w:rFonts w:cs="Arial" w:ascii="Arial" w:hAnsi="Arial"/>
        </w:rPr>
        <w:t>from</w:t>
      </w:r>
      <w:r>
        <w:rPr>
          <w:rFonts w:cs="Arial" w:ascii="Arial" w:hAnsi="Arial"/>
          <w:spacing w:val="-14"/>
        </w:rPr>
        <w:t xml:space="preserve"> </w:t>
      </w:r>
      <w:r>
        <w:rPr>
          <w:rFonts w:cs="Arial" w:ascii="Arial" w:hAnsi="Arial"/>
        </w:rPr>
        <w:t>shelters</w:t>
      </w:r>
      <w:r>
        <w:rPr>
          <w:rFonts w:cs="Arial" w:ascii="Arial" w:hAnsi="Arial"/>
          <w:spacing w:val="-15"/>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 xml:space="preserve">centre </w:t>
      </w:r>
      <w:r>
        <w:rPr>
          <w:rFonts w:cs="Arial" w:ascii="Arial" w:hAnsi="Arial"/>
          <w:w w:val="95"/>
        </w:rPr>
        <w:t xml:space="preserve">of the field to the edge </w:t>
      </w:r>
      <w:hyperlink w:anchor="_bookmark41">
        <w:r>
          <w:rPr>
            <w:rFonts w:cs="Arial" w:ascii="Arial" w:hAnsi="Arial"/>
            <w:w w:val="95"/>
          </w:rPr>
          <w:t>(Goerzen et al.,</w:t>
        </w:r>
      </w:hyperlink>
      <w:r>
        <w:rPr>
          <w:rFonts w:cs="Arial" w:ascii="Arial" w:hAnsi="Arial"/>
          <w:w w:val="95"/>
        </w:rPr>
        <w:t xml:space="preserve"> </w:t>
      </w:r>
      <w:hyperlink w:anchor="_bookmark41">
        <w:r>
          <w:rPr>
            <w:rFonts w:cs="Arial" w:ascii="Arial" w:hAnsi="Arial"/>
            <w:w w:val="95"/>
          </w:rPr>
          <w:t>1995),</w:t>
        </w:r>
      </w:hyperlink>
      <w:r>
        <w:rPr>
          <w:rFonts w:cs="Arial" w:ascii="Arial" w:hAnsi="Arial"/>
          <w:w w:val="95"/>
        </w:rPr>
        <w:t xml:space="preserve"> as female LCBs are central-place foragers, and tend to not forage far from their nests (P</w:t>
      </w:r>
      <w:hyperlink w:anchor="_bookmark83">
        <w:r>
          <w:rPr>
            <w:rFonts w:cs="Arial" w:ascii="Arial" w:hAnsi="Arial"/>
            <w:w w:val="95"/>
          </w:rPr>
          <w:t>eterson and Roitberg,</w:t>
        </w:r>
      </w:hyperlink>
      <w:r>
        <w:rPr>
          <w:rFonts w:cs="Arial" w:ascii="Arial" w:hAnsi="Arial"/>
          <w:w w:val="95"/>
        </w:rPr>
        <w:t xml:space="preserve"> </w:t>
      </w:r>
      <w:hyperlink w:anchor="_bookmark83">
        <w:r>
          <w:rPr>
            <w:rFonts w:cs="Arial" w:ascii="Arial" w:hAnsi="Arial"/>
            <w:w w:val="95"/>
          </w:rPr>
          <w:t>2005;</w:t>
        </w:r>
      </w:hyperlink>
      <w:r>
        <w:rPr>
          <w:rFonts w:cs="Arial" w:ascii="Arial" w:hAnsi="Arial"/>
          <w:w w:val="95"/>
        </w:rPr>
        <w:t xml:space="preserve"> </w:t>
      </w:r>
      <w:hyperlink w:anchor="_bookmark87">
        <w:r>
          <w:rPr>
            <w:rFonts w:cs="Arial" w:ascii="Arial" w:hAnsi="Arial"/>
            <w:w w:val="95"/>
          </w:rPr>
          <w:t>Pitts-Singer and Cane,</w:t>
        </w:r>
      </w:hyperlink>
      <w:r>
        <w:rPr>
          <w:rFonts w:cs="Arial" w:ascii="Arial" w:hAnsi="Arial"/>
          <w:w w:val="95"/>
        </w:rPr>
        <w:t xml:space="preserve"> </w:t>
      </w:r>
      <w:hyperlink w:anchor="_bookmark87">
        <w:r>
          <w:rPr>
            <w:rFonts w:cs="Arial" w:ascii="Arial" w:hAnsi="Arial"/>
            <w:w w:val="95"/>
          </w:rPr>
          <w:t>2011;</w:t>
        </w:r>
      </w:hyperlink>
      <w:r>
        <w:rPr>
          <w:rFonts w:cs="Arial" w:ascii="Arial" w:hAnsi="Arial"/>
        </w:rPr>
        <w:t xml:space="preserve"> </w:t>
      </w:r>
      <w:hyperlink w:anchor="_bookmark18">
        <w:r>
          <w:rPr>
            <w:rFonts w:cs="Arial" w:ascii="Arial" w:hAnsi="Arial"/>
            <w:w w:val="95"/>
          </w:rPr>
          <w:t>Brunet</w:t>
        </w:r>
        <w:r>
          <w:rPr>
            <w:rFonts w:cs="Arial" w:ascii="Arial" w:hAnsi="Arial"/>
          </w:rPr>
          <w:t xml:space="preserve"> </w:t>
        </w:r>
        <w:r>
          <w:rPr>
            <w:rFonts w:cs="Arial" w:ascii="Arial" w:hAnsi="Arial"/>
            <w:w w:val="95"/>
          </w:rPr>
          <w:t>et</w:t>
        </w:r>
        <w:r>
          <w:rPr>
            <w:rFonts w:cs="Arial" w:ascii="Arial" w:hAnsi="Arial"/>
          </w:rPr>
          <w:t xml:space="preserve"> </w:t>
        </w:r>
        <w:r>
          <w:rPr>
            <w:rFonts w:cs="Arial" w:ascii="Arial" w:hAnsi="Arial"/>
            <w:w w:val="95"/>
          </w:rPr>
          <w:t>al.,</w:t>
        </w:r>
      </w:hyperlink>
      <w:r>
        <w:rPr>
          <w:rFonts w:cs="Arial" w:ascii="Arial" w:hAnsi="Arial"/>
        </w:rPr>
        <w:t xml:space="preserve"> </w:t>
      </w:r>
      <w:hyperlink w:anchor="_bookmark18">
        <w:r>
          <w:rPr>
            <w:rFonts w:cs="Arial" w:ascii="Arial" w:hAnsi="Arial"/>
            <w:w w:val="95"/>
          </w:rPr>
          <w:t>2019).</w:t>
        </w:r>
      </w:hyperlink>
      <w:r>
        <w:rPr>
          <w:rFonts w:cs="Arial" w:ascii="Arial" w:hAnsi="Arial"/>
          <w:spacing w:val="33"/>
        </w:rPr>
        <w:t xml:space="preserve"> </w:t>
      </w:r>
      <w:r>
        <w:rPr>
          <w:rFonts w:cs="Arial" w:ascii="Arial" w:hAnsi="Arial"/>
          <w:w w:val="95"/>
        </w:rPr>
        <w:t>However,</w:t>
      </w:r>
      <w:r>
        <w:rPr>
          <w:rFonts w:cs="Arial" w:ascii="Arial" w:hAnsi="Arial"/>
          <w:spacing w:val="2"/>
        </w:rPr>
        <w:t xml:space="preserve"> </w:t>
      </w:r>
      <w:r>
        <w:rPr>
          <w:rFonts w:cs="Arial" w:ascii="Arial" w:hAnsi="Arial"/>
          <w:w w:val="95"/>
        </w:rPr>
        <w:t>LCBs</w:t>
      </w:r>
      <w:r>
        <w:rPr>
          <w:rFonts w:cs="Arial" w:ascii="Arial" w:hAnsi="Arial"/>
          <w:spacing w:val="1"/>
        </w:rPr>
        <w:t xml:space="preserve"> </w:t>
      </w:r>
      <w:r>
        <w:rPr>
          <w:rFonts w:cs="Arial" w:ascii="Arial" w:hAnsi="Arial"/>
          <w:w w:val="95"/>
        </w:rPr>
        <w:t>are</w:t>
      </w:r>
      <w:r>
        <w:rPr>
          <w:rFonts w:cs="Arial" w:ascii="Arial" w:hAnsi="Arial"/>
        </w:rPr>
        <w:t xml:space="preserve"> </w:t>
      </w:r>
      <w:r>
        <w:rPr>
          <w:rFonts w:cs="Arial" w:ascii="Arial" w:hAnsi="Arial"/>
          <w:w w:val="95"/>
        </w:rPr>
        <w:t>not</w:t>
      </w:r>
      <w:r>
        <w:rPr>
          <w:rFonts w:cs="Arial" w:ascii="Arial" w:hAnsi="Arial"/>
        </w:rPr>
        <w:t xml:space="preserve"> </w:t>
      </w:r>
      <w:r>
        <w:rPr>
          <w:rFonts w:cs="Arial" w:ascii="Arial" w:hAnsi="Arial"/>
          <w:w w:val="95"/>
        </w:rPr>
        <w:t>as</w:t>
      </w:r>
      <w:r>
        <w:rPr>
          <w:rFonts w:cs="Arial" w:ascii="Arial" w:hAnsi="Arial"/>
        </w:rPr>
        <w:t xml:space="preserve"> </w:t>
      </w:r>
      <w:r>
        <w:rPr>
          <w:rFonts w:cs="Arial" w:ascii="Arial" w:hAnsi="Arial"/>
          <w:w w:val="95"/>
        </w:rPr>
        <w:t>constrained</w:t>
      </w:r>
      <w:r>
        <w:rPr>
          <w:rFonts w:cs="Arial" w:ascii="Arial" w:hAnsi="Arial"/>
        </w:rPr>
        <w:t xml:space="preserve"> </w:t>
      </w:r>
      <w:r>
        <w:rPr>
          <w:rFonts w:cs="Arial" w:ascii="Arial" w:hAnsi="Arial"/>
          <w:w w:val="95"/>
        </w:rPr>
        <w:t>to</w:t>
      </w:r>
      <w:r>
        <w:rPr>
          <w:rFonts w:cs="Arial" w:ascii="Arial" w:hAnsi="Arial"/>
        </w:rPr>
        <w:t xml:space="preserve"> </w:t>
      </w:r>
      <w:r>
        <w:rPr>
          <w:rFonts w:cs="Arial" w:ascii="Arial" w:hAnsi="Arial"/>
          <w:w w:val="95"/>
        </w:rPr>
        <w:t>a</w:t>
      </w:r>
      <w:r>
        <w:rPr>
          <w:rFonts w:cs="Arial" w:ascii="Arial" w:hAnsi="Arial"/>
        </w:rPr>
        <w:t xml:space="preserve"> </w:t>
      </w:r>
      <w:r>
        <w:rPr>
          <w:rFonts w:cs="Arial" w:ascii="Arial" w:hAnsi="Arial"/>
          <w:w w:val="95"/>
        </w:rPr>
        <w:t>single</w:t>
      </w:r>
      <w:r>
        <w:rPr>
          <w:rFonts w:cs="Arial" w:ascii="Arial" w:hAnsi="Arial"/>
          <w:spacing w:val="1"/>
        </w:rPr>
        <w:t xml:space="preserve"> </w:t>
      </w:r>
      <w:r>
        <w:rPr>
          <w:rFonts w:cs="Arial" w:ascii="Arial" w:hAnsi="Arial"/>
          <w:w w:val="95"/>
        </w:rPr>
        <w:t>nest</w:t>
      </w:r>
      <w:r>
        <w:rPr>
          <w:rFonts w:cs="Arial" w:ascii="Arial" w:hAnsi="Arial"/>
        </w:rPr>
        <w:t xml:space="preserve"> </w:t>
      </w:r>
      <w:r>
        <w:rPr>
          <w:rFonts w:cs="Arial" w:ascii="Arial" w:hAnsi="Arial"/>
          <w:w w:val="95"/>
        </w:rPr>
        <w:t>as</w:t>
      </w:r>
      <w:r>
        <w:rPr>
          <w:rFonts w:cs="Arial" w:ascii="Arial" w:hAnsi="Arial"/>
        </w:rPr>
        <w:t xml:space="preserve"> </w:t>
      </w:r>
      <w:r>
        <w:rPr>
          <w:rFonts w:cs="Arial" w:ascii="Arial" w:hAnsi="Arial"/>
          <w:w w:val="95"/>
        </w:rPr>
        <w:t>HBs</w:t>
      </w:r>
      <w:r>
        <w:rPr>
          <w:rFonts w:cs="Arial" w:ascii="Arial" w:hAnsi="Arial"/>
        </w:rPr>
        <w:t xml:space="preserve"> </w:t>
      </w:r>
      <w:r>
        <w:rPr>
          <w:rFonts w:cs="Arial" w:ascii="Arial" w:hAnsi="Arial"/>
          <w:spacing w:val="-4"/>
          <w:w w:val="95"/>
        </w:rPr>
        <w:t>are,</w:t>
      </w:r>
    </w:p>
    <w:p>
      <w:pPr>
        <w:pStyle w:val="TextBody"/>
        <w:spacing w:lineRule="exact" w:line="478" w:before="192" w:after="0"/>
        <w:ind w:left="120" w:right="1054" w:hanging="0"/>
        <w:jc w:val="both"/>
        <w:rPr>
          <w:rFonts w:ascii="Arial" w:hAnsi="Arial" w:cs="Arial"/>
          <w:ins w:id="179" w:author="Hoover, Shelley" w:date="2022-09-09T16:39:00Z"/>
        </w:rPr>
      </w:pPr>
      <w:ins w:id="178" w:author="Hoover, Shelley" w:date="2022-09-09T16:39:00Z">
        <w:r>
          <w:rPr>
            <w:rFonts w:cs="Arial" w:ascii="Arial" w:hAnsi="Arial"/>
          </w:rPr>
        </w:r>
      </w:ins>
      <w:bookmarkStart w:id="7" w:name="_Hlk113864253"/>
      <w:bookmarkStart w:id="8" w:name="_Hlk113864253"/>
    </w:p>
    <w:p>
      <w:pPr>
        <w:pStyle w:val="TextBody"/>
        <w:ind w:left="173" w:hanging="0"/>
        <w:rPr>
          <w:rFonts w:ascii="Arial" w:hAnsi="Arial" w:cs="Arial"/>
          <w:sz w:val="20"/>
          <w:del w:id="181" w:author="Hoover, Shelley" w:date="2022-09-09T16:39:00Z"/>
        </w:rPr>
      </w:pPr>
      <w:del w:id="180" w:author="Hoover, Shelley" w:date="2022-09-09T16:39:00Z">
        <w:r>
          <w:rPr>
            <w:rFonts w:cs="Arial" w:ascii="Arial" w:hAnsi="Arial"/>
            <w:sz w:val="20"/>
          </w:rPr>
        </w:r>
      </w:del>
    </w:p>
    <w:p>
      <w:pPr>
        <w:pStyle w:val="TextBody"/>
        <w:ind w:left="173" w:hanging="0"/>
        <w:rPr>
          <w:rFonts w:ascii="Arial" w:hAnsi="Arial" w:cs="Arial"/>
          <w:sz w:val="20"/>
        </w:rPr>
      </w:pPr>
      <w:r>
        <w:rPr/>
        <w:drawing>
          <wp:inline distT="0" distB="0" distL="0" distR="0">
            <wp:extent cx="5925185" cy="7112635"/>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0"/>
                    <a:stretch>
                      <a:fillRect/>
                    </a:stretch>
                  </pic:blipFill>
                  <pic:spPr bwMode="auto">
                    <a:xfrm>
                      <a:off x="0" y="0"/>
                      <a:ext cx="5925185" cy="7112635"/>
                    </a:xfrm>
                    <a:prstGeom prst="rect">
                      <a:avLst/>
                    </a:prstGeom>
                  </pic:spPr>
                </pic:pic>
              </a:graphicData>
            </a:graphic>
          </wp:inline>
        </w:drawing>
      </w:r>
    </w:p>
    <w:p>
      <w:pPr>
        <w:pStyle w:val="TextBody"/>
        <w:spacing w:before="10" w:after="0"/>
        <w:rPr>
          <w:rFonts w:ascii="Arial" w:hAnsi="Arial" w:cs="Arial"/>
          <w:sz w:val="6"/>
        </w:rPr>
      </w:pPr>
      <w:r>
        <w:rPr>
          <w:rFonts w:cs="Arial" w:ascii="Arial" w:hAnsi="Arial"/>
          <w:sz w:val="6"/>
        </w:rPr>
      </w:r>
    </w:p>
    <w:p>
      <w:pPr>
        <w:pStyle w:val="TextBody"/>
        <w:spacing w:lineRule="auto" w:line="252" w:before="60" w:after="0"/>
        <w:ind w:left="120" w:right="1055" w:hanging="0"/>
        <w:jc w:val="both"/>
        <w:rPr>
          <w:rFonts w:ascii="Arial" w:hAnsi="Arial" w:cs="Arial"/>
          <w:ins w:id="182" w:author="Hoover, Shelley" w:date="2022-09-09T16:49:00Z"/>
        </w:rPr>
      </w:pPr>
      <w:bookmarkStart w:id="9" w:name="_bookmark4"/>
      <w:bookmarkEnd w:id="9"/>
      <w:r>
        <w:rPr>
          <w:rFonts w:cs="Arial" w:ascii="Arial" w:hAnsi="Arial"/>
          <w:w w:val="95"/>
        </w:rPr>
        <w:t>Figure 5:</w:t>
      </w:r>
      <w:r>
        <w:rPr>
          <w:rFonts w:cs="Arial" w:ascii="Arial" w:hAnsi="Arial"/>
          <w:spacing w:val="28"/>
        </w:rPr>
        <w:t xml:space="preserve"> </w:t>
      </w:r>
      <w:r>
        <w:rPr>
          <w:rFonts w:cs="Arial" w:ascii="Arial" w:hAnsi="Arial"/>
          <w:w w:val="95"/>
        </w:rPr>
        <w:t xml:space="preserve">Effect of honey bee distance and leafcutter distance on seed size (first column) and total yield (second column), using coefficients from paths for simulation, while holding plant </w:t>
      </w:r>
      <w:r>
        <w:rPr>
          <w:rFonts w:cs="Arial" w:ascii="Arial" w:hAnsi="Arial"/>
        </w:rPr>
        <w:t>density</w:t>
      </w:r>
      <w:r>
        <w:rPr>
          <w:rFonts w:cs="Arial" w:ascii="Arial" w:hAnsi="Arial"/>
          <w:spacing w:val="-8"/>
        </w:rPr>
        <w:t xml:space="preserve"> </w:t>
      </w:r>
      <w:r>
        <w:rPr>
          <w:rFonts w:cs="Arial" w:ascii="Arial" w:hAnsi="Arial"/>
        </w:rPr>
        <w:t>constant</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its</w:t>
      </w:r>
      <w:r>
        <w:rPr>
          <w:rFonts w:cs="Arial" w:ascii="Arial" w:hAnsi="Arial"/>
          <w:spacing w:val="-8"/>
        </w:rPr>
        <w:t xml:space="preserve"> </w:t>
      </w:r>
      <w:r>
        <w:rPr>
          <w:rFonts w:cs="Arial" w:ascii="Arial" w:hAnsi="Arial"/>
        </w:rPr>
        <w:t>mean</w:t>
      </w:r>
      <w:r>
        <w:rPr>
          <w:rFonts w:cs="Arial" w:ascii="Arial" w:hAnsi="Arial"/>
          <w:spacing w:val="-8"/>
        </w:rPr>
        <w:t xml:space="preserve"> </w:t>
      </w:r>
      <w:r>
        <w:rPr>
          <w:rFonts w:cs="Arial" w:ascii="Arial" w:hAnsi="Arial"/>
        </w:rPr>
        <w:t>value.</w:t>
      </w:r>
      <w:r>
        <w:rPr>
          <w:rFonts w:cs="Arial" w:ascii="Arial" w:hAnsi="Arial"/>
          <w:spacing w:val="10"/>
        </w:rPr>
        <w:t xml:space="preserve"> </w:t>
      </w:r>
      <w:r>
        <w:rPr>
          <w:rFonts w:cs="Arial" w:ascii="Arial" w:hAnsi="Arial"/>
        </w:rPr>
        <w:t>Shaded</w:t>
      </w:r>
      <w:r>
        <w:rPr>
          <w:rFonts w:cs="Arial" w:ascii="Arial" w:hAnsi="Arial"/>
          <w:spacing w:val="-8"/>
        </w:rPr>
        <w:t xml:space="preserve"> </w:t>
      </w:r>
      <w:r>
        <w:rPr>
          <w:rFonts w:cs="Arial" w:ascii="Arial" w:hAnsi="Arial"/>
        </w:rPr>
        <w:t>areas</w:t>
      </w:r>
      <w:r>
        <w:rPr>
          <w:rFonts w:cs="Arial" w:ascii="Arial" w:hAnsi="Arial"/>
          <w:spacing w:val="-8"/>
        </w:rPr>
        <w:t xml:space="preserve"> </w:t>
      </w:r>
      <w:r>
        <w:rPr>
          <w:rFonts w:cs="Arial" w:ascii="Arial" w:hAnsi="Arial"/>
        </w:rPr>
        <w:t>shown</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a</w:t>
      </w:r>
      <w:r>
        <w:rPr>
          <w:rFonts w:cs="Arial" w:ascii="Arial" w:hAnsi="Arial"/>
          <w:spacing w:val="-8"/>
        </w:rPr>
        <w:t xml:space="preserve"> </w:t>
      </w:r>
      <w:r>
        <w:rPr>
          <w:rFonts w:cs="Arial" w:ascii="Arial" w:hAnsi="Arial"/>
        </w:rPr>
        <w:t>&amp;</w:t>
      </w:r>
      <w:r>
        <w:rPr>
          <w:rFonts w:cs="Arial" w:ascii="Arial" w:hAnsi="Arial"/>
          <w:spacing w:val="-8"/>
        </w:rPr>
        <w:t xml:space="preserve"> </w:t>
      </w:r>
      <w:r>
        <w:rPr>
          <w:rFonts w:cs="Arial" w:ascii="Arial" w:hAnsi="Arial"/>
        </w:rPr>
        <w:t>b</w:t>
      </w:r>
      <w:r>
        <w:rPr>
          <w:rFonts w:cs="Arial" w:ascii="Arial" w:hAnsi="Arial"/>
          <w:spacing w:val="-8"/>
        </w:rPr>
        <w:t xml:space="preserve"> </w:t>
      </w:r>
      <w:r>
        <w:rPr>
          <w:rFonts w:cs="Arial" w:ascii="Arial" w:hAnsi="Arial"/>
        </w:rPr>
        <w:t>are</w:t>
      </w:r>
      <w:r>
        <w:rPr>
          <w:rFonts w:cs="Arial" w:ascii="Arial" w:hAnsi="Arial"/>
          <w:spacing w:val="-8"/>
        </w:rPr>
        <w:t xml:space="preserve"> </w:t>
      </w:r>
      <w:r>
        <w:rPr>
          <w:rFonts w:cs="Arial" w:ascii="Arial" w:hAnsi="Arial"/>
        </w:rPr>
        <w:t>95%</w:t>
      </w:r>
      <w:r>
        <w:rPr>
          <w:rFonts w:cs="Arial" w:ascii="Arial" w:hAnsi="Arial"/>
          <w:spacing w:val="-8"/>
        </w:rPr>
        <w:t xml:space="preserve"> </w:t>
      </w:r>
      <w:r>
        <w:rPr>
          <w:rFonts w:cs="Arial" w:ascii="Arial" w:hAnsi="Arial"/>
        </w:rPr>
        <w:t>quantiles</w:t>
      </w:r>
      <w:r>
        <w:rPr>
          <w:rFonts w:cs="Arial" w:ascii="Arial" w:hAnsi="Arial"/>
          <w:spacing w:val="-8"/>
        </w:rPr>
        <w:t xml:space="preserve"> </w:t>
      </w:r>
      <w:r>
        <w:rPr>
          <w:rFonts w:cs="Arial" w:ascii="Arial" w:hAnsi="Arial"/>
        </w:rPr>
        <w:t>for</w:t>
      </w:r>
      <w:r>
        <w:rPr>
          <w:rFonts w:cs="Arial" w:ascii="Arial" w:hAnsi="Arial"/>
          <w:spacing w:val="-8"/>
        </w:rPr>
        <w:t xml:space="preserve"> </w:t>
      </w:r>
      <w:r>
        <w:rPr>
          <w:rFonts w:cs="Arial" w:ascii="Arial" w:hAnsi="Arial"/>
        </w:rPr>
        <w:t>the simulations.</w:t>
      </w:r>
      <w:r>
        <w:rPr>
          <w:rFonts w:cs="Arial" w:ascii="Arial" w:hAnsi="Arial"/>
          <w:spacing w:val="18"/>
        </w:rPr>
        <w:t xml:space="preserve"> </w:t>
      </w:r>
      <w:r>
        <w:rPr>
          <w:rFonts w:cs="Arial" w:ascii="Arial" w:hAnsi="Arial"/>
        </w:rPr>
        <w:t>Lines on panels c - f are isolines of constant seed size (c, e) or yield (d, f).</w:t>
      </w:r>
      <w:bookmarkEnd w:id="8"/>
    </w:p>
    <w:p>
      <w:pPr>
        <w:pStyle w:val="TextBody"/>
        <w:spacing w:lineRule="auto" w:line="252" w:before="60" w:after="0"/>
        <w:ind w:left="120" w:right="1055" w:hanging="0"/>
        <w:jc w:val="both"/>
        <w:rPr>
          <w:rFonts w:ascii="Arial" w:hAnsi="Arial" w:cs="Arial"/>
          <w:ins w:id="184" w:author="Hoover, Shelley" w:date="2022-09-09T16:49:00Z"/>
        </w:rPr>
      </w:pPr>
      <w:ins w:id="183" w:author="Hoover, Shelley" w:date="2022-09-09T16:49:00Z">
        <w:r>
          <w:rPr>
            <w:rFonts w:cs="Arial" w:ascii="Arial" w:hAnsi="Arial"/>
          </w:rPr>
        </w:r>
      </w:ins>
    </w:p>
    <w:p>
      <w:pPr>
        <w:pStyle w:val="TextBody"/>
        <w:spacing w:lineRule="auto" w:line="420" w:before="39" w:after="0"/>
        <w:ind w:left="120" w:right="1055" w:hanging="0"/>
        <w:jc w:val="both"/>
        <w:rPr>
          <w:rFonts w:ascii="Arial" w:hAnsi="Arial" w:cs="Arial"/>
          <w:del w:id="186" w:author="Hoover, Shelley" w:date="2022-09-09T16:49:00Z"/>
        </w:rPr>
      </w:pPr>
      <w:del w:id="185" w:author="Hoover, Shelley" w:date="2022-09-09T16:49:00Z">
        <w:r>
          <w:rPr>
            <w:rFonts w:cs="Arial" w:ascii="Arial" w:hAnsi="Arial"/>
          </w:rPr>
        </w:r>
      </w:del>
    </w:p>
    <w:p>
      <w:pPr>
        <w:pStyle w:val="TextBody"/>
        <w:spacing w:lineRule="auto" w:line="420" w:before="39" w:after="0"/>
        <w:ind w:left="120" w:right="1055" w:hanging="0"/>
        <w:jc w:val="both"/>
        <w:rPr>
          <w:rFonts w:ascii="Arial" w:hAnsi="Arial" w:cs="Arial"/>
        </w:rPr>
      </w:pPr>
      <w:r>
        <w:rPr>
          <w:rFonts w:cs="Arial" w:ascii="Arial" w:hAnsi="Arial"/>
          <w:w w:val="95"/>
        </w:rPr>
        <w:t xml:space="preserve">and can drift between shelters within a given field </w:t>
      </w:r>
      <w:hyperlink w:anchor="_bookmark41">
        <w:r>
          <w:rPr>
            <w:rFonts w:cs="Arial" w:ascii="Arial" w:hAnsi="Arial"/>
            <w:w w:val="95"/>
          </w:rPr>
          <w:t>(Goerzen et al.,</w:t>
        </w:r>
      </w:hyperlink>
      <w:r>
        <w:rPr>
          <w:rFonts w:cs="Arial" w:ascii="Arial" w:hAnsi="Arial"/>
          <w:w w:val="95"/>
        </w:rPr>
        <w:t xml:space="preserve"> </w:t>
      </w:r>
      <w:hyperlink w:anchor="_bookmark41">
        <w:r>
          <w:rPr>
            <w:rFonts w:cs="Arial" w:ascii="Arial" w:hAnsi="Arial"/>
            <w:w w:val="95"/>
          </w:rPr>
          <w:t>1995;</w:t>
        </w:r>
      </w:hyperlink>
      <w:r>
        <w:rPr>
          <w:rFonts w:cs="Arial" w:ascii="Arial" w:hAnsi="Arial"/>
          <w:w w:val="95"/>
        </w:rPr>
        <w:t xml:space="preserve"> </w:t>
      </w:r>
      <w:hyperlink w:anchor="_bookmark86">
        <w:r>
          <w:rPr>
            <w:rFonts w:cs="Arial" w:ascii="Arial" w:hAnsi="Arial"/>
            <w:w w:val="95"/>
          </w:rPr>
          <w:t>Pitts-Singer,</w:t>
        </w:r>
      </w:hyperlink>
      <w:r>
        <w:rPr>
          <w:rFonts w:cs="Arial" w:ascii="Arial" w:hAnsi="Arial"/>
          <w:w w:val="95"/>
        </w:rPr>
        <w:t xml:space="preserve"> </w:t>
      </w:r>
      <w:hyperlink w:anchor="_bookmark86">
        <w:r>
          <w:rPr>
            <w:rFonts w:cs="Arial" w:ascii="Arial" w:hAnsi="Arial"/>
            <w:w w:val="95"/>
          </w:rPr>
          <w:t>2013).</w:t>
        </w:r>
      </w:hyperlink>
      <w:r>
        <w:rPr>
          <w:rFonts w:cs="Arial" w:ascii="Arial" w:hAnsi="Arial"/>
          <w:w w:val="95"/>
        </w:rPr>
        <w:t xml:space="preserve"> </w:t>
      </w:r>
      <w:r>
        <w:rPr>
          <w:rFonts w:cs="Arial" w:ascii="Arial" w:hAnsi="Arial"/>
        </w:rPr>
        <w:t>LCBs</w:t>
      </w:r>
      <w:r>
        <w:rPr>
          <w:rFonts w:cs="Arial" w:ascii="Arial" w:hAnsi="Arial"/>
          <w:spacing w:val="-9"/>
        </w:rPr>
        <w:t xml:space="preserve"> </w:t>
      </w:r>
      <w:r>
        <w:rPr>
          <w:rFonts w:cs="Arial" w:ascii="Arial" w:hAnsi="Arial"/>
        </w:rPr>
        <w:t>must</w:t>
      </w:r>
      <w:r>
        <w:rPr>
          <w:rFonts w:cs="Arial" w:ascii="Arial" w:hAnsi="Arial"/>
          <w:spacing w:val="-9"/>
        </w:rPr>
        <w:t xml:space="preserve"> </w:t>
      </w:r>
      <w:r>
        <w:rPr>
          <w:rFonts w:cs="Arial" w:ascii="Arial" w:hAnsi="Arial"/>
        </w:rPr>
        <w:t>also</w:t>
      </w:r>
      <w:r>
        <w:rPr>
          <w:rFonts w:cs="Arial" w:ascii="Arial" w:hAnsi="Arial"/>
          <w:spacing w:val="-9"/>
        </w:rPr>
        <w:t xml:space="preserve"> </w:t>
      </w:r>
      <w:r>
        <w:rPr>
          <w:rFonts w:cs="Arial" w:ascii="Arial" w:hAnsi="Arial"/>
        </w:rPr>
        <w:t>forage</w:t>
      </w:r>
      <w:r>
        <w:rPr>
          <w:rFonts w:cs="Arial" w:ascii="Arial" w:hAnsi="Arial"/>
          <w:spacing w:val="-9"/>
        </w:rPr>
        <w:t xml:space="preserve"> </w:t>
      </w:r>
      <w:r>
        <w:rPr>
          <w:rFonts w:cs="Arial" w:ascii="Arial" w:hAnsi="Arial"/>
        </w:rPr>
        <w:t>for</w:t>
      </w:r>
      <w:r>
        <w:rPr>
          <w:rFonts w:cs="Arial" w:ascii="Arial" w:hAnsi="Arial"/>
          <w:spacing w:val="-9"/>
        </w:rPr>
        <w:t xml:space="preserve"> </w:t>
      </w:r>
      <w:r>
        <w:rPr>
          <w:rFonts w:cs="Arial" w:ascii="Arial" w:hAnsi="Arial"/>
        </w:rPr>
        <w:t>leaf</w:t>
      </w:r>
      <w:r>
        <w:rPr>
          <w:rFonts w:cs="Arial" w:ascii="Arial" w:hAnsi="Arial"/>
          <w:spacing w:val="-9"/>
        </w:rPr>
        <w:t xml:space="preserve"> </w:t>
      </w:r>
      <w:r>
        <w:rPr>
          <w:rFonts w:cs="Arial" w:ascii="Arial" w:hAnsi="Arial"/>
        </w:rPr>
        <w:t>materials</w:t>
      </w:r>
      <w:r>
        <w:rPr>
          <w:rFonts w:cs="Arial" w:ascii="Arial" w:hAnsi="Arial"/>
          <w:spacing w:val="-9"/>
        </w:rPr>
        <w:t xml:space="preserve"> </w:t>
      </w:r>
      <w:r>
        <w:rPr>
          <w:rFonts w:cs="Arial" w:ascii="Arial" w:hAnsi="Arial"/>
        </w:rPr>
        <w:t>to</w:t>
      </w:r>
      <w:r>
        <w:rPr>
          <w:rFonts w:cs="Arial" w:ascii="Arial" w:hAnsi="Arial"/>
          <w:spacing w:val="-9"/>
        </w:rPr>
        <w:t xml:space="preserve"> </w:t>
      </w:r>
      <w:r>
        <w:rPr>
          <w:rFonts w:cs="Arial" w:ascii="Arial" w:hAnsi="Arial"/>
        </w:rPr>
        <w:t>create</w:t>
      </w:r>
      <w:r>
        <w:rPr>
          <w:rFonts w:cs="Arial" w:ascii="Arial" w:hAnsi="Arial"/>
          <w:spacing w:val="-9"/>
        </w:rPr>
        <w:t xml:space="preserve"> </w:t>
      </w:r>
      <w:r>
        <w:rPr>
          <w:rFonts w:cs="Arial" w:ascii="Arial" w:hAnsi="Arial"/>
        </w:rPr>
        <w:t>cocoons,</w:t>
      </w:r>
      <w:r>
        <w:rPr>
          <w:rFonts w:cs="Arial" w:ascii="Arial" w:hAnsi="Arial"/>
          <w:spacing w:val="-8"/>
        </w:rPr>
        <w:t xml:space="preserve"> </w:t>
      </w:r>
      <w:r>
        <w:rPr>
          <w:rFonts w:cs="Arial" w:ascii="Arial" w:hAnsi="Arial"/>
        </w:rPr>
        <w:t>but</w:t>
      </w:r>
      <w:r>
        <w:rPr>
          <w:rFonts w:cs="Arial" w:ascii="Arial" w:hAnsi="Arial"/>
          <w:spacing w:val="-9"/>
        </w:rPr>
        <w:t xml:space="preserve"> </w:t>
      </w:r>
      <w:r>
        <w:rPr>
          <w:rFonts w:cs="Arial" w:ascii="Arial" w:hAnsi="Arial"/>
        </w:rPr>
        <w:t>prefer</w:t>
      </w:r>
      <w:r>
        <w:rPr>
          <w:rFonts w:cs="Arial" w:ascii="Arial" w:hAnsi="Arial"/>
          <w:spacing w:val="-9"/>
        </w:rPr>
        <w:t xml:space="preserve"> </w:t>
      </w:r>
      <w:r>
        <w:rPr>
          <w:rFonts w:cs="Arial" w:ascii="Arial" w:hAnsi="Arial"/>
        </w:rPr>
        <w:t>thinner,</w:t>
      </w:r>
      <w:r>
        <w:rPr>
          <w:rFonts w:cs="Arial" w:ascii="Arial" w:hAnsi="Arial"/>
          <w:spacing w:val="-8"/>
        </w:rPr>
        <w:t xml:space="preserve"> </w:t>
      </w:r>
      <w:r>
        <w:rPr>
          <w:rFonts w:cs="Arial" w:ascii="Arial" w:hAnsi="Arial"/>
        </w:rPr>
        <w:t xml:space="preserve">non-canola </w:t>
      </w:r>
      <w:r>
        <w:rPr>
          <w:rFonts w:cs="Arial" w:ascii="Arial" w:hAnsi="Arial"/>
          <w:w w:val="95"/>
        </w:rPr>
        <w:t xml:space="preserve">leaf types, mainly plants in the families Fabaceae and Rosaceae </w:t>
      </w:r>
      <w:hyperlink w:anchor="_bookmark100">
        <w:r>
          <w:rPr>
            <w:rFonts w:cs="Arial" w:ascii="Arial" w:hAnsi="Arial"/>
            <w:w w:val="95"/>
          </w:rPr>
          <w:t>(Sinu and Bronstein,</w:t>
        </w:r>
      </w:hyperlink>
      <w:r>
        <w:rPr>
          <w:rFonts w:cs="Arial" w:ascii="Arial" w:hAnsi="Arial"/>
          <w:w w:val="95"/>
        </w:rPr>
        <w:t xml:space="preserve"> </w:t>
      </w:r>
      <w:hyperlink w:anchor="_bookmark100">
        <w:r>
          <w:rPr>
            <w:rFonts w:cs="Arial" w:ascii="Arial" w:hAnsi="Arial"/>
            <w:w w:val="95"/>
          </w:rPr>
          <w:t>2018).</w:t>
        </w:r>
      </w:hyperlink>
      <w:r>
        <w:rPr>
          <w:rFonts w:cs="Arial" w:ascii="Arial" w:hAnsi="Arial"/>
          <w:w w:val="95"/>
        </w:rPr>
        <w:t xml:space="preserve"> </w:t>
      </w:r>
      <w:r>
        <w:rPr>
          <w:rFonts w:cs="Arial" w:ascii="Arial" w:hAnsi="Arial"/>
        </w:rPr>
        <w:t>Since</w:t>
      </w:r>
      <w:r>
        <w:rPr>
          <w:rFonts w:cs="Arial" w:ascii="Arial" w:hAnsi="Arial"/>
          <w:spacing w:val="-15"/>
        </w:rPr>
        <w:t xml:space="preserve"> </w:t>
      </w:r>
      <w:r>
        <w:rPr>
          <w:rFonts w:cs="Arial" w:ascii="Arial" w:hAnsi="Arial"/>
        </w:rPr>
        <w:t>seed</w:t>
      </w:r>
      <w:r>
        <w:rPr>
          <w:rFonts w:cs="Arial" w:ascii="Arial" w:hAnsi="Arial"/>
          <w:spacing w:val="-14"/>
        </w:rPr>
        <w:t xml:space="preserve"> </w:t>
      </w:r>
      <w:r>
        <w:rPr>
          <w:rFonts w:cs="Arial" w:ascii="Arial" w:hAnsi="Arial"/>
        </w:rPr>
        <w:t>canola</w:t>
      </w:r>
      <w:r>
        <w:rPr>
          <w:rFonts w:cs="Arial" w:ascii="Arial" w:hAnsi="Arial"/>
          <w:spacing w:val="-15"/>
        </w:rPr>
        <w:t xml:space="preserve"> </w:t>
      </w:r>
      <w:r>
        <w:rPr>
          <w:rFonts w:cs="Arial" w:ascii="Arial" w:hAnsi="Arial"/>
        </w:rPr>
        <w:t>fields</w:t>
      </w:r>
      <w:r>
        <w:rPr>
          <w:rFonts w:cs="Arial" w:ascii="Arial" w:hAnsi="Arial"/>
          <w:spacing w:val="-14"/>
        </w:rPr>
        <w:t xml:space="preserve"> </w:t>
      </w:r>
      <w:r>
        <w:rPr>
          <w:rFonts w:cs="Arial" w:ascii="Arial" w:hAnsi="Arial"/>
        </w:rPr>
        <w:t>have</w:t>
      </w:r>
      <w:r>
        <w:rPr>
          <w:rFonts w:cs="Arial" w:ascii="Arial" w:hAnsi="Arial"/>
          <w:spacing w:val="-15"/>
        </w:rPr>
        <w:t xml:space="preserve"> </w:t>
      </w:r>
      <w:r>
        <w:rPr>
          <w:rFonts w:cs="Arial" w:ascii="Arial" w:hAnsi="Arial"/>
        </w:rPr>
        <w:t>very</w:t>
      </w:r>
      <w:r>
        <w:rPr>
          <w:rFonts w:cs="Arial" w:ascii="Arial" w:hAnsi="Arial"/>
          <w:spacing w:val="-14"/>
        </w:rPr>
        <w:t xml:space="preserve"> </w:t>
      </w:r>
      <w:r>
        <w:rPr>
          <w:rFonts w:cs="Arial" w:ascii="Arial" w:hAnsi="Arial"/>
        </w:rPr>
        <w:t>few</w:t>
      </w:r>
      <w:r>
        <w:rPr>
          <w:rFonts w:cs="Arial" w:ascii="Arial" w:hAnsi="Arial"/>
          <w:spacing w:val="-15"/>
        </w:rPr>
        <w:t xml:space="preserve"> </w:t>
      </w:r>
      <w:r>
        <w:rPr>
          <w:rFonts w:cs="Arial" w:ascii="Arial" w:hAnsi="Arial"/>
        </w:rPr>
        <w:t>weeds</w:t>
      </w:r>
      <w:r>
        <w:rPr>
          <w:rFonts w:cs="Arial" w:ascii="Arial" w:hAnsi="Arial"/>
          <w:spacing w:val="-14"/>
        </w:rPr>
        <w:t xml:space="preserve"> </w:t>
      </w:r>
      <w:r>
        <w:rPr>
          <w:rFonts w:cs="Arial" w:ascii="Arial" w:hAnsi="Arial"/>
        </w:rPr>
        <w:t>within</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area</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crop,</w:t>
      </w:r>
      <w:r>
        <w:rPr>
          <w:rFonts w:cs="Arial" w:ascii="Arial" w:hAnsi="Arial"/>
          <w:spacing w:val="-14"/>
        </w:rPr>
        <w:t xml:space="preserve"> </w:t>
      </w:r>
      <w:r>
        <w:rPr>
          <w:rFonts w:cs="Arial" w:ascii="Arial" w:hAnsi="Arial"/>
        </w:rPr>
        <w:t>LCBs</w:t>
      </w:r>
      <w:r>
        <w:rPr>
          <w:rFonts w:cs="Arial" w:ascii="Arial" w:hAnsi="Arial"/>
          <w:spacing w:val="-15"/>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centre of</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field</w:t>
      </w:r>
      <w:r>
        <w:rPr>
          <w:rFonts w:cs="Arial" w:ascii="Arial" w:hAnsi="Arial"/>
          <w:spacing w:val="-11"/>
        </w:rPr>
        <w:t xml:space="preserve"> </w:t>
      </w:r>
      <w:r>
        <w:rPr>
          <w:rFonts w:cs="Arial" w:ascii="Arial" w:hAnsi="Arial"/>
        </w:rPr>
        <w:t>may</w:t>
      </w:r>
      <w:r>
        <w:rPr>
          <w:rFonts w:cs="Arial" w:ascii="Arial" w:hAnsi="Arial"/>
          <w:spacing w:val="-11"/>
        </w:rPr>
        <w:t xml:space="preserve"> </w:t>
      </w:r>
      <w:r>
        <w:rPr>
          <w:rFonts w:cs="Arial" w:ascii="Arial" w:hAnsi="Arial"/>
        </w:rPr>
        <w:t>have</w:t>
      </w:r>
      <w:r>
        <w:rPr>
          <w:rFonts w:cs="Arial" w:ascii="Arial" w:hAnsi="Arial"/>
          <w:spacing w:val="-11"/>
        </w:rPr>
        <w:t xml:space="preserve"> </w:t>
      </w:r>
      <w:r>
        <w:rPr>
          <w:rFonts w:cs="Arial" w:ascii="Arial" w:hAnsi="Arial"/>
        </w:rPr>
        <w:t>few</w:t>
      </w:r>
      <w:r>
        <w:rPr>
          <w:rFonts w:cs="Arial" w:ascii="Arial" w:hAnsi="Arial"/>
          <w:spacing w:val="-11"/>
        </w:rPr>
        <w:t xml:space="preserve"> </w:t>
      </w:r>
      <w:r>
        <w:rPr>
          <w:rFonts w:cs="Arial" w:ascii="Arial" w:hAnsi="Arial"/>
        </w:rPr>
        <w:t>choices</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leaf</w:t>
      </w:r>
      <w:r>
        <w:rPr>
          <w:rFonts w:cs="Arial" w:ascii="Arial" w:hAnsi="Arial"/>
          <w:spacing w:val="-11"/>
        </w:rPr>
        <w:t xml:space="preserve"> </w:t>
      </w:r>
      <w:r>
        <w:rPr>
          <w:rFonts w:cs="Arial" w:ascii="Arial" w:hAnsi="Arial"/>
        </w:rPr>
        <w:t>material,</w:t>
      </w:r>
      <w:r>
        <w:rPr>
          <w:rFonts w:cs="Arial" w:ascii="Arial" w:hAnsi="Arial"/>
          <w:spacing w:val="-11"/>
        </w:rPr>
        <w:t xml:space="preserve"> </w:t>
      </w:r>
      <w:r>
        <w:rPr>
          <w:rFonts w:cs="Arial" w:ascii="Arial" w:hAnsi="Arial"/>
        </w:rPr>
        <w:t>or</w:t>
      </w:r>
      <w:r>
        <w:rPr>
          <w:rFonts w:cs="Arial" w:ascii="Arial" w:hAnsi="Arial"/>
          <w:spacing w:val="-11"/>
        </w:rPr>
        <w:t xml:space="preserve"> </w:t>
      </w:r>
      <w:r>
        <w:rPr>
          <w:rFonts w:cs="Arial" w:ascii="Arial" w:hAnsi="Arial"/>
        </w:rPr>
        <w:t>alternative</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nectar</w:t>
      </w:r>
      <w:r>
        <w:rPr>
          <w:rFonts w:cs="Arial" w:ascii="Arial" w:hAnsi="Arial"/>
          <w:spacing w:val="-11"/>
        </w:rPr>
        <w:t xml:space="preserve"> </w:t>
      </w:r>
      <w:r>
        <w:rPr>
          <w:rFonts w:cs="Arial" w:ascii="Arial" w:hAnsi="Arial"/>
        </w:rPr>
        <w:t xml:space="preserve">sources. </w:t>
      </w:r>
      <w:r>
        <w:rPr>
          <w:rFonts w:cs="Arial" w:ascii="Arial" w:hAnsi="Arial"/>
          <w:w w:val="95"/>
        </w:rPr>
        <w:t xml:space="preserve">Therefore, LCBs likely move from the shelters at which they were released to the shelters at the edge of the field, so as to gain access to better leaf material or different sources of pollen </w:t>
      </w:r>
      <w:r>
        <w:rPr>
          <w:rFonts w:cs="Arial" w:ascii="Arial" w:hAnsi="Arial"/>
        </w:rPr>
        <w:t xml:space="preserve">and nectar </w:t>
      </w:r>
      <w:hyperlink w:anchor="_bookmark51">
        <w:r>
          <w:rPr>
            <w:rFonts w:cs="Arial" w:ascii="Arial" w:hAnsi="Arial"/>
          </w:rPr>
          <w:t>(Horne</w:t>
        </w:r>
      </w:hyperlink>
      <w:r>
        <w:rPr>
          <w:rFonts w:cs="Arial" w:ascii="Arial" w:hAnsi="Arial"/>
        </w:rPr>
        <w:t xml:space="preserve">, </w:t>
      </w:r>
      <w:hyperlink w:anchor="_bookmark52">
        <w:commentRangeStart w:id="30"/>
        <w:r>
          <w:rPr>
            <w:rFonts w:cs="Arial" w:ascii="Arial" w:hAnsi="Arial"/>
          </w:rPr>
          <w:t>1995a,b).</w:t>
        </w:r>
        <w:commentRangeEnd w:id="30"/>
        <w:r>
          <w:commentReference w:id="30"/>
        </w:r>
        <w:r>
          <w:rPr>
            <w:rFonts w:cs="Arial" w:ascii="Arial" w:hAnsi="Arial"/>
          </w:rPr>
        </w:r>
      </w:hyperlink>
    </w:p>
    <w:p>
      <w:pPr>
        <w:pStyle w:val="TextBody"/>
        <w:spacing w:lineRule="auto" w:line="420" w:before="7" w:after="0"/>
        <w:ind w:left="120" w:right="1055" w:firstLine="351"/>
        <w:jc w:val="both"/>
        <w:rPr>
          <w:rFonts w:ascii="Arial" w:hAnsi="Arial" w:cs="Arial"/>
        </w:rPr>
      </w:pPr>
      <w:r>
        <w:rPr>
          <w:rFonts w:cs="Arial" w:ascii="Arial" w:hAnsi="Arial"/>
        </w:rPr>
        <w:t>In</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fields,</w:t>
      </w:r>
      <w:r>
        <w:rPr>
          <w:rFonts w:cs="Arial" w:ascii="Arial" w:hAnsi="Arial"/>
          <w:spacing w:val="-10"/>
        </w:rPr>
        <w:t xml:space="preserve"> </w:t>
      </w:r>
      <w:r>
        <w:rPr>
          <w:rFonts w:cs="Arial" w:ascii="Arial" w:hAnsi="Arial"/>
        </w:rPr>
        <w:t>LCB</w:t>
      </w:r>
      <w:r>
        <w:rPr>
          <w:rFonts w:cs="Arial" w:ascii="Arial" w:hAnsi="Arial"/>
          <w:spacing w:val="-11"/>
        </w:rPr>
        <w:t xml:space="preserve"> </w:t>
      </w:r>
      <w:r>
        <w:rPr>
          <w:rFonts w:cs="Arial" w:ascii="Arial" w:hAnsi="Arial"/>
        </w:rPr>
        <w:t>visitation</w:t>
      </w:r>
      <w:r>
        <w:rPr>
          <w:rFonts w:cs="Arial" w:ascii="Arial" w:hAnsi="Arial"/>
          <w:spacing w:val="-11"/>
        </w:rPr>
        <w:t xml:space="preserve"> </w:t>
      </w:r>
      <w:r>
        <w:rPr>
          <w:rFonts w:cs="Arial" w:ascii="Arial" w:hAnsi="Arial"/>
        </w:rPr>
        <w:t>was</w:t>
      </w:r>
      <w:r>
        <w:rPr>
          <w:rFonts w:cs="Arial" w:ascii="Arial" w:hAnsi="Arial"/>
          <w:spacing w:val="-12"/>
        </w:rPr>
        <w:t xml:space="preserve"> </w:t>
      </w:r>
      <w:r>
        <w:rPr>
          <w:rFonts w:cs="Arial" w:ascii="Arial" w:hAnsi="Arial"/>
        </w:rPr>
        <w:t>higher,</w:t>
      </w:r>
      <w:r>
        <w:rPr>
          <w:rFonts w:cs="Arial" w:ascii="Arial" w:hAnsi="Arial"/>
          <w:spacing w:val="-10"/>
        </w:rPr>
        <w:t xml:space="preserve"> </w:t>
      </w:r>
      <w:r>
        <w:rPr>
          <w:rFonts w:cs="Arial" w:ascii="Arial" w:hAnsi="Arial"/>
        </w:rPr>
        <w:t>and</w:t>
      </w:r>
      <w:r>
        <w:rPr>
          <w:rFonts w:cs="Arial" w:ascii="Arial" w:hAnsi="Arial"/>
          <w:spacing w:val="-11"/>
        </w:rPr>
        <w:t xml:space="preserve"> </w:t>
      </w:r>
      <w:r>
        <w:rPr>
          <w:rFonts w:cs="Arial" w:ascii="Arial" w:hAnsi="Arial"/>
        </w:rPr>
        <w:t>HB</w:t>
      </w:r>
      <w:r>
        <w:rPr>
          <w:rFonts w:cs="Arial" w:ascii="Arial" w:hAnsi="Arial"/>
          <w:spacing w:val="-12"/>
        </w:rPr>
        <w:t xml:space="preserve"> </w:t>
      </w:r>
      <w:r>
        <w:rPr>
          <w:rFonts w:cs="Arial" w:ascii="Arial" w:hAnsi="Arial"/>
        </w:rPr>
        <w:t>visitation</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correspondingly</w:t>
      </w:r>
      <w:r>
        <w:rPr>
          <w:rFonts w:cs="Arial" w:ascii="Arial" w:hAnsi="Arial"/>
          <w:spacing w:val="-11"/>
        </w:rPr>
        <w:t xml:space="preserve"> </w:t>
      </w:r>
      <w:r>
        <w:rPr>
          <w:rFonts w:cs="Arial" w:ascii="Arial" w:hAnsi="Arial"/>
        </w:rPr>
        <w:t>lower in</w:t>
      </w:r>
      <w:r>
        <w:rPr>
          <w:rFonts w:cs="Arial" w:ascii="Arial" w:hAnsi="Arial"/>
          <w:spacing w:val="-6"/>
        </w:rPr>
        <w:t xml:space="preserve"> </w:t>
      </w:r>
      <w:r>
        <w:rPr>
          <w:rFonts w:cs="Arial" w:ascii="Arial" w:hAnsi="Arial"/>
        </w:rPr>
        <w:t>areas</w:t>
      </w:r>
      <w:r>
        <w:rPr>
          <w:rFonts w:cs="Arial" w:ascii="Arial" w:hAnsi="Arial"/>
          <w:spacing w:val="-6"/>
        </w:rPr>
        <w:t xml:space="preserve"> </w:t>
      </w:r>
      <w:r>
        <w:rPr>
          <w:rFonts w:cs="Arial" w:ascii="Arial" w:hAnsi="Arial"/>
        </w:rPr>
        <w:t>close</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LCB</w:t>
      </w:r>
      <w:r>
        <w:rPr>
          <w:rFonts w:cs="Arial" w:ascii="Arial" w:hAnsi="Arial"/>
          <w:spacing w:val="-6"/>
        </w:rPr>
        <w:t xml:space="preserve"> </w:t>
      </w:r>
      <w:commentRangeStart w:id="31"/>
      <w:r>
        <w:rPr>
          <w:rFonts w:cs="Arial" w:ascii="Arial" w:hAnsi="Arial"/>
        </w:rPr>
        <w:t>shelters</w:t>
      </w:r>
      <w:r>
        <w:rPr>
          <w:rFonts w:cs="Arial" w:ascii="Arial" w:hAnsi="Arial"/>
        </w:rPr>
      </w:r>
      <w:commentRangeEnd w:id="31"/>
      <w:r>
        <w:commentReference w:id="31"/>
      </w:r>
      <w:r>
        <w:rPr>
          <w:rFonts w:cs="Arial" w:ascii="Arial" w:hAnsi="Arial"/>
        </w:rPr>
        <w:t>.</w:t>
      </w:r>
      <w:r>
        <w:rPr>
          <w:rFonts w:cs="Arial" w:ascii="Arial" w:hAnsi="Arial"/>
          <w:spacing w:val="17"/>
        </w:rPr>
        <w:t xml:space="preserve"> </w:t>
      </w:r>
      <w:r>
        <w:rPr>
          <w:rFonts w:cs="Arial" w:ascii="Arial" w:hAnsi="Arial"/>
        </w:rPr>
        <w:t>Lower</w:t>
      </w:r>
      <w:r>
        <w:rPr>
          <w:rFonts w:cs="Arial" w:ascii="Arial" w:hAnsi="Arial"/>
          <w:spacing w:val="-6"/>
        </w:rPr>
        <w:t xml:space="preserve"> </w:t>
      </w:r>
      <w:r>
        <w:rPr>
          <w:rFonts w:cs="Arial" w:ascii="Arial" w:hAnsi="Arial"/>
        </w:rPr>
        <w:t>HB</w:t>
      </w:r>
      <w:r>
        <w:rPr>
          <w:rFonts w:cs="Arial" w:ascii="Arial" w:hAnsi="Arial"/>
          <w:spacing w:val="-6"/>
        </w:rPr>
        <w:t xml:space="preserve"> </w:t>
      </w:r>
      <w:r>
        <w:rPr>
          <w:rFonts w:cs="Arial" w:ascii="Arial" w:hAnsi="Arial"/>
        </w:rPr>
        <w:t>visitation</w:t>
      </w:r>
      <w:r>
        <w:rPr>
          <w:rFonts w:cs="Arial" w:ascii="Arial" w:hAnsi="Arial"/>
          <w:spacing w:val="-6"/>
        </w:rPr>
        <w:t xml:space="preserve"> </w:t>
      </w:r>
      <w:r>
        <w:rPr>
          <w:rFonts w:cs="Arial" w:ascii="Arial" w:hAnsi="Arial"/>
        </w:rPr>
        <w:t>may</w:t>
      </w:r>
      <w:r>
        <w:rPr>
          <w:rFonts w:cs="Arial" w:ascii="Arial" w:hAnsi="Arial"/>
          <w:spacing w:val="-6"/>
        </w:rPr>
        <w:t xml:space="preserve"> </w:t>
      </w:r>
      <w:r>
        <w:rPr>
          <w:rFonts w:cs="Arial" w:ascii="Arial" w:hAnsi="Arial"/>
        </w:rPr>
        <w:t>have</w:t>
      </w:r>
      <w:r>
        <w:rPr>
          <w:rFonts w:cs="Arial" w:ascii="Arial" w:hAnsi="Arial"/>
          <w:spacing w:val="-6"/>
        </w:rPr>
        <w:t xml:space="preserve"> </w:t>
      </w:r>
      <w:r>
        <w:rPr>
          <w:rFonts w:cs="Arial" w:ascii="Arial" w:hAnsi="Arial"/>
        </w:rPr>
        <w:t>been</w:t>
      </w:r>
      <w:r>
        <w:rPr>
          <w:rFonts w:cs="Arial" w:ascii="Arial" w:hAnsi="Arial"/>
          <w:spacing w:val="-6"/>
        </w:rPr>
        <w:t xml:space="preserve"> </w:t>
      </w:r>
      <w:r>
        <w:rPr>
          <w:rFonts w:cs="Arial" w:ascii="Arial" w:hAnsi="Arial"/>
        </w:rPr>
        <w:t>driven</w:t>
      </w:r>
      <w:r>
        <w:rPr>
          <w:rFonts w:cs="Arial" w:ascii="Arial" w:hAnsi="Arial"/>
          <w:spacing w:val="-6"/>
        </w:rPr>
        <w:t xml:space="preserve"> </w:t>
      </w:r>
      <w:r>
        <w:rPr>
          <w:rFonts w:cs="Arial" w:ascii="Arial" w:hAnsi="Arial"/>
        </w:rPr>
        <w:t>by</w:t>
      </w:r>
      <w:r>
        <w:rPr>
          <w:rFonts w:cs="Arial" w:ascii="Arial" w:hAnsi="Arial"/>
          <w:spacing w:val="-6"/>
        </w:rPr>
        <w:t xml:space="preserve"> </w:t>
      </w:r>
      <w:r>
        <w:rPr>
          <w:rFonts w:cs="Arial" w:ascii="Arial" w:hAnsi="Arial"/>
        </w:rPr>
        <w:t>lower</w:t>
      </w:r>
      <w:r>
        <w:rPr>
          <w:rFonts w:cs="Arial" w:ascii="Arial" w:hAnsi="Arial"/>
          <w:spacing w:val="-6"/>
        </w:rPr>
        <w:t xml:space="preserve"> </w:t>
      </w:r>
      <w:r>
        <w:rPr>
          <w:rFonts w:cs="Arial" w:ascii="Arial" w:hAnsi="Arial"/>
        </w:rPr>
        <w:t xml:space="preserve">nectar and pollen resources, as areas close to leafcutter shelters can become depleted in nectar and pollen </w:t>
      </w:r>
      <w:hyperlink w:anchor="_bookmark27">
        <w:r>
          <w:rPr>
            <w:rFonts w:cs="Arial" w:ascii="Arial" w:hAnsi="Arial"/>
          </w:rPr>
          <w:t>(Currie,</w:t>
        </w:r>
      </w:hyperlink>
      <w:r>
        <w:rPr>
          <w:rFonts w:cs="Arial" w:ascii="Arial" w:hAnsi="Arial"/>
        </w:rPr>
        <w:t xml:space="preserve"> </w:t>
      </w:r>
      <w:hyperlink w:anchor="_bookmark27">
        <w:r>
          <w:rPr>
            <w:rFonts w:cs="Arial" w:ascii="Arial" w:hAnsi="Arial"/>
          </w:rPr>
          <w:t>1997).</w:t>
        </w:r>
      </w:hyperlink>
      <w:r>
        <w:rPr>
          <w:rFonts w:cs="Arial" w:ascii="Arial" w:hAnsi="Arial"/>
          <w:spacing w:val="37"/>
        </w:rPr>
        <w:t xml:space="preserve"> </w:t>
      </w:r>
      <w:r>
        <w:rPr>
          <w:rFonts w:cs="Arial" w:ascii="Arial" w:hAnsi="Arial"/>
        </w:rPr>
        <w:t>HBs also suffer from direct interference by LCBs near to their shelters; during</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study</w:t>
      </w:r>
      <w:r>
        <w:rPr>
          <w:rFonts w:cs="Arial" w:ascii="Arial" w:hAnsi="Arial"/>
          <w:spacing w:val="-4"/>
        </w:rPr>
        <w:t xml:space="preserve"> </w:t>
      </w:r>
      <w:r>
        <w:rPr>
          <w:rFonts w:cs="Arial" w:ascii="Arial" w:hAnsi="Arial"/>
        </w:rPr>
        <w:t>we</w:t>
      </w:r>
      <w:r>
        <w:rPr>
          <w:rFonts w:cs="Arial" w:ascii="Arial" w:hAnsi="Arial"/>
          <w:spacing w:val="-4"/>
        </w:rPr>
        <w:t xml:space="preserve"> </w:t>
      </w:r>
      <w:r>
        <w:rPr>
          <w:rFonts w:cs="Arial" w:ascii="Arial" w:hAnsi="Arial"/>
        </w:rPr>
        <w:t>observed</w:t>
      </w:r>
      <w:r>
        <w:rPr>
          <w:rFonts w:cs="Arial" w:ascii="Arial" w:hAnsi="Arial"/>
          <w:spacing w:val="-4"/>
        </w:rPr>
        <w:t xml:space="preserve"> </w:t>
      </w:r>
      <w:r>
        <w:rPr>
          <w:rFonts w:cs="Arial" w:ascii="Arial" w:hAnsi="Arial"/>
        </w:rPr>
        <w:t>LCBs</w:t>
      </w:r>
      <w:r>
        <w:rPr>
          <w:rFonts w:cs="Arial" w:ascii="Arial" w:hAnsi="Arial"/>
          <w:spacing w:val="-4"/>
        </w:rPr>
        <w:t xml:space="preserve"> </w:t>
      </w:r>
      <w:r>
        <w:rPr>
          <w:rFonts w:cs="Arial" w:ascii="Arial" w:hAnsi="Arial"/>
        </w:rPr>
        <w:t>directly</w:t>
      </w:r>
      <w:r>
        <w:rPr>
          <w:rFonts w:cs="Arial" w:ascii="Arial" w:hAnsi="Arial"/>
          <w:spacing w:val="-4"/>
        </w:rPr>
        <w:t xml:space="preserve"> </w:t>
      </w:r>
      <w:r>
        <w:rPr>
          <w:rFonts w:cs="Arial" w:ascii="Arial" w:hAnsi="Arial"/>
        </w:rPr>
        <w:t>harassing</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during</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 xml:space="preserve">plot-level observations, attacking HBs both on the flowers and in the air (also seen by </w:t>
      </w:r>
      <w:hyperlink w:anchor="_bookmark12">
        <w:r>
          <w:rPr>
            <w:rFonts w:cs="Arial" w:ascii="Arial" w:hAnsi="Arial"/>
          </w:rPr>
          <w:t>Batra,</w:t>
        </w:r>
      </w:hyperlink>
      <w:r>
        <w:rPr>
          <w:rFonts w:cs="Arial" w:ascii="Arial" w:hAnsi="Arial"/>
        </w:rPr>
        <w:t xml:space="preserve"> </w:t>
      </w:r>
      <w:hyperlink w:anchor="_bookmark12">
        <w:r>
          <w:rPr>
            <w:rFonts w:cs="Arial" w:ascii="Arial" w:hAnsi="Arial"/>
          </w:rPr>
          <w:t>1978</w:t>
        </w:r>
      </w:hyperlink>
      <w:r>
        <w:rPr>
          <w:rFonts w:cs="Arial" w:ascii="Arial" w:hAnsi="Arial"/>
        </w:rPr>
        <w:t xml:space="preserve"> </w:t>
      </w:r>
      <w:r>
        <w:rPr>
          <w:rFonts w:cs="Arial" w:ascii="Arial" w:hAnsi="Arial"/>
          <w:spacing w:val="-2"/>
        </w:rPr>
        <w:t>and</w:t>
      </w:r>
      <w:r>
        <w:rPr>
          <w:rFonts w:cs="Arial" w:ascii="Arial" w:hAnsi="Arial"/>
          <w:spacing w:val="-7"/>
        </w:rPr>
        <w:t xml:space="preserve"> </w:t>
      </w:r>
      <w:hyperlink w:anchor="_bookmark113">
        <w:r>
          <w:rPr>
            <w:rFonts w:cs="Arial" w:ascii="Arial" w:hAnsi="Arial"/>
            <w:spacing w:val="-2"/>
          </w:rPr>
          <w:t>Waytes,</w:t>
        </w:r>
      </w:hyperlink>
      <w:r>
        <w:rPr>
          <w:rFonts w:cs="Arial" w:ascii="Arial" w:hAnsi="Arial"/>
          <w:spacing w:val="-7"/>
        </w:rPr>
        <w:t xml:space="preserve"> </w:t>
      </w:r>
      <w:hyperlink w:anchor="_bookmark113">
        <w:r>
          <w:rPr>
            <w:rFonts w:cs="Arial" w:ascii="Arial" w:hAnsi="Arial"/>
            <w:spacing w:val="-2"/>
          </w:rPr>
          <w:t>2017).</w:t>
        </w:r>
      </w:hyperlink>
      <w:r>
        <w:rPr>
          <w:rFonts w:cs="Arial" w:ascii="Arial" w:hAnsi="Arial"/>
          <w:spacing w:val="12"/>
        </w:rPr>
        <w:t xml:space="preserve"> </w:t>
      </w:r>
      <w:r>
        <w:rPr>
          <w:rFonts w:cs="Arial" w:ascii="Arial" w:hAnsi="Arial"/>
          <w:spacing w:val="-2"/>
        </w:rPr>
        <w:t>HB</w:t>
      </w:r>
      <w:r>
        <w:rPr>
          <w:rFonts w:cs="Arial" w:ascii="Arial" w:hAnsi="Arial"/>
          <w:spacing w:val="-7"/>
        </w:rPr>
        <w:t xml:space="preserve"> </w:t>
      </w:r>
      <w:r>
        <w:rPr>
          <w:rFonts w:cs="Arial" w:ascii="Arial" w:hAnsi="Arial"/>
          <w:spacing w:val="-2"/>
        </w:rPr>
        <w:t>visitation</w:t>
      </w:r>
      <w:r>
        <w:rPr>
          <w:rFonts w:cs="Arial" w:ascii="Arial" w:hAnsi="Arial"/>
          <w:spacing w:val="-7"/>
        </w:rPr>
        <w:t xml:space="preserve"> </w:t>
      </w:r>
      <w:r>
        <w:rPr>
          <w:rFonts w:cs="Arial" w:ascii="Arial" w:hAnsi="Arial"/>
          <w:spacing w:val="-2"/>
        </w:rPr>
        <w:t>and</w:t>
      </w:r>
      <w:r>
        <w:rPr>
          <w:rFonts w:cs="Arial" w:ascii="Arial" w:hAnsi="Arial"/>
          <w:spacing w:val="-7"/>
        </w:rPr>
        <w:t xml:space="preserve"> </w:t>
      </w:r>
      <w:r>
        <w:rPr>
          <w:rFonts w:cs="Arial" w:ascii="Arial" w:hAnsi="Arial"/>
          <w:spacing w:val="-2"/>
        </w:rPr>
        <w:t>foraging</w:t>
      </w:r>
      <w:r>
        <w:rPr>
          <w:rFonts w:cs="Arial" w:ascii="Arial" w:hAnsi="Arial"/>
          <w:spacing w:val="-7"/>
        </w:rPr>
        <w:t xml:space="preserve"> </w:t>
      </w:r>
      <w:r>
        <w:rPr>
          <w:rFonts w:cs="Arial" w:ascii="Arial" w:hAnsi="Arial"/>
          <w:spacing w:val="-2"/>
        </w:rPr>
        <w:t>behaviour</w:t>
      </w:r>
      <w:r>
        <w:rPr>
          <w:rFonts w:cs="Arial" w:ascii="Arial" w:hAnsi="Arial"/>
          <w:spacing w:val="-7"/>
        </w:rPr>
        <w:t xml:space="preserve"> </w:t>
      </w:r>
      <w:r>
        <w:rPr>
          <w:rFonts w:cs="Arial" w:ascii="Arial" w:hAnsi="Arial"/>
          <w:spacing w:val="-2"/>
        </w:rPr>
        <w:t>varied</w:t>
      </w:r>
      <w:r>
        <w:rPr>
          <w:rFonts w:cs="Arial" w:ascii="Arial" w:hAnsi="Arial"/>
          <w:spacing w:val="-7"/>
        </w:rPr>
        <w:t xml:space="preserve"> </w:t>
      </w:r>
      <w:r>
        <w:rPr>
          <w:rFonts w:cs="Arial" w:ascii="Arial" w:hAnsi="Arial"/>
          <w:spacing w:val="-2"/>
        </w:rPr>
        <w:t>strongly</w:t>
      </w:r>
      <w:r>
        <w:rPr>
          <w:rFonts w:cs="Arial" w:ascii="Arial" w:hAnsi="Arial"/>
          <w:spacing w:val="-7"/>
        </w:rPr>
        <w:t xml:space="preserve"> </w:t>
      </w:r>
      <w:r>
        <w:rPr>
          <w:rFonts w:cs="Arial" w:ascii="Arial" w:hAnsi="Arial"/>
          <w:spacing w:val="-2"/>
        </w:rPr>
        <w:t>between</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 xml:space="preserve">edge </w:t>
      </w:r>
      <w:r>
        <w:rPr>
          <w:rFonts w:cs="Arial" w:ascii="Arial" w:hAnsi="Arial"/>
        </w:rPr>
        <w:t>and</w:t>
      </w:r>
      <w:r>
        <w:rPr>
          <w:rFonts w:cs="Arial" w:ascii="Arial" w:hAnsi="Arial"/>
          <w:spacing w:val="-6"/>
        </w:rPr>
        <w:t xml:space="preserve"> </w:t>
      </w:r>
      <w:r>
        <w:rPr>
          <w:rFonts w:cs="Arial" w:ascii="Arial" w:hAnsi="Arial"/>
        </w:rPr>
        <w:t>centre</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female</w:t>
      </w:r>
      <w:r>
        <w:rPr>
          <w:rFonts w:cs="Arial" w:ascii="Arial" w:hAnsi="Arial"/>
          <w:spacing w:val="-6"/>
        </w:rPr>
        <w:t xml:space="preserve"> </w:t>
      </w:r>
      <w:r>
        <w:rPr>
          <w:rFonts w:cs="Arial" w:ascii="Arial" w:hAnsi="Arial"/>
        </w:rPr>
        <w:t>bays</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fields,</w:t>
      </w:r>
      <w:r>
        <w:rPr>
          <w:rFonts w:cs="Arial" w:ascii="Arial" w:hAnsi="Arial"/>
          <w:spacing w:val="-4"/>
        </w:rPr>
        <w:t xml:space="preserve"> </w:t>
      </w:r>
      <w:r>
        <w:rPr>
          <w:rFonts w:cs="Arial" w:ascii="Arial" w:hAnsi="Arial"/>
        </w:rPr>
        <w:t>while</w:t>
      </w:r>
      <w:r>
        <w:rPr>
          <w:rFonts w:cs="Arial" w:ascii="Arial" w:hAnsi="Arial"/>
          <w:spacing w:val="-6"/>
        </w:rPr>
        <w:t xml:space="preserve"> </w:t>
      </w:r>
      <w:r>
        <w:rPr>
          <w:rFonts w:cs="Arial" w:ascii="Arial" w:hAnsi="Arial"/>
        </w:rPr>
        <w:t>there</w:t>
      </w:r>
      <w:r>
        <w:rPr>
          <w:rFonts w:cs="Arial" w:ascii="Arial" w:hAnsi="Arial"/>
          <w:spacing w:val="-6"/>
        </w:rPr>
        <w:t xml:space="preserve"> </w:t>
      </w:r>
      <w:r>
        <w:rPr>
          <w:rFonts w:cs="Arial" w:ascii="Arial" w:hAnsi="Arial"/>
        </w:rPr>
        <w:t>was</w:t>
      </w:r>
      <w:r>
        <w:rPr>
          <w:rFonts w:cs="Arial" w:ascii="Arial" w:hAnsi="Arial"/>
          <w:spacing w:val="-6"/>
        </w:rPr>
        <w:t xml:space="preserve"> </w:t>
      </w:r>
      <w:r>
        <w:rPr>
          <w:rFonts w:cs="Arial" w:ascii="Arial" w:hAnsi="Arial"/>
        </w:rPr>
        <w:t>little</w:t>
      </w:r>
      <w:r>
        <w:rPr>
          <w:rFonts w:cs="Arial" w:ascii="Arial" w:hAnsi="Arial"/>
          <w:spacing w:val="-6"/>
        </w:rPr>
        <w:t xml:space="preserve"> </w:t>
      </w:r>
      <w:r>
        <w:rPr>
          <w:rFonts w:cs="Arial" w:ascii="Arial" w:hAnsi="Arial"/>
        </w:rPr>
        <w:t>difference</w:t>
      </w:r>
      <w:r>
        <w:rPr>
          <w:rFonts w:cs="Arial" w:ascii="Arial" w:hAnsi="Arial"/>
          <w:spacing w:val="-6"/>
        </w:rPr>
        <w:t xml:space="preserve"> </w:t>
      </w:r>
      <w:r>
        <w:rPr>
          <w:rFonts w:cs="Arial" w:ascii="Arial" w:hAnsi="Arial"/>
        </w:rPr>
        <w:t>between</w:t>
      </w:r>
      <w:r>
        <w:rPr>
          <w:rFonts w:cs="Arial" w:ascii="Arial" w:hAnsi="Arial"/>
          <w:spacing w:val="-6"/>
        </w:rPr>
        <w:t xml:space="preserve"> </w:t>
      </w:r>
      <w:r>
        <w:rPr>
          <w:rFonts w:cs="Arial" w:ascii="Arial" w:hAnsi="Arial"/>
        </w:rPr>
        <w:t>LCB visitation rates.</w:t>
      </w:r>
      <w:r>
        <w:rPr>
          <w:rFonts w:cs="Arial" w:ascii="Arial" w:hAnsi="Arial"/>
          <w:spacing w:val="37"/>
        </w:rPr>
        <w:t xml:space="preserve"> </w:t>
      </w:r>
      <w:commentRangeStart w:id="32"/>
      <w:r>
        <w:rPr>
          <w:rFonts w:cs="Arial" w:ascii="Arial" w:hAnsi="Arial"/>
        </w:rPr>
        <w:t xml:space="preserve">HB visitation rates were almost twice as high at the centre of the female bay, likely reflecting a stronger need for pollen among LCBs than HBs </w:t>
      </w:r>
      <w:hyperlink w:anchor="_bookmark20">
        <w:r>
          <w:rPr>
            <w:rFonts w:cs="Arial" w:ascii="Arial" w:hAnsi="Arial"/>
          </w:rPr>
          <w:t>(Cane et al.,</w:t>
        </w:r>
      </w:hyperlink>
      <w:r>
        <w:rPr>
          <w:rFonts w:cs="Arial" w:ascii="Arial" w:hAnsi="Arial"/>
        </w:rPr>
        <w:t xml:space="preserve"> </w:t>
      </w:r>
      <w:hyperlink w:anchor="_bookmark20">
        <w:r>
          <w:rPr>
            <w:rFonts w:cs="Arial" w:ascii="Arial" w:hAnsi="Arial"/>
          </w:rPr>
          <w:t>2011)</w:t>
        </w:r>
        <w:r>
          <w:rPr>
            <w:rFonts w:cs="Arial" w:ascii="Arial" w:hAnsi="Arial"/>
          </w:rPr>
        </w:r>
      </w:hyperlink>
      <w:commentRangeEnd w:id="32"/>
      <w:r>
        <w:commentReference w:id="32"/>
      </w:r>
      <w:r>
        <w:rPr>
          <w:rFonts w:cs="Arial" w:ascii="Arial" w:hAnsi="Arial"/>
        </w:rPr>
        <w:t xml:space="preserve"> (although interestingly, there was also no difference in LCB visitation between male and female bays).</w:t>
      </w:r>
    </w:p>
    <w:p>
      <w:pPr>
        <w:pStyle w:val="TextBody"/>
        <w:spacing w:lineRule="auto" w:line="420" w:before="12" w:after="0"/>
        <w:ind w:left="120" w:right="1056" w:firstLine="351"/>
        <w:jc w:val="both"/>
        <w:rPr>
          <w:rFonts w:ascii="Arial" w:hAnsi="Arial" w:cs="Arial"/>
        </w:rPr>
      </w:pPr>
      <w:r>
        <w:rPr>
          <w:rFonts w:cs="Arial" w:ascii="Arial" w:hAnsi="Arial"/>
        </w:rPr>
        <w:t xml:space="preserve">Very few HBs in the female bay were pollen foragers (1.4%, see Table </w:t>
      </w:r>
      <w:hyperlink w:anchor="_bookmark123">
        <w:r>
          <w:rPr>
            <w:rFonts w:cs="Arial" w:ascii="Arial" w:hAnsi="Arial"/>
          </w:rPr>
          <w:t>S3),</w:t>
        </w:r>
      </w:hyperlink>
      <w:r>
        <w:rPr>
          <w:rFonts w:cs="Arial" w:ascii="Arial" w:hAnsi="Arial"/>
        </w:rPr>
        <w:t xml:space="preserve"> meaning that</w:t>
      </w:r>
      <w:r>
        <w:rPr>
          <w:rFonts w:cs="Arial" w:ascii="Arial" w:hAnsi="Arial"/>
          <w:spacing w:val="-7"/>
        </w:rPr>
        <w:t xml:space="preserve"> </w:t>
      </w:r>
      <w:r>
        <w:rPr>
          <w:rFonts w:cs="Arial" w:ascii="Arial" w:hAnsi="Arial"/>
        </w:rPr>
        <w:t>foragers</w:t>
      </w:r>
      <w:r>
        <w:rPr>
          <w:rFonts w:cs="Arial" w:ascii="Arial" w:hAnsi="Arial"/>
          <w:spacing w:val="-7"/>
        </w:rPr>
        <w:t xml:space="preserve"> </w:t>
      </w:r>
      <w:r>
        <w:rPr>
          <w:rFonts w:cs="Arial" w:ascii="Arial" w:hAnsi="Arial"/>
        </w:rPr>
        <w:t>who</w:t>
      </w:r>
      <w:r>
        <w:rPr>
          <w:rFonts w:cs="Arial" w:ascii="Arial" w:hAnsi="Arial"/>
          <w:spacing w:val="-7"/>
        </w:rPr>
        <w:t xml:space="preserve"> </w:t>
      </w:r>
      <w:r>
        <w:rPr>
          <w:rFonts w:cs="Arial" w:ascii="Arial" w:hAnsi="Arial"/>
        </w:rPr>
        <w:t>have</w:t>
      </w:r>
      <w:r>
        <w:rPr>
          <w:rFonts w:cs="Arial" w:ascii="Arial" w:hAnsi="Arial"/>
          <w:spacing w:val="-7"/>
        </w:rPr>
        <w:t xml:space="preserve"> </w:t>
      </w:r>
      <w:r>
        <w:rPr>
          <w:rFonts w:cs="Arial" w:ascii="Arial" w:hAnsi="Arial"/>
        </w:rPr>
        <w:t>(recently)</w:t>
      </w:r>
      <w:r>
        <w:rPr>
          <w:rFonts w:cs="Arial" w:ascii="Arial" w:hAnsi="Arial"/>
          <w:spacing w:val="-7"/>
        </w:rPr>
        <w:t xml:space="preserve"> </w:t>
      </w:r>
      <w:r>
        <w:rPr>
          <w:rFonts w:cs="Arial" w:ascii="Arial" w:hAnsi="Arial"/>
        </w:rPr>
        <w:t>come</w:t>
      </w:r>
      <w:r>
        <w:rPr>
          <w:rFonts w:cs="Arial" w:ascii="Arial" w:hAnsi="Arial"/>
          <w:spacing w:val="-7"/>
        </w:rPr>
        <w:t xml:space="preserve"> </w:t>
      </w:r>
      <w:r>
        <w:rPr>
          <w:rFonts w:cs="Arial" w:ascii="Arial" w:hAnsi="Arial"/>
        </w:rPr>
        <w:t>into</w:t>
      </w:r>
      <w:r>
        <w:rPr>
          <w:rFonts w:cs="Arial" w:ascii="Arial" w:hAnsi="Arial"/>
          <w:spacing w:val="-7"/>
        </w:rPr>
        <w:t xml:space="preserve"> </w:t>
      </w:r>
      <w:r>
        <w:rPr>
          <w:rFonts w:cs="Arial" w:ascii="Arial" w:hAnsi="Arial"/>
        </w:rPr>
        <w:t>contact</w:t>
      </w:r>
      <w:r>
        <w:rPr>
          <w:rFonts w:cs="Arial" w:ascii="Arial" w:hAnsi="Arial"/>
          <w:spacing w:val="-7"/>
        </w:rPr>
        <w:t xml:space="preserve"> </w:t>
      </w:r>
      <w:r>
        <w:rPr>
          <w:rFonts w:cs="Arial" w:ascii="Arial" w:hAnsi="Arial"/>
        </w:rPr>
        <w:t>with</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rare.</w:t>
      </w:r>
      <w:r>
        <w:rPr>
          <w:rFonts w:cs="Arial" w:ascii="Arial" w:hAnsi="Arial"/>
          <w:spacing w:val="18"/>
        </w:rPr>
        <w:t xml:space="preserve"> </w:t>
      </w:r>
      <w:r>
        <w:rPr>
          <w:rFonts w:cs="Arial" w:ascii="Arial" w:hAnsi="Arial"/>
        </w:rPr>
        <w:t>Both</w:t>
      </w:r>
      <w:r>
        <w:rPr>
          <w:rFonts w:cs="Arial" w:ascii="Arial" w:hAnsi="Arial"/>
          <w:spacing w:val="-7"/>
        </w:rPr>
        <w:t xml:space="preserve"> </w:t>
      </w:r>
      <w:hyperlink w:anchor="_bookmark113">
        <w:commentRangeStart w:id="33"/>
        <w:r>
          <w:rPr>
            <w:rFonts w:cs="Arial" w:ascii="Arial" w:hAnsi="Arial"/>
          </w:rPr>
          <w:t>Waytes</w:t>
        </w:r>
      </w:hyperlink>
      <w:r>
        <w:rPr>
          <w:rFonts w:cs="Arial" w:ascii="Arial" w:hAnsi="Arial"/>
          <w:spacing w:val="-7"/>
        </w:rPr>
        <w:t xml:space="preserve"> </w:t>
      </w:r>
      <w:hyperlink w:anchor="_bookmark113">
        <w:r>
          <w:rPr>
            <w:rFonts w:cs="Arial" w:ascii="Arial" w:hAnsi="Arial"/>
          </w:rPr>
          <w:t>(2017)</w:t>
        </w:r>
      </w:hyperlink>
      <w:r>
        <w:rPr>
          <w:rFonts w:cs="Arial" w:ascii="Arial" w:hAnsi="Arial"/>
        </w:rPr>
        <w:t xml:space="preserve"> </w:t>
      </w:r>
      <w:r>
        <w:rPr>
          <w:rFonts w:cs="Arial" w:ascii="Arial" w:hAnsi="Arial"/>
        </w:rPr>
      </w:r>
      <w:commentRangeEnd w:id="33"/>
      <w:r>
        <w:commentReference w:id="33"/>
      </w:r>
      <w:r>
        <w:rPr>
          <w:rFonts w:cs="Arial" w:ascii="Arial" w:hAnsi="Arial"/>
          <w:w w:val="95"/>
        </w:rPr>
        <w:t>and</w:t>
      </w:r>
      <w:r>
        <w:rPr>
          <w:rFonts w:cs="Arial" w:ascii="Arial" w:hAnsi="Arial"/>
          <w:spacing w:val="14"/>
        </w:rPr>
        <w:t xml:space="preserve"> </w:t>
      </w:r>
      <w:hyperlink w:anchor="_bookmark36">
        <w:r>
          <w:rPr>
            <w:rFonts w:cs="Arial" w:ascii="Arial" w:hAnsi="Arial"/>
            <w:w w:val="95"/>
          </w:rPr>
          <w:t>Gaffney</w:t>
        </w:r>
        <w:r>
          <w:rPr>
            <w:rFonts w:cs="Arial" w:ascii="Arial" w:hAnsi="Arial"/>
            <w:spacing w:val="14"/>
          </w:rPr>
          <w:t xml:space="preserve"> </w:t>
        </w:r>
        <w:r>
          <w:rPr>
            <w:rFonts w:cs="Arial" w:ascii="Arial" w:hAnsi="Arial"/>
            <w:w w:val="95"/>
          </w:rPr>
          <w:t>et</w:t>
        </w:r>
        <w:r>
          <w:rPr>
            <w:rFonts w:cs="Arial" w:ascii="Arial" w:hAnsi="Arial"/>
            <w:spacing w:val="14"/>
          </w:rPr>
          <w:t xml:space="preserve"> </w:t>
        </w:r>
        <w:r>
          <w:rPr>
            <w:rFonts w:cs="Arial" w:ascii="Arial" w:hAnsi="Arial"/>
            <w:w w:val="95"/>
          </w:rPr>
          <w:t>al.</w:t>
        </w:r>
      </w:hyperlink>
      <w:r>
        <w:rPr>
          <w:rFonts w:cs="Arial" w:ascii="Arial" w:hAnsi="Arial"/>
          <w:spacing w:val="15"/>
        </w:rPr>
        <w:t xml:space="preserve"> </w:t>
      </w:r>
      <w:hyperlink w:anchor="_bookmark36">
        <w:r>
          <w:rPr>
            <w:rFonts w:cs="Arial" w:ascii="Arial" w:hAnsi="Arial"/>
            <w:w w:val="95"/>
          </w:rPr>
          <w:t>(2019)</w:t>
        </w:r>
      </w:hyperlink>
      <w:r>
        <w:rPr>
          <w:rFonts w:cs="Arial" w:ascii="Arial" w:hAnsi="Arial"/>
          <w:spacing w:val="14"/>
        </w:rPr>
        <w:t xml:space="preserve"> </w:t>
      </w:r>
      <w:r>
        <w:rPr>
          <w:rFonts w:cs="Arial" w:ascii="Arial" w:hAnsi="Arial"/>
          <w:w w:val="95"/>
        </w:rPr>
        <w:t>showed</w:t>
      </w:r>
      <w:r>
        <w:rPr>
          <w:rFonts w:cs="Arial" w:ascii="Arial" w:hAnsi="Arial"/>
          <w:spacing w:val="14"/>
        </w:rPr>
        <w:t xml:space="preserve"> </w:t>
      </w:r>
      <w:r>
        <w:rPr>
          <w:rFonts w:cs="Arial" w:ascii="Arial" w:hAnsi="Arial"/>
          <w:w w:val="95"/>
        </w:rPr>
        <w:t>that</w:t>
      </w:r>
      <w:r>
        <w:rPr>
          <w:rFonts w:cs="Arial" w:ascii="Arial" w:hAnsi="Arial"/>
          <w:spacing w:val="15"/>
        </w:rPr>
        <w:t xml:space="preserve"> </w:t>
      </w:r>
      <w:r>
        <w:rPr>
          <w:rFonts w:cs="Arial" w:ascii="Arial" w:hAnsi="Arial"/>
          <w:w w:val="95"/>
        </w:rPr>
        <w:t>HBs</w:t>
      </w:r>
      <w:r>
        <w:rPr>
          <w:rFonts w:cs="Arial" w:ascii="Arial" w:hAnsi="Arial"/>
          <w:spacing w:val="14"/>
        </w:rPr>
        <w:t xml:space="preserve"> </w:t>
      </w:r>
      <w:r>
        <w:rPr>
          <w:rFonts w:cs="Arial" w:ascii="Arial" w:hAnsi="Arial"/>
          <w:w w:val="95"/>
        </w:rPr>
        <w:t>exhibit</w:t>
      </w:r>
      <w:r>
        <w:rPr>
          <w:rFonts w:cs="Arial" w:ascii="Arial" w:hAnsi="Arial"/>
          <w:spacing w:val="14"/>
        </w:rPr>
        <w:t xml:space="preserve"> </w:t>
      </w:r>
      <w:r>
        <w:rPr>
          <w:rFonts w:cs="Arial" w:ascii="Arial" w:hAnsi="Arial"/>
          <w:w w:val="95"/>
        </w:rPr>
        <w:t>floral</w:t>
      </w:r>
      <w:r>
        <w:rPr>
          <w:rFonts w:cs="Arial" w:ascii="Arial" w:hAnsi="Arial"/>
          <w:spacing w:val="14"/>
        </w:rPr>
        <w:t xml:space="preserve"> </w:t>
      </w:r>
      <w:r>
        <w:rPr>
          <w:rFonts w:cs="Arial" w:ascii="Arial" w:hAnsi="Arial"/>
          <w:w w:val="95"/>
        </w:rPr>
        <w:t>fidelity</w:t>
      </w:r>
      <w:r>
        <w:rPr>
          <w:rFonts w:cs="Arial" w:ascii="Arial" w:hAnsi="Arial"/>
          <w:spacing w:val="15"/>
        </w:rPr>
        <w:t xml:space="preserve"> </w:t>
      </w:r>
      <w:r>
        <w:rPr>
          <w:rFonts w:cs="Arial" w:ascii="Arial" w:hAnsi="Arial"/>
          <w:w w:val="95"/>
        </w:rPr>
        <w:t>during</w:t>
      </w:r>
      <w:r>
        <w:rPr>
          <w:rFonts w:cs="Arial" w:ascii="Arial" w:hAnsi="Arial"/>
          <w:spacing w:val="14"/>
        </w:rPr>
        <w:t xml:space="preserve"> </w:t>
      </w:r>
      <w:r>
        <w:rPr>
          <w:rFonts w:cs="Arial" w:ascii="Arial" w:hAnsi="Arial"/>
          <w:w w:val="95"/>
        </w:rPr>
        <w:t>foraging</w:t>
      </w:r>
      <w:r>
        <w:rPr>
          <w:rFonts w:cs="Arial" w:ascii="Arial" w:hAnsi="Arial"/>
          <w:spacing w:val="14"/>
        </w:rPr>
        <w:t xml:space="preserve"> </w:t>
      </w:r>
      <w:r>
        <w:rPr>
          <w:rFonts w:cs="Arial" w:ascii="Arial" w:hAnsi="Arial"/>
          <w:w w:val="95"/>
        </w:rPr>
        <w:t>trips,</w:t>
      </w:r>
      <w:r>
        <w:rPr>
          <w:rFonts w:cs="Arial" w:ascii="Arial" w:hAnsi="Arial"/>
          <w:spacing w:val="15"/>
        </w:rPr>
        <w:t xml:space="preserve"> </w:t>
      </w:r>
      <w:r>
        <w:rPr>
          <w:rFonts w:cs="Arial" w:ascii="Arial" w:hAnsi="Arial"/>
          <w:spacing w:val="-4"/>
          <w:w w:val="95"/>
        </w:rPr>
        <w:t>with</w:t>
      </w:r>
    </w:p>
    <w:p>
      <w:pPr>
        <w:pStyle w:val="TextBody"/>
        <w:spacing w:lineRule="exact" w:line="402"/>
        <w:ind w:left="120" w:right="1042" w:hanging="0"/>
        <w:jc w:val="both"/>
        <w:pPrChange w:id="0" w:author="Hoover, Shelley" w:date="2022-09-09T16:43:00Z">
          <w:pPr>
            <w:pStyle w:val="Textbody"/>
            <w:jc w:val="both"/>
            <w:ind w:left="120" w:hanging="0"/>
            <w:spacing w:lineRule="exact" w:line="402"/>
          </w:pPr>
        </w:pPrChange>
        <w:rPr>
          <w:rFonts w:ascii="Arial" w:hAnsi="Arial" w:cs="Arial"/>
          <w:del w:id="188" w:author="Hoover, Shelley" w:date="2022-09-09T16:43:00Z"/>
        </w:rPr>
      </w:pPr>
      <w:r>
        <w:rPr>
          <w:rFonts w:cs="Arial" w:ascii="Arial" w:hAnsi="Arial"/>
          <w:w w:val="95"/>
        </w:rPr>
        <w:t>minimal</w:t>
      </w:r>
      <w:r>
        <w:rPr>
          <w:rFonts w:cs="Arial" w:ascii="Arial" w:hAnsi="Arial"/>
          <w:spacing w:val="10"/>
        </w:rPr>
        <w:t xml:space="preserve"> </w:t>
      </w:r>
      <w:r>
        <w:rPr>
          <w:rFonts w:cs="Arial" w:ascii="Arial" w:hAnsi="Arial"/>
          <w:w w:val="95"/>
        </w:rPr>
        <w:t>crossing</w:t>
      </w:r>
      <w:r>
        <w:rPr>
          <w:rFonts w:cs="Arial" w:ascii="Arial" w:hAnsi="Arial"/>
          <w:spacing w:val="10"/>
        </w:rPr>
        <w:t xml:space="preserve"> </w:t>
      </w:r>
      <w:r>
        <w:rPr>
          <w:rFonts w:cs="Arial" w:ascii="Arial" w:hAnsi="Arial"/>
          <w:w w:val="95"/>
        </w:rPr>
        <w:t>between</w:t>
      </w:r>
      <w:r>
        <w:rPr>
          <w:rFonts w:cs="Arial" w:ascii="Arial" w:hAnsi="Arial"/>
          <w:spacing w:val="11"/>
        </w:rPr>
        <w:t xml:space="preserve"> </w:t>
      </w:r>
      <w:r>
        <w:rPr>
          <w:rFonts w:cs="Arial" w:ascii="Arial" w:hAnsi="Arial"/>
          <w:w w:val="95"/>
        </w:rPr>
        <w:t>male</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female</w:t>
      </w:r>
      <w:r>
        <w:rPr>
          <w:rFonts w:cs="Arial" w:ascii="Arial" w:hAnsi="Arial"/>
          <w:spacing w:val="11"/>
        </w:rPr>
        <w:t xml:space="preserve"> </w:t>
      </w:r>
      <w:r>
        <w:rPr>
          <w:rFonts w:cs="Arial" w:ascii="Arial" w:hAnsi="Arial"/>
          <w:w w:val="95"/>
        </w:rPr>
        <w:t>bays</w:t>
      </w:r>
      <w:r>
        <w:rPr>
          <w:rFonts w:cs="Arial" w:ascii="Arial" w:hAnsi="Arial"/>
          <w:spacing w:val="10"/>
        </w:rPr>
        <w:t xml:space="preserve"> </w:t>
      </w:r>
      <w:r>
        <w:rPr>
          <w:rFonts w:cs="Arial" w:ascii="Arial" w:hAnsi="Arial"/>
          <w:w w:val="95"/>
        </w:rPr>
        <w:t>(</w:t>
      </w:r>
      <w:r>
        <w:rPr>
          <w:rFonts w:cs="Cambria Math" w:ascii="Cambria Math" w:hAnsi="Cambria Math"/>
          <w:i/>
          <w:w w:val="95"/>
        </w:rPr>
        <w:t>∼</w:t>
      </w:r>
      <w:r>
        <w:rPr>
          <w:rFonts w:cs="Arial" w:ascii="Arial" w:hAnsi="Arial"/>
          <w:w w:val="95"/>
        </w:rPr>
        <w:t>5%</w:t>
      </w:r>
      <w:r>
        <w:rPr>
          <w:rFonts w:cs="Arial" w:ascii="Arial" w:hAnsi="Arial"/>
          <w:spacing w:val="10"/>
        </w:rPr>
        <w:t xml:space="preserve"> </w:t>
      </w:r>
      <w:r>
        <w:rPr>
          <w:rFonts w:cs="Arial" w:ascii="Arial" w:hAnsi="Arial"/>
          <w:w w:val="95"/>
        </w:rPr>
        <w:t>of</w:t>
      </w:r>
      <w:r>
        <w:rPr>
          <w:rFonts w:cs="Arial" w:ascii="Arial" w:hAnsi="Arial"/>
          <w:spacing w:val="11"/>
        </w:rPr>
        <w:t xml:space="preserve"> </w:t>
      </w:r>
      <w:r>
        <w:rPr>
          <w:rFonts w:cs="Arial" w:ascii="Arial" w:hAnsi="Arial"/>
          <w:w w:val="95"/>
        </w:rPr>
        <w:t>observations,</w:t>
      </w:r>
      <w:r>
        <w:rPr>
          <w:rFonts w:cs="Arial" w:ascii="Arial" w:hAnsi="Arial"/>
          <w:spacing w:val="11"/>
        </w:rPr>
        <w:t xml:space="preserve"> </w:t>
      </w:r>
      <w:hyperlink w:anchor="_bookmark113">
        <w:r>
          <w:rPr>
            <w:rFonts w:cs="Arial" w:ascii="Arial" w:hAnsi="Arial"/>
            <w:w w:val="95"/>
          </w:rPr>
          <w:t>Waytes,</w:t>
        </w:r>
      </w:hyperlink>
      <w:r>
        <w:rPr>
          <w:rFonts w:cs="Arial" w:ascii="Arial" w:hAnsi="Arial"/>
          <w:spacing w:val="10"/>
        </w:rPr>
        <w:t xml:space="preserve"> </w:t>
      </w:r>
      <w:hyperlink w:anchor="_bookmark113">
        <w:r>
          <w:rPr>
            <w:rFonts w:cs="Arial" w:ascii="Arial" w:hAnsi="Arial"/>
            <w:w w:val="95"/>
          </w:rPr>
          <w:t>2017),</w:t>
        </w:r>
      </w:hyperlink>
      <w:r>
        <w:rPr>
          <w:rFonts w:cs="Arial" w:ascii="Arial" w:hAnsi="Arial"/>
          <w:spacing w:val="11"/>
        </w:rPr>
        <w:t xml:space="preserve"> </w:t>
      </w:r>
      <w:r>
        <w:rPr>
          <w:rFonts w:cs="Arial" w:ascii="Arial" w:hAnsi="Arial"/>
          <w:spacing w:val="-4"/>
          <w:w w:val="95"/>
        </w:rPr>
        <w:t>lim</w:t>
      </w:r>
      <w:del w:id="187" w:author="Hoover, Shelley" w:date="2022-09-09T16:43:00Z">
        <w:r>
          <w:rPr>
            <w:rFonts w:cs="Arial" w:ascii="Arial" w:hAnsi="Arial"/>
            <w:spacing w:val="-4"/>
            <w:w w:val="95"/>
          </w:rPr>
          <w:delText>-</w:delText>
        </w:r>
      </w:del>
    </w:p>
    <w:p>
      <w:pPr>
        <w:pStyle w:val="TextBody"/>
        <w:spacing w:lineRule="exact" w:line="402"/>
        <w:ind w:left="120" w:right="1042" w:hanging="0"/>
        <w:jc w:val="both"/>
        <w:pPrChange w:id="0" w:author="Hoover, Shelley" w:date="2022-09-09T16:44:00Z">
          <w:pPr>
            <w:pStyle w:val="Textbody"/>
            <w:jc w:val="both"/>
            <w:ind w:left="120" w:right="1058" w:hanging="0"/>
            <w:spacing w:lineRule="auto" w:line="420" w:before="78" w:after="0"/>
          </w:pPr>
        </w:pPrChange>
        <w:rPr>
          <w:rFonts w:ascii="Arial" w:hAnsi="Arial" w:cs="Arial"/>
          <w:del w:id="190" w:author="Hoover, Shelley" w:date="2022-09-09T16:44:00Z"/>
        </w:rPr>
      </w:pPr>
      <w:r>
        <w:rPr>
          <w:rFonts w:cs="Arial" w:ascii="Arial" w:hAnsi="Arial"/>
          <w:w w:val="95"/>
        </w:rPr>
        <w:t>iting pollen transfer between the male and female flowers.</w:t>
      </w:r>
      <w:r>
        <w:rPr>
          <w:rFonts w:cs="Arial" w:ascii="Arial" w:hAnsi="Arial"/>
          <w:spacing w:val="23"/>
        </w:rPr>
        <w:t xml:space="preserve"> </w:t>
      </w:r>
      <w:r>
        <w:rPr>
          <w:rFonts w:cs="Arial" w:ascii="Arial" w:hAnsi="Arial"/>
          <w:w w:val="95"/>
        </w:rPr>
        <w:t xml:space="preserve">Side-working was a very common </w:t>
      </w:r>
      <w:r>
        <w:rPr>
          <w:rFonts w:cs="Arial" w:ascii="Arial" w:hAnsi="Arial"/>
        </w:rPr>
        <w:t>behaviour</w:t>
      </w:r>
      <w:r>
        <w:rPr>
          <w:rFonts w:cs="Arial" w:ascii="Arial" w:hAnsi="Arial"/>
          <w:spacing w:val="-4"/>
        </w:rPr>
        <w:t xml:space="preserve"> </w:t>
      </w:r>
      <w:r>
        <w:rPr>
          <w:rFonts w:cs="Arial" w:ascii="Arial" w:hAnsi="Arial"/>
        </w:rPr>
        <w:t>among</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commodity</w:t>
      </w:r>
      <w:r>
        <w:rPr>
          <w:rFonts w:cs="Arial" w:ascii="Arial" w:hAnsi="Arial"/>
          <w:spacing w:val="-4"/>
        </w:rPr>
        <w:t xml:space="preserve"> </w:t>
      </w:r>
      <w:r>
        <w:rPr>
          <w:rFonts w:cs="Arial" w:ascii="Arial" w:hAnsi="Arial"/>
        </w:rPr>
        <w:t>fields</w:t>
      </w:r>
      <w:r>
        <w:rPr>
          <w:rFonts w:cs="Arial" w:ascii="Arial" w:hAnsi="Arial"/>
          <w:spacing w:val="-4"/>
        </w:rPr>
        <w:t xml:space="preserve"> </w:t>
      </w:r>
      <w:r>
        <w:rPr>
          <w:rFonts w:cs="Arial" w:ascii="Arial" w:hAnsi="Arial"/>
        </w:rPr>
        <w:t>(65%</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total</w:t>
      </w:r>
      <w:r>
        <w:rPr>
          <w:rFonts w:cs="Arial" w:ascii="Arial" w:hAnsi="Arial"/>
          <w:spacing w:val="-4"/>
        </w:rPr>
        <w:t xml:space="preserve"> </w:t>
      </w:r>
      <w:r>
        <w:rPr>
          <w:rFonts w:cs="Arial" w:ascii="Arial" w:hAnsi="Arial"/>
        </w:rPr>
        <w:t>visits</w:t>
      </w:r>
      <w:r>
        <w:rPr>
          <w:rFonts w:cs="Arial" w:ascii="Arial" w:hAnsi="Arial"/>
          <w:spacing w:val="-4"/>
        </w:rPr>
        <w:t xml:space="preserve"> </w:t>
      </w:r>
      <w:r>
        <w:rPr>
          <w:rFonts w:cs="Arial" w:ascii="Arial" w:hAnsi="Arial"/>
        </w:rPr>
        <w:t>from</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during</w:t>
      </w:r>
      <w:r>
        <w:rPr>
          <w:rFonts w:cs="Arial" w:ascii="Arial" w:hAnsi="Arial"/>
          <w:spacing w:val="-4"/>
        </w:rPr>
        <w:t xml:space="preserve"> </w:t>
      </w:r>
      <w:r>
        <w:rPr>
          <w:rFonts w:cs="Arial" w:ascii="Arial" w:hAnsi="Arial"/>
        </w:rPr>
        <w:t>2015 were</w:t>
      </w:r>
      <w:r>
        <w:rPr>
          <w:rFonts w:cs="Arial" w:ascii="Arial" w:hAnsi="Arial"/>
          <w:spacing w:val="12"/>
        </w:rPr>
        <w:t xml:space="preserve"> </w:t>
      </w:r>
      <w:r>
        <w:rPr>
          <w:rFonts w:cs="Arial" w:ascii="Arial" w:hAnsi="Arial"/>
        </w:rPr>
        <w:t>side-working),</w:t>
      </w:r>
      <w:r>
        <w:rPr>
          <w:rFonts w:cs="Arial" w:ascii="Arial" w:hAnsi="Arial"/>
          <w:spacing w:val="18"/>
        </w:rPr>
        <w:t xml:space="preserve"> </w:t>
      </w:r>
      <w:r>
        <w:rPr>
          <w:rFonts w:cs="Arial" w:ascii="Arial" w:hAnsi="Arial"/>
        </w:rPr>
        <w:t>as</w:t>
      </w:r>
      <w:r>
        <w:rPr>
          <w:rFonts w:cs="Arial" w:ascii="Arial" w:hAnsi="Arial"/>
          <w:spacing w:val="14"/>
        </w:rPr>
        <w:t xml:space="preserve"> </w:t>
      </w:r>
      <w:r>
        <w:rPr>
          <w:rFonts w:cs="Arial" w:ascii="Arial" w:hAnsi="Arial"/>
        </w:rPr>
        <w:t>well</w:t>
      </w:r>
      <w:r>
        <w:rPr>
          <w:rFonts w:cs="Arial" w:ascii="Arial" w:hAnsi="Arial"/>
          <w:spacing w:val="12"/>
        </w:rPr>
        <w:t xml:space="preserve"> </w:t>
      </w:r>
      <w:r>
        <w:rPr>
          <w:rFonts w:cs="Arial" w:ascii="Arial" w:hAnsi="Arial"/>
        </w:rPr>
        <w:t>as</w:t>
      </w:r>
      <w:r>
        <w:rPr>
          <w:rFonts w:cs="Arial" w:ascii="Arial" w:hAnsi="Arial"/>
          <w:spacing w:val="14"/>
        </w:rPr>
        <w:t xml:space="preserve"> </w:t>
      </w:r>
      <w:r>
        <w:rPr>
          <w:rFonts w:cs="Arial" w:ascii="Arial" w:hAnsi="Arial"/>
        </w:rPr>
        <w:t>the</w:t>
      </w:r>
      <w:r>
        <w:rPr>
          <w:rFonts w:cs="Arial" w:ascii="Arial" w:hAnsi="Arial"/>
          <w:spacing w:val="13"/>
        </w:rPr>
        <w:t xml:space="preserve"> </w:t>
      </w:r>
      <w:r>
        <w:rPr>
          <w:rFonts w:cs="Arial" w:ascii="Arial" w:hAnsi="Arial"/>
        </w:rPr>
        <w:t>male</w:t>
      </w:r>
      <w:r>
        <w:rPr>
          <w:rFonts w:cs="Arial" w:ascii="Arial" w:hAnsi="Arial"/>
          <w:spacing w:val="13"/>
        </w:rPr>
        <w:t xml:space="preserve"> </w:t>
      </w:r>
      <w:r>
        <w:rPr>
          <w:rFonts w:cs="Arial" w:ascii="Arial" w:hAnsi="Arial"/>
        </w:rPr>
        <w:t>bays</w:t>
      </w:r>
      <w:r>
        <w:rPr>
          <w:rFonts w:cs="Arial" w:ascii="Arial" w:hAnsi="Arial"/>
          <w:spacing w:val="12"/>
        </w:rPr>
        <w:t xml:space="preserve"> </w:t>
      </w:r>
      <w:r>
        <w:rPr>
          <w:rFonts w:cs="Arial" w:ascii="Arial" w:hAnsi="Arial"/>
        </w:rPr>
        <w:t>of</w:t>
      </w:r>
      <w:r>
        <w:rPr>
          <w:rFonts w:cs="Arial" w:ascii="Arial" w:hAnsi="Arial"/>
          <w:spacing w:val="14"/>
        </w:rPr>
        <w:t xml:space="preserve"> </w:t>
      </w:r>
      <w:r>
        <w:rPr>
          <w:rFonts w:cs="Arial" w:ascii="Arial" w:hAnsi="Arial"/>
        </w:rPr>
        <w:t>seed</w:t>
      </w:r>
      <w:r>
        <w:rPr>
          <w:rFonts w:cs="Arial" w:ascii="Arial" w:hAnsi="Arial"/>
          <w:spacing w:val="13"/>
        </w:rPr>
        <w:t xml:space="preserve"> </w:t>
      </w:r>
      <w:r>
        <w:rPr>
          <w:rFonts w:cs="Arial" w:ascii="Arial" w:hAnsi="Arial"/>
        </w:rPr>
        <w:t>fields</w:t>
      </w:r>
      <w:r>
        <w:rPr>
          <w:rFonts w:cs="Arial" w:ascii="Arial" w:hAnsi="Arial"/>
          <w:spacing w:val="13"/>
        </w:rPr>
        <w:t xml:space="preserve"> </w:t>
      </w:r>
      <w:r>
        <w:rPr>
          <w:rFonts w:cs="Arial" w:ascii="Arial" w:hAnsi="Arial"/>
        </w:rPr>
        <w:t>(36%),</w:t>
      </w:r>
      <w:r>
        <w:rPr>
          <w:rFonts w:cs="Arial" w:ascii="Arial" w:hAnsi="Arial"/>
          <w:spacing w:val="18"/>
        </w:rPr>
        <w:t xml:space="preserve"> </w:t>
      </w:r>
      <w:r>
        <w:rPr>
          <w:rFonts w:cs="Arial" w:ascii="Arial" w:hAnsi="Arial"/>
        </w:rPr>
        <w:t>but</w:t>
      </w:r>
      <w:r>
        <w:rPr>
          <w:rFonts w:cs="Arial" w:ascii="Arial" w:hAnsi="Arial"/>
          <w:spacing w:val="13"/>
        </w:rPr>
        <w:t xml:space="preserve"> </w:t>
      </w:r>
      <w:r>
        <w:rPr>
          <w:rFonts w:cs="Arial" w:ascii="Arial" w:hAnsi="Arial"/>
        </w:rPr>
        <w:t>not</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the</w:t>
      </w:r>
      <w:r>
        <w:rPr>
          <w:rFonts w:cs="Arial" w:ascii="Arial" w:hAnsi="Arial"/>
          <w:spacing w:val="14"/>
        </w:rPr>
        <w:t xml:space="preserve"> </w:t>
      </w:r>
      <w:r>
        <w:rPr>
          <w:rFonts w:cs="Arial" w:ascii="Arial" w:hAnsi="Arial"/>
          <w:spacing w:val="-2"/>
        </w:rPr>
        <w:t>female</w:t>
      </w:r>
      <w:ins w:id="189" w:author="Hoover, Shelley" w:date="2022-09-09T16:44:00Z">
        <w:r>
          <w:rPr>
            <w:rFonts w:cs="Arial" w:ascii="Arial" w:hAnsi="Arial"/>
            <w:spacing w:val="-2"/>
          </w:rPr>
          <w:t xml:space="preserve"> </w:t>
        </w:r>
      </w:ins>
    </w:p>
    <w:p>
      <w:pPr>
        <w:pStyle w:val="TextBody"/>
        <w:spacing w:lineRule="exact" w:line="402"/>
        <w:ind w:left="120" w:right="1042" w:hanging="0"/>
        <w:jc w:val="both"/>
        <w:pPrChange w:id="0" w:author="Hoover, Shelley" w:date="2022-09-09T16:44:00Z">
          <w:pPr>
            <w:pStyle w:val="Textbody"/>
            <w:jc w:val="both"/>
            <w:ind w:left="120" w:right="1054" w:hanging="0"/>
            <w:spacing w:lineRule="auto" w:line="396" w:before="7" w:after="0"/>
          </w:pPr>
        </w:pPrChange>
        <w:rPr>
          <w:rFonts w:ascii="Arial" w:hAnsi="Arial" w:cs="Arial"/>
          <w:del w:id="192" w:author="Hoover, Shelley" w:date="2022-09-09T16:44:00Z"/>
        </w:rPr>
      </w:pPr>
      <w:r>
        <w:rPr>
          <w:rFonts w:cs="Arial" w:ascii="Arial" w:hAnsi="Arial"/>
          <w:w w:val="95"/>
        </w:rPr>
        <w:t xml:space="preserve">bays (3%, Table </w:t>
      </w:r>
      <w:hyperlink w:anchor="_bookmark123">
        <w:r>
          <w:rPr>
            <w:rFonts w:cs="Arial" w:ascii="Arial" w:hAnsi="Arial"/>
            <w:w w:val="95"/>
          </w:rPr>
          <w:t>S3).</w:t>
        </w:r>
      </w:hyperlink>
      <w:r>
        <w:rPr>
          <w:rFonts w:cs="Arial" w:ascii="Arial" w:hAnsi="Arial"/>
          <w:spacing w:val="39"/>
        </w:rPr>
        <w:t xml:space="preserve"> </w:t>
      </w:r>
      <w:r>
        <w:rPr>
          <w:rFonts w:cs="Arial" w:ascii="Arial" w:hAnsi="Arial"/>
          <w:w w:val="95"/>
        </w:rPr>
        <w:t xml:space="preserve">This behaviour is relatively common on male-fertile flowers of </w:t>
      </w:r>
      <w:r>
        <w:rPr>
          <w:rFonts w:cs="Arial" w:ascii="Arial" w:hAnsi="Arial"/>
          <w:i/>
          <w:w w:val="95"/>
        </w:rPr>
        <w:t xml:space="preserve">Brassica </w:t>
      </w:r>
      <w:r>
        <w:rPr>
          <w:rFonts w:cs="Arial" w:ascii="Arial" w:hAnsi="Arial"/>
          <w:w w:val="95"/>
        </w:rPr>
        <w:t>(F</w:t>
      </w:r>
      <w:hyperlink w:anchor="_bookmark34">
        <w:r>
          <w:rPr>
            <w:rFonts w:cs="Arial" w:ascii="Arial" w:hAnsi="Arial"/>
            <w:w w:val="95"/>
          </w:rPr>
          <w:t>ree and Williams,</w:t>
        </w:r>
      </w:hyperlink>
      <w:r>
        <w:rPr>
          <w:rFonts w:cs="Arial" w:ascii="Arial" w:hAnsi="Arial"/>
          <w:w w:val="95"/>
        </w:rPr>
        <w:t xml:space="preserve"> </w:t>
      </w:r>
      <w:hyperlink w:anchor="_bookmark34">
        <w:r>
          <w:rPr>
            <w:rFonts w:cs="Arial" w:ascii="Arial" w:hAnsi="Arial"/>
            <w:w w:val="95"/>
          </w:rPr>
          <w:t>1973;</w:t>
        </w:r>
      </w:hyperlink>
      <w:r>
        <w:rPr>
          <w:rFonts w:cs="Arial" w:ascii="Arial" w:hAnsi="Arial"/>
          <w:w w:val="95"/>
        </w:rPr>
        <w:t xml:space="preserve"> </w:t>
      </w:r>
      <w:hyperlink w:anchor="_bookmark33">
        <w:r>
          <w:rPr>
            <w:rFonts w:cs="Arial" w:ascii="Arial" w:hAnsi="Arial"/>
            <w:w w:val="95"/>
          </w:rPr>
          <w:t>Free and Ferguson,</w:t>
        </w:r>
      </w:hyperlink>
      <w:r>
        <w:rPr>
          <w:rFonts w:cs="Arial" w:ascii="Arial" w:hAnsi="Arial"/>
          <w:w w:val="95"/>
        </w:rPr>
        <w:t xml:space="preserve"> </w:t>
      </w:r>
      <w:hyperlink w:anchor="_bookmark33">
        <w:r>
          <w:rPr>
            <w:rFonts w:cs="Arial" w:ascii="Arial" w:hAnsi="Arial"/>
            <w:w w:val="95"/>
          </w:rPr>
          <w:t>1983</w:t>
        </w:r>
      </w:hyperlink>
      <w:r>
        <w:rPr>
          <w:rFonts w:cs="Arial" w:ascii="Arial" w:hAnsi="Arial"/>
          <w:w w:val="95"/>
        </w:rPr>
        <w:t xml:space="preserve">; </w:t>
      </w:r>
      <w:hyperlink w:anchor="_bookmark28">
        <w:r>
          <w:rPr>
            <w:rFonts w:cs="Arial" w:ascii="Arial" w:hAnsi="Arial"/>
            <w:w w:val="95"/>
          </w:rPr>
          <w:t>Delbrassine and Rasmon</w:t>
        </w:r>
      </w:hyperlink>
      <w:r>
        <w:rPr>
          <w:rFonts w:cs="Arial" w:ascii="Arial" w:hAnsi="Arial"/>
          <w:w w:val="95"/>
        </w:rPr>
        <w:t xml:space="preserve">t, </w:t>
      </w:r>
      <w:hyperlink w:anchor="_bookmark28">
        <w:r>
          <w:rPr>
            <w:rFonts w:cs="Arial" w:ascii="Arial" w:hAnsi="Arial"/>
            <w:w w:val="95"/>
          </w:rPr>
          <w:t>1988;</w:t>
        </w:r>
      </w:hyperlink>
      <w:r>
        <w:rPr>
          <w:rFonts w:cs="Arial" w:ascii="Arial" w:hAnsi="Arial"/>
          <w:w w:val="95"/>
        </w:rPr>
        <w:t xml:space="preserve"> </w:t>
      </w:r>
      <w:hyperlink w:anchor="_bookmark75">
        <w:r>
          <w:rPr>
            <w:rFonts w:cs="Arial" w:ascii="Arial" w:hAnsi="Arial"/>
            <w:w w:val="95"/>
          </w:rPr>
          <w:t>Mohr</w:t>
        </w:r>
      </w:hyperlink>
      <w:r>
        <w:rPr>
          <w:rFonts w:cs="Arial" w:ascii="Arial" w:hAnsi="Arial"/>
          <w:w w:val="95"/>
        </w:rPr>
        <w:t xml:space="preserve"> </w:t>
      </w:r>
      <w:hyperlink w:anchor="_bookmark75">
        <w:r>
          <w:rPr>
            <w:rFonts w:cs="Arial" w:ascii="Arial" w:hAnsi="Arial"/>
            <w:w w:val="95"/>
          </w:rPr>
          <w:t>and</w:t>
        </w:r>
        <w:r>
          <w:rPr>
            <w:rFonts w:cs="Arial" w:ascii="Arial" w:hAnsi="Arial"/>
            <w:spacing w:val="22"/>
          </w:rPr>
          <w:t xml:space="preserve"> </w:t>
        </w:r>
        <w:r>
          <w:rPr>
            <w:rFonts w:cs="Arial" w:ascii="Arial" w:hAnsi="Arial"/>
            <w:w w:val="95"/>
          </w:rPr>
          <w:t>Jay,</w:t>
        </w:r>
      </w:hyperlink>
      <w:r>
        <w:rPr>
          <w:rFonts w:cs="Arial" w:ascii="Arial" w:hAnsi="Arial"/>
          <w:spacing w:val="23"/>
        </w:rPr>
        <w:t xml:space="preserve"> </w:t>
      </w:r>
      <w:hyperlink w:anchor="_bookmark75">
        <w:r>
          <w:rPr>
            <w:rFonts w:cs="Arial" w:ascii="Arial" w:hAnsi="Arial"/>
            <w:w w:val="95"/>
          </w:rPr>
          <w:t>1988)</w:t>
        </w:r>
      </w:hyperlink>
      <w:r>
        <w:rPr>
          <w:rFonts w:cs="Arial" w:ascii="Arial" w:hAnsi="Arial"/>
          <w:spacing w:val="22"/>
        </w:rPr>
        <w:t xml:space="preserve"> </w:t>
      </w:r>
      <w:r>
        <w:rPr>
          <w:rFonts w:cs="Arial" w:ascii="Arial" w:hAnsi="Arial"/>
          <w:w w:val="95"/>
        </w:rPr>
        <w:t>as</w:t>
      </w:r>
      <w:r>
        <w:rPr>
          <w:rFonts w:cs="Arial" w:ascii="Arial" w:hAnsi="Arial"/>
          <w:spacing w:val="23"/>
        </w:rPr>
        <w:t xml:space="preserve"> </w:t>
      </w:r>
      <w:r>
        <w:rPr>
          <w:rFonts w:cs="Arial" w:ascii="Arial" w:hAnsi="Arial"/>
          <w:w w:val="95"/>
        </w:rPr>
        <w:t>well</w:t>
      </w:r>
      <w:r>
        <w:rPr>
          <w:rFonts w:cs="Arial" w:ascii="Arial" w:hAnsi="Arial"/>
          <w:spacing w:val="22"/>
        </w:rPr>
        <w:t xml:space="preserve"> </w:t>
      </w:r>
      <w:r>
        <w:rPr>
          <w:rFonts w:cs="Arial" w:ascii="Arial" w:hAnsi="Arial"/>
          <w:w w:val="95"/>
        </w:rPr>
        <w:t>as</w:t>
      </w:r>
      <w:r>
        <w:rPr>
          <w:rFonts w:cs="Arial" w:ascii="Arial" w:hAnsi="Arial"/>
          <w:spacing w:val="23"/>
        </w:rPr>
        <w:t xml:space="preserve"> </w:t>
      </w:r>
      <w:r>
        <w:rPr>
          <w:rFonts w:cs="Arial" w:ascii="Arial" w:hAnsi="Arial"/>
          <w:w w:val="95"/>
        </w:rPr>
        <w:t>other</w:t>
      </w:r>
      <w:r>
        <w:rPr>
          <w:rFonts w:cs="Arial" w:ascii="Arial" w:hAnsi="Arial"/>
          <w:spacing w:val="22"/>
        </w:rPr>
        <w:t xml:space="preserve"> </w:t>
      </w:r>
      <w:r>
        <w:rPr>
          <w:rFonts w:cs="Arial" w:ascii="Arial" w:hAnsi="Arial"/>
          <w:w w:val="95"/>
        </w:rPr>
        <w:t>flowering</w:t>
      </w:r>
      <w:r>
        <w:rPr>
          <w:rFonts w:cs="Arial" w:ascii="Arial" w:hAnsi="Arial"/>
          <w:spacing w:val="22"/>
        </w:rPr>
        <w:t xml:space="preserve"> </w:t>
      </w:r>
      <w:r>
        <w:rPr>
          <w:rFonts w:cs="Arial" w:ascii="Arial" w:hAnsi="Arial"/>
          <w:w w:val="95"/>
        </w:rPr>
        <w:t>crop</w:t>
      </w:r>
      <w:r>
        <w:rPr>
          <w:rFonts w:cs="Arial" w:ascii="Arial" w:hAnsi="Arial"/>
          <w:spacing w:val="23"/>
        </w:rPr>
        <w:t xml:space="preserve"> </w:t>
      </w:r>
      <w:r>
        <w:rPr>
          <w:rFonts w:cs="Arial" w:ascii="Arial" w:hAnsi="Arial"/>
          <w:w w:val="95"/>
        </w:rPr>
        <w:t>flowers</w:t>
      </w:r>
      <w:r>
        <w:rPr>
          <w:rFonts w:cs="Arial" w:ascii="Arial" w:hAnsi="Arial"/>
          <w:spacing w:val="22"/>
        </w:rPr>
        <w:t xml:space="preserve"> </w:t>
      </w:r>
      <w:hyperlink w:anchor="_bookmark111">
        <w:r>
          <w:rPr>
            <w:rFonts w:cs="Arial" w:ascii="Arial" w:hAnsi="Arial"/>
            <w:w w:val="95"/>
          </w:rPr>
          <w:t>(Thomson</w:t>
        </w:r>
        <w:r>
          <w:rPr>
            <w:rFonts w:cs="Arial" w:ascii="Arial" w:hAnsi="Arial"/>
            <w:spacing w:val="23"/>
          </w:rPr>
          <w:t xml:space="preserve"> </w:t>
        </w:r>
        <w:r>
          <w:rPr>
            <w:rFonts w:cs="Arial" w:ascii="Arial" w:hAnsi="Arial"/>
            <w:w w:val="95"/>
          </w:rPr>
          <w:t>and</w:t>
        </w:r>
        <w:r>
          <w:rPr>
            <w:rFonts w:cs="Arial" w:ascii="Arial" w:hAnsi="Arial"/>
            <w:spacing w:val="22"/>
          </w:rPr>
          <w:t xml:space="preserve"> </w:t>
        </w:r>
        <w:r>
          <w:rPr>
            <w:rFonts w:cs="Arial" w:ascii="Arial" w:hAnsi="Arial"/>
            <w:w w:val="95"/>
          </w:rPr>
          <w:t>Goodell,</w:t>
        </w:r>
      </w:hyperlink>
      <w:r>
        <w:rPr>
          <w:rFonts w:cs="Arial" w:ascii="Arial" w:hAnsi="Arial"/>
          <w:spacing w:val="23"/>
        </w:rPr>
        <w:t xml:space="preserve"> </w:t>
      </w:r>
      <w:hyperlink w:anchor="_bookmark111">
        <w:r>
          <w:rPr>
            <w:rFonts w:cs="Arial" w:ascii="Arial" w:hAnsi="Arial"/>
            <w:w w:val="95"/>
          </w:rPr>
          <w:t>2001),</w:t>
        </w:r>
      </w:hyperlink>
      <w:r>
        <w:rPr>
          <w:rFonts w:cs="Arial" w:ascii="Arial" w:hAnsi="Arial"/>
          <w:spacing w:val="26"/>
        </w:rPr>
        <w:t xml:space="preserve"> </w:t>
      </w:r>
      <w:r>
        <w:rPr>
          <w:rFonts w:cs="Arial" w:ascii="Arial" w:hAnsi="Arial"/>
          <w:spacing w:val="-5"/>
          <w:w w:val="95"/>
        </w:rPr>
        <w:t>and</w:t>
      </w:r>
      <w:ins w:id="191" w:author="Hoover, Shelley" w:date="2022-09-09T16:44:00Z">
        <w:r>
          <w:rPr>
            <w:rFonts w:cs="Arial" w:ascii="Arial" w:hAnsi="Arial"/>
          </w:rPr>
          <w:t xml:space="preserve"> </w:t>
        </w:r>
      </w:ins>
    </w:p>
    <w:p>
      <w:pPr>
        <w:pStyle w:val="TextBody"/>
        <w:spacing w:lineRule="exact" w:line="402"/>
        <w:ind w:left="120" w:right="1042" w:hanging="0"/>
        <w:jc w:val="both"/>
        <w:pPrChange w:id="0" w:author="Hoover, Shelley" w:date="2022-09-09T16:44:00Z">
          <w:pPr>
            <w:pStyle w:val="Textbody"/>
            <w:jc w:val="both"/>
            <w:ind w:left="120" w:right="1055" w:hanging="0"/>
            <w:spacing w:lineRule="auto" w:line="420" w:before="23" w:after="0"/>
          </w:pPr>
        </w:pPrChange>
        <w:rPr>
          <w:rFonts w:ascii="Arial" w:hAnsi="Arial" w:cs="Arial"/>
        </w:rPr>
      </w:pPr>
      <w:r>
        <w:rPr>
          <w:rFonts w:cs="Arial" w:ascii="Arial" w:hAnsi="Arial"/>
        </w:rPr>
        <w:t>may</w:t>
      </w:r>
      <w:r>
        <w:rPr>
          <w:rFonts w:cs="Arial" w:ascii="Arial" w:hAnsi="Arial"/>
          <w:spacing w:val="-3"/>
        </w:rPr>
        <w:t xml:space="preserve"> </w:t>
      </w:r>
      <w:r>
        <w:rPr>
          <w:rFonts w:cs="Arial" w:ascii="Arial" w:hAnsi="Arial"/>
        </w:rPr>
        <w:t>be</w:t>
      </w:r>
      <w:r>
        <w:rPr>
          <w:rFonts w:cs="Arial" w:ascii="Arial" w:hAnsi="Arial"/>
          <w:spacing w:val="-3"/>
        </w:rPr>
        <w:t xml:space="preserve"> </w:t>
      </w:r>
      <w:r>
        <w:rPr>
          <w:rFonts w:cs="Arial" w:ascii="Arial" w:hAnsi="Arial"/>
        </w:rPr>
        <w:t>due</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HBs</w:t>
      </w:r>
      <w:r>
        <w:rPr>
          <w:rFonts w:cs="Arial" w:ascii="Arial" w:hAnsi="Arial"/>
          <w:spacing w:val="-3"/>
        </w:rPr>
        <w:t xml:space="preserve"> </w:t>
      </w:r>
      <w:r>
        <w:rPr>
          <w:rFonts w:cs="Arial" w:ascii="Arial" w:hAnsi="Arial"/>
        </w:rPr>
        <w:t>avoiding</w:t>
      </w:r>
      <w:r>
        <w:rPr>
          <w:rFonts w:cs="Arial" w:ascii="Arial" w:hAnsi="Arial"/>
          <w:spacing w:val="-3"/>
        </w:rPr>
        <w:t xml:space="preserve"> </w:t>
      </w:r>
      <w:r>
        <w:rPr>
          <w:rFonts w:cs="Arial" w:ascii="Arial" w:hAnsi="Arial"/>
        </w:rPr>
        <w:t>contact</w:t>
      </w:r>
      <w:r>
        <w:rPr>
          <w:rFonts w:cs="Arial" w:ascii="Arial" w:hAnsi="Arial"/>
          <w:spacing w:val="-3"/>
        </w:rPr>
        <w:t xml:space="preserve"> </w:t>
      </w:r>
      <w:r>
        <w:rPr>
          <w:rFonts w:cs="Arial" w:ascii="Arial" w:hAnsi="Arial"/>
        </w:rPr>
        <w:t>with</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stigmas</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increase</w:t>
      </w:r>
      <w:r>
        <w:rPr>
          <w:rFonts w:cs="Arial" w:ascii="Arial" w:hAnsi="Arial"/>
          <w:spacing w:val="-3"/>
        </w:rPr>
        <w:t xml:space="preserve"> </w:t>
      </w:r>
      <w:r>
        <w:rPr>
          <w:rFonts w:cs="Arial" w:ascii="Arial" w:hAnsi="Arial"/>
        </w:rPr>
        <w:t>ease</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access</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nectar, or</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reduce</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amount</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grooming</w:t>
      </w:r>
      <w:r>
        <w:rPr>
          <w:rFonts w:cs="Arial" w:ascii="Arial" w:hAnsi="Arial"/>
          <w:spacing w:val="-3"/>
        </w:rPr>
        <w:t xml:space="preserve"> </w:t>
      </w:r>
      <w:r>
        <w:rPr>
          <w:rFonts w:cs="Arial" w:ascii="Arial" w:hAnsi="Arial"/>
        </w:rPr>
        <w:t>needed</w:t>
      </w:r>
      <w:r>
        <w:rPr>
          <w:rFonts w:cs="Arial" w:ascii="Arial" w:hAnsi="Arial"/>
          <w:spacing w:val="-3"/>
        </w:rPr>
        <w:t xml:space="preserve"> </w:t>
      </w:r>
      <w:r>
        <w:rPr>
          <w:rFonts w:cs="Arial" w:ascii="Arial" w:hAnsi="Arial"/>
        </w:rPr>
        <w:t>during</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nectar</w:t>
      </w:r>
      <w:r>
        <w:rPr>
          <w:rFonts w:cs="Arial" w:ascii="Arial" w:hAnsi="Arial"/>
          <w:spacing w:val="-3"/>
        </w:rPr>
        <w:t xml:space="preserve"> </w:t>
      </w:r>
      <w:r>
        <w:rPr>
          <w:rFonts w:cs="Arial" w:ascii="Arial" w:hAnsi="Arial"/>
        </w:rPr>
        <w:t>foraging</w:t>
      </w:r>
      <w:r>
        <w:rPr>
          <w:rFonts w:cs="Arial" w:ascii="Arial" w:hAnsi="Arial"/>
          <w:spacing w:val="-3"/>
        </w:rPr>
        <w:t xml:space="preserve"> </w:t>
      </w:r>
      <w:r>
        <w:rPr>
          <w:rFonts w:cs="Arial" w:ascii="Arial" w:hAnsi="Arial"/>
        </w:rPr>
        <w:t>bout.</w:t>
      </w:r>
      <w:r>
        <w:rPr>
          <w:rFonts w:cs="Arial" w:ascii="Arial" w:hAnsi="Arial"/>
          <w:spacing w:val="30"/>
        </w:rPr>
        <w:t xml:space="preserve"> </w:t>
      </w:r>
      <w:r>
        <w:rPr>
          <w:rFonts w:cs="Arial" w:ascii="Arial" w:hAnsi="Arial"/>
        </w:rPr>
        <w:t>The</w:t>
      </w:r>
      <w:r>
        <w:rPr>
          <w:rFonts w:cs="Arial" w:ascii="Arial" w:hAnsi="Arial"/>
          <w:spacing w:val="-3"/>
        </w:rPr>
        <w:t xml:space="preserve"> </w:t>
      </w:r>
      <w:r>
        <w:rPr>
          <w:rFonts w:cs="Arial" w:ascii="Arial" w:hAnsi="Arial"/>
        </w:rPr>
        <w:t xml:space="preserve">foragers </w:t>
      </w:r>
      <w:r>
        <w:rPr>
          <w:rFonts w:cs="Arial" w:ascii="Arial" w:hAnsi="Arial"/>
          <w:w w:val="95"/>
        </w:rPr>
        <w:t>who were side-working tended to not switch to top-working (personal observation),</w:t>
      </w:r>
      <w:r>
        <w:rPr>
          <w:rFonts w:cs="Arial" w:ascii="Arial" w:hAnsi="Arial"/>
        </w:rPr>
        <w:t xml:space="preserve"> </w:t>
      </w:r>
      <w:r>
        <w:rPr>
          <w:rFonts w:cs="Arial" w:ascii="Arial" w:hAnsi="Arial"/>
          <w:w w:val="95"/>
        </w:rPr>
        <w:t>so this</w:t>
      </w:r>
      <w:r>
        <w:rPr>
          <w:rFonts w:cs="Arial" w:ascii="Arial" w:hAnsi="Arial"/>
          <w:spacing w:val="80"/>
          <w:w w:val="150"/>
        </w:rPr>
        <w:t xml:space="preserve"> </w:t>
      </w:r>
      <w:r>
        <w:rPr>
          <w:rFonts w:cs="Arial" w:ascii="Arial" w:hAnsi="Arial"/>
          <w:w w:val="95"/>
        </w:rPr>
        <w:t>is likely a consistent individual behaviour (at least in experienced foragers).</w:t>
      </w:r>
      <w:r>
        <w:rPr>
          <w:rFonts w:cs="Arial" w:ascii="Arial" w:hAnsi="Arial"/>
          <w:spacing w:val="32"/>
        </w:rPr>
        <w:t xml:space="preserve"> </w:t>
      </w:r>
      <w:r>
        <w:rPr>
          <w:rFonts w:cs="Arial" w:ascii="Arial" w:hAnsi="Arial"/>
          <w:w w:val="95"/>
        </w:rPr>
        <w:t xml:space="preserve">Taken together, these pieces of evidence suggests that HBs </w:t>
      </w:r>
      <w:del w:id="193" w:author="Hoover, Shelley" w:date="2022-09-09T16:44:00Z">
        <w:r>
          <w:rPr>
            <w:rFonts w:cs="Arial" w:ascii="Arial" w:hAnsi="Arial"/>
            <w:w w:val="95"/>
          </w:rPr>
          <w:delText xml:space="preserve">have </w:delText>
        </w:r>
      </w:del>
      <w:ins w:id="194" w:author="Hoover, Shelley" w:date="2022-09-09T16:44:00Z">
        <w:r>
          <w:rPr>
            <w:rFonts w:cs="Arial" w:ascii="Arial" w:hAnsi="Arial"/>
            <w:w w:val="95"/>
          </w:rPr>
          <w:t xml:space="preserve">offer </w:t>
        </w:r>
      </w:ins>
      <w:r>
        <w:rPr>
          <w:rFonts w:cs="Arial" w:ascii="Arial" w:hAnsi="Arial"/>
          <w:w w:val="95"/>
        </w:rPr>
        <w:t>limited opportunities for pollen transfer in both</w:t>
      </w:r>
      <w:r>
        <w:rPr>
          <w:rFonts w:cs="Arial" w:ascii="Arial" w:hAnsi="Arial"/>
          <w:spacing w:val="-3"/>
          <w:w w:val="95"/>
        </w:rPr>
        <w:t xml:space="preserve"> </w:t>
      </w:r>
      <w:r>
        <w:rPr>
          <w:rFonts w:cs="Arial" w:ascii="Arial" w:hAnsi="Arial"/>
          <w:w w:val="95"/>
        </w:rPr>
        <w:t>commodity</w:t>
      </w:r>
      <w:r>
        <w:rPr>
          <w:rFonts w:cs="Arial" w:ascii="Arial" w:hAnsi="Arial"/>
          <w:spacing w:val="-3"/>
          <w:w w:val="95"/>
        </w:rPr>
        <w:t xml:space="preserve"> </w:t>
      </w:r>
      <w:r>
        <w:rPr>
          <w:rFonts w:cs="Arial" w:ascii="Arial" w:hAnsi="Arial"/>
          <w:w w:val="95"/>
        </w:rPr>
        <w:t>and</w:t>
      </w:r>
      <w:r>
        <w:rPr>
          <w:rFonts w:cs="Arial" w:ascii="Arial" w:hAnsi="Arial"/>
          <w:spacing w:val="-3"/>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as</w:t>
      </w:r>
      <w:r>
        <w:rPr>
          <w:rFonts w:cs="Arial" w:ascii="Arial" w:hAnsi="Arial"/>
          <w:spacing w:val="-3"/>
          <w:w w:val="95"/>
        </w:rPr>
        <w:t xml:space="preserve"> </w:t>
      </w:r>
      <w:r>
        <w:rPr>
          <w:rFonts w:cs="Arial" w:ascii="Arial" w:hAnsi="Arial"/>
          <w:w w:val="95"/>
        </w:rPr>
        <w:t>they</w:t>
      </w:r>
      <w:r>
        <w:rPr>
          <w:rFonts w:cs="Arial" w:ascii="Arial" w:hAnsi="Arial"/>
          <w:spacing w:val="-3"/>
          <w:w w:val="95"/>
        </w:rPr>
        <w:t xml:space="preserve"> </w:t>
      </w:r>
      <w:r>
        <w:rPr>
          <w:rFonts w:cs="Arial" w:ascii="Arial" w:hAnsi="Arial"/>
          <w:w w:val="95"/>
        </w:rPr>
        <w:t>commonly</w:t>
      </w:r>
      <w:r>
        <w:rPr>
          <w:rFonts w:cs="Arial" w:ascii="Arial" w:hAnsi="Arial"/>
          <w:spacing w:val="-3"/>
          <w:w w:val="95"/>
        </w:rPr>
        <w:t xml:space="preserve"> </w:t>
      </w:r>
      <w:r>
        <w:rPr>
          <w:rFonts w:cs="Arial" w:ascii="Arial" w:hAnsi="Arial"/>
          <w:w w:val="95"/>
        </w:rPr>
        <w:t>engage</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side-working</w:t>
      </w:r>
      <w:r>
        <w:rPr>
          <w:rFonts w:cs="Arial" w:ascii="Arial" w:hAnsi="Arial"/>
          <w:spacing w:val="-3"/>
          <w:w w:val="95"/>
        </w:rPr>
        <w:t xml:space="preserve"> </w:t>
      </w:r>
      <w:r>
        <w:rPr>
          <w:rFonts w:cs="Arial" w:ascii="Arial" w:hAnsi="Arial"/>
          <w:w w:val="95"/>
        </w:rPr>
        <w:t>behaviour</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 xml:space="preserve">both </w:t>
      </w:r>
      <w:r>
        <w:rPr>
          <w:rFonts w:cs="Arial" w:ascii="Arial" w:hAnsi="Arial"/>
        </w:rPr>
        <w:t>field</w:t>
      </w:r>
      <w:r>
        <w:rPr>
          <w:rFonts w:cs="Arial" w:ascii="Arial" w:hAnsi="Arial"/>
          <w:spacing w:val="-8"/>
        </w:rPr>
        <w:t xml:space="preserve"> </w:t>
      </w:r>
      <w:r>
        <w:rPr>
          <w:rFonts w:cs="Arial" w:ascii="Arial" w:hAnsi="Arial"/>
        </w:rPr>
        <w:t>types,</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pollen</w:t>
      </w:r>
      <w:r>
        <w:rPr>
          <w:rFonts w:cs="Arial" w:ascii="Arial" w:hAnsi="Arial"/>
          <w:spacing w:val="-8"/>
        </w:rPr>
        <w:t xml:space="preserve"> </w:t>
      </w:r>
      <w:r>
        <w:rPr>
          <w:rFonts w:cs="Arial" w:ascii="Arial" w:hAnsi="Arial"/>
        </w:rPr>
        <w:t>foragers</w:t>
      </w:r>
      <w:r>
        <w:rPr>
          <w:rFonts w:cs="Arial" w:ascii="Arial" w:hAnsi="Arial"/>
          <w:spacing w:val="-7"/>
        </w:rPr>
        <w:t xml:space="preserve"> </w:t>
      </w:r>
      <w:r>
        <w:rPr>
          <w:rFonts w:cs="Arial" w:ascii="Arial" w:hAnsi="Arial"/>
        </w:rPr>
        <w:t>typically</w:t>
      </w:r>
      <w:r>
        <w:rPr>
          <w:rFonts w:cs="Arial" w:ascii="Arial" w:hAnsi="Arial"/>
          <w:spacing w:val="-7"/>
        </w:rPr>
        <w:t xml:space="preserve"> </w:t>
      </w:r>
      <w:r>
        <w:rPr>
          <w:rFonts w:cs="Arial" w:ascii="Arial" w:hAnsi="Arial"/>
        </w:rPr>
        <w:t>avoid</w:t>
      </w:r>
      <w:r>
        <w:rPr>
          <w:rFonts w:cs="Arial" w:ascii="Arial" w:hAnsi="Arial"/>
          <w:spacing w:val="-7"/>
        </w:rPr>
        <w:t xml:space="preserve"> </w:t>
      </w:r>
      <w:r>
        <w:rPr>
          <w:rFonts w:cs="Arial" w:ascii="Arial" w:hAnsi="Arial"/>
        </w:rPr>
        <w:t>female</w:t>
      </w:r>
      <w:r>
        <w:rPr>
          <w:rFonts w:cs="Arial" w:ascii="Arial" w:hAnsi="Arial"/>
          <w:spacing w:val="-8"/>
        </w:rPr>
        <w:t xml:space="preserve"> </w:t>
      </w:r>
      <w:r>
        <w:rPr>
          <w:rFonts w:cs="Arial" w:ascii="Arial" w:hAnsi="Arial"/>
        </w:rPr>
        <w:t>bays</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seed</w:t>
      </w:r>
      <w:r>
        <w:rPr>
          <w:rFonts w:cs="Arial" w:ascii="Arial" w:hAnsi="Arial"/>
          <w:spacing w:val="-7"/>
        </w:rPr>
        <w:t xml:space="preserve"> </w:t>
      </w:r>
      <w:r>
        <w:rPr>
          <w:rFonts w:cs="Arial" w:ascii="Arial" w:hAnsi="Arial"/>
        </w:rPr>
        <w:t>canola</w:t>
      </w:r>
      <w:r>
        <w:rPr>
          <w:rFonts w:cs="Arial" w:ascii="Arial" w:hAnsi="Arial"/>
          <w:spacing w:val="-8"/>
        </w:rPr>
        <w:t xml:space="preserve"> </w:t>
      </w:r>
      <w:r>
        <w:rPr>
          <w:rFonts w:cs="Arial" w:ascii="Arial" w:hAnsi="Arial"/>
        </w:rPr>
        <w:t>fields.</w:t>
      </w:r>
    </w:p>
    <w:p>
      <w:pPr>
        <w:pStyle w:val="TextBody"/>
        <w:spacing w:before="10" w:after="0"/>
        <w:rPr>
          <w:rFonts w:ascii="Arial" w:hAnsi="Arial" w:cs="Arial"/>
          <w:sz w:val="34"/>
        </w:rPr>
      </w:pPr>
      <w:r>
        <w:rPr>
          <w:rFonts w:cs="Arial" w:ascii="Arial" w:hAnsi="Arial"/>
          <w:sz w:val="34"/>
        </w:rPr>
      </w:r>
    </w:p>
    <w:p>
      <w:pPr>
        <w:pStyle w:val="Heading2"/>
        <w:spacing w:before="1" w:after="0"/>
        <w:jc w:val="both"/>
        <w:rPr>
          <w:rFonts w:ascii="Arial" w:hAnsi="Arial" w:cs="Arial"/>
        </w:rPr>
      </w:pPr>
      <w:r>
        <w:rPr>
          <w:rFonts w:cs="Arial" w:ascii="Arial" w:hAnsi="Arial"/>
          <w:spacing w:val="-2"/>
        </w:rPr>
        <w:t>Pollen</w:t>
      </w:r>
      <w:r>
        <w:rPr>
          <w:rFonts w:cs="Arial" w:ascii="Arial" w:hAnsi="Arial"/>
          <w:spacing w:val="-14"/>
        </w:rPr>
        <w:t xml:space="preserve"> </w:t>
      </w:r>
      <w:r>
        <w:rPr>
          <w:rFonts w:cs="Arial" w:ascii="Arial" w:hAnsi="Arial"/>
          <w:spacing w:val="-2"/>
        </w:rPr>
        <w:t>deposition</w:t>
      </w:r>
    </w:p>
    <w:p>
      <w:pPr>
        <w:pStyle w:val="TextBody"/>
        <w:spacing w:lineRule="exact" w:line="478" w:before="192" w:after="0"/>
        <w:ind w:left="119" w:right="1054" w:hanging="0"/>
        <w:jc w:val="both"/>
        <w:rPr>
          <w:rFonts w:ascii="Arial" w:hAnsi="Arial" w:cs="Arial"/>
          <w:spacing w:val="-5"/>
          <w:w w:val="95"/>
          <w:del w:id="198" w:author="Hoover, Shelley" w:date="2022-09-09T16:48:00Z"/>
        </w:rPr>
      </w:pPr>
      <w:r>
        <w:rPr>
          <w:rFonts w:cs="Arial" w:ascii="Arial" w:hAnsi="Arial"/>
        </w:rPr>
        <w:t>HB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did</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increase</w:t>
      </w:r>
      <w:r>
        <w:rPr>
          <w:rFonts w:cs="Arial" w:ascii="Arial" w:hAnsi="Arial"/>
          <w:spacing w:val="-2"/>
        </w:rPr>
        <w:t xml:space="preserve"> </w:t>
      </w:r>
      <w:r>
        <w:rPr>
          <w:rFonts w:cs="Arial" w:ascii="Arial" w:hAnsi="Arial"/>
        </w:rPr>
        <w:t>pollen</w:t>
      </w:r>
      <w:r>
        <w:rPr>
          <w:rFonts w:cs="Arial" w:ascii="Arial" w:hAnsi="Arial"/>
          <w:spacing w:val="-2"/>
        </w:rPr>
        <w:t xml:space="preserve"> </w:t>
      </w:r>
      <w:r>
        <w:rPr>
          <w:rFonts w:cs="Arial" w:ascii="Arial" w:hAnsi="Arial"/>
        </w:rPr>
        <w:t>deposition</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commodity</w:t>
      </w:r>
      <w:r>
        <w:rPr>
          <w:rFonts w:cs="Arial" w:ascii="Arial" w:hAnsi="Arial"/>
          <w:spacing w:val="-2"/>
        </w:rPr>
        <w:t xml:space="preserve"> </w:t>
      </w:r>
      <w:r>
        <w:rPr>
          <w:rFonts w:cs="Arial" w:ascii="Arial" w:hAnsi="Arial"/>
        </w:rPr>
        <w:t>canola</w:t>
      </w:r>
      <w:r>
        <w:rPr>
          <w:rFonts w:cs="Arial" w:ascii="Arial" w:hAnsi="Arial"/>
          <w:spacing w:val="-2"/>
        </w:rPr>
        <w:t xml:space="preserve"> </w:t>
      </w:r>
      <w:r>
        <w:rPr>
          <w:rFonts w:cs="Arial" w:ascii="Arial" w:hAnsi="Arial"/>
        </w:rPr>
        <w:t>fields</w:t>
      </w:r>
      <w:r>
        <w:rPr>
          <w:rFonts w:cs="Arial" w:ascii="Arial" w:hAnsi="Arial"/>
          <w:spacing w:val="-2"/>
        </w:rPr>
        <w:t xml:space="preserve"> </w:t>
      </w:r>
      <w:r>
        <w:rPr>
          <w:rFonts w:cs="Arial" w:ascii="Arial" w:hAnsi="Arial"/>
        </w:rPr>
        <w:t>compared</w:t>
      </w:r>
      <w:r>
        <w:rPr>
          <w:rFonts w:cs="Arial" w:ascii="Arial" w:hAnsi="Arial"/>
          <w:spacing w:val="-2"/>
        </w:rPr>
        <w:t xml:space="preserve"> </w:t>
      </w:r>
      <w:r>
        <w:rPr>
          <w:rFonts w:cs="Arial" w:ascii="Arial" w:hAnsi="Arial"/>
        </w:rPr>
        <w:t>to unstocked</w:t>
      </w:r>
      <w:r>
        <w:rPr>
          <w:rFonts w:cs="Arial" w:ascii="Arial" w:hAnsi="Arial"/>
          <w:spacing w:val="-12"/>
        </w:rPr>
        <w:t xml:space="preserve"> </w:t>
      </w:r>
      <w:r>
        <w:rPr>
          <w:rFonts w:cs="Arial" w:ascii="Arial" w:hAnsi="Arial"/>
        </w:rPr>
        <w:t>fields,</w:t>
      </w:r>
      <w:r>
        <w:rPr>
          <w:rFonts w:cs="Arial" w:ascii="Arial" w:hAnsi="Arial"/>
          <w:spacing w:val="-10"/>
        </w:rPr>
        <w:t xml:space="preserve"> </w:t>
      </w:r>
      <w:r>
        <w:rPr>
          <w:rFonts w:cs="Arial" w:ascii="Arial" w:hAnsi="Arial"/>
        </w:rPr>
        <w:t>meaning</w:t>
      </w:r>
      <w:r>
        <w:rPr>
          <w:rFonts w:cs="Arial" w:ascii="Arial" w:hAnsi="Arial"/>
          <w:spacing w:val="-12"/>
        </w:rPr>
        <w:t xml:space="preserve"> </w:t>
      </w:r>
      <w:r>
        <w:rPr>
          <w:rFonts w:cs="Arial" w:ascii="Arial" w:hAnsi="Arial"/>
        </w:rPr>
        <w:t>that</w:t>
      </w:r>
      <w:r>
        <w:rPr>
          <w:rFonts w:cs="Arial" w:ascii="Arial" w:hAnsi="Arial"/>
          <w:spacing w:val="-12"/>
        </w:rPr>
        <w:t xml:space="preserve"> </w:t>
      </w:r>
      <w:r>
        <w:rPr>
          <w:rFonts w:cs="Arial" w:ascii="Arial" w:hAnsi="Arial"/>
        </w:rPr>
        <w:t>wind</w:t>
      </w:r>
      <w:r>
        <w:rPr>
          <w:rFonts w:cs="Arial" w:ascii="Arial" w:hAnsi="Arial"/>
          <w:spacing w:val="-12"/>
        </w:rPr>
        <w:t xml:space="preserve"> </w:t>
      </w:r>
      <w:r>
        <w:rPr>
          <w:rFonts w:cs="Arial" w:ascii="Arial" w:hAnsi="Arial"/>
        </w:rPr>
        <w:t>and/or</w:t>
      </w:r>
      <w:r>
        <w:rPr>
          <w:rFonts w:cs="Arial" w:ascii="Arial" w:hAnsi="Arial"/>
          <w:spacing w:val="-12"/>
        </w:rPr>
        <w:t xml:space="preserve"> </w:t>
      </w:r>
      <w:r>
        <w:rPr>
          <w:rFonts w:cs="Arial" w:ascii="Arial" w:hAnsi="Arial"/>
        </w:rPr>
        <w:t>self-pollination</w:t>
      </w:r>
      <w:r>
        <w:rPr>
          <w:rFonts w:cs="Arial" w:ascii="Arial" w:hAnsi="Arial"/>
          <w:spacing w:val="-12"/>
        </w:rPr>
        <w:t xml:space="preserve"> </w:t>
      </w:r>
      <w:r>
        <w:rPr>
          <w:rFonts w:cs="Arial" w:ascii="Arial" w:hAnsi="Arial"/>
        </w:rPr>
        <w:t>are</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likely</w:t>
      </w:r>
      <w:r>
        <w:rPr>
          <w:rFonts w:cs="Arial" w:ascii="Arial" w:hAnsi="Arial"/>
          <w:spacing w:val="-12"/>
        </w:rPr>
        <w:t xml:space="preserve"> </w:t>
      </w:r>
      <w:r>
        <w:rPr>
          <w:rFonts w:cs="Arial" w:ascii="Arial" w:hAnsi="Arial"/>
        </w:rPr>
        <w:t>agents</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 xml:space="preserve">pollen </w:t>
      </w:r>
      <w:commentRangeStart w:id="34"/>
      <w:r>
        <w:rPr>
          <w:rFonts w:cs="Arial" w:ascii="Arial" w:hAnsi="Arial"/>
        </w:rPr>
        <w:t>transfer</w:t>
      </w:r>
      <w:r>
        <w:rPr>
          <w:rFonts w:cs="Arial" w:ascii="Arial" w:hAnsi="Arial"/>
        </w:rPr>
      </w:r>
      <w:commentRangeEnd w:id="34"/>
      <w:r>
        <w:commentReference w:id="34"/>
      </w:r>
      <w:r>
        <w:rPr>
          <w:rFonts w:cs="Arial" w:ascii="Arial" w:hAnsi="Arial"/>
        </w:rPr>
        <w:t>.</w:t>
      </w:r>
      <w:r>
        <w:rPr>
          <w:rFonts w:cs="Arial" w:ascii="Arial" w:hAnsi="Arial"/>
          <w:spacing w:val="29"/>
        </w:rPr>
        <w:t xml:space="preserve"> </w:t>
      </w:r>
      <w:r>
        <w:rPr>
          <w:rFonts w:cs="Arial" w:ascii="Arial" w:hAnsi="Arial"/>
        </w:rPr>
        <w:t>The</w:t>
      </w:r>
      <w:r>
        <w:rPr>
          <w:rFonts w:cs="Arial" w:ascii="Arial" w:hAnsi="Arial"/>
          <w:spacing w:val="-2"/>
        </w:rPr>
        <w:t xml:space="preserve"> </w:t>
      </w:r>
      <w:r>
        <w:rPr>
          <w:rFonts w:cs="Arial" w:ascii="Arial" w:hAnsi="Arial"/>
        </w:rPr>
        <w:t>stigmas</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flowers</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i/>
        </w:rPr>
        <w:t xml:space="preserve">Brassica </w:t>
      </w:r>
      <w:r>
        <w:rPr>
          <w:rFonts w:cs="Arial" w:ascii="Arial" w:hAnsi="Arial"/>
        </w:rPr>
        <w:t>are</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aligned</w:t>
      </w:r>
      <w:r>
        <w:rPr>
          <w:rFonts w:cs="Arial" w:ascii="Arial" w:hAnsi="Arial"/>
          <w:spacing w:val="-2"/>
        </w:rPr>
        <w:t xml:space="preserve"> </w:t>
      </w:r>
      <w:r>
        <w:rPr>
          <w:rFonts w:cs="Arial" w:ascii="Arial" w:hAnsi="Arial"/>
        </w:rPr>
        <w:t>for</w:t>
      </w:r>
      <w:r>
        <w:rPr>
          <w:rFonts w:cs="Arial" w:ascii="Arial" w:hAnsi="Arial"/>
          <w:spacing w:val="-2"/>
        </w:rPr>
        <w:t xml:space="preserve"> </w:t>
      </w:r>
      <w:r>
        <w:rPr>
          <w:rFonts w:cs="Arial" w:ascii="Arial" w:hAnsi="Arial"/>
        </w:rPr>
        <w:t>dispersal</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 xml:space="preserve">deposition </w:t>
      </w:r>
      <w:r>
        <w:rPr>
          <w:rFonts w:cs="Arial" w:ascii="Arial" w:hAnsi="Arial"/>
          <w:w w:val="95"/>
        </w:rPr>
        <w:t xml:space="preserve">from the wind, so cross-pollination likely occurs mainly via insects </w:t>
      </w:r>
      <w:hyperlink w:anchor="_bookmark73">
        <w:r>
          <w:rPr>
            <w:rFonts w:cs="Arial" w:ascii="Arial" w:hAnsi="Arial"/>
            <w:w w:val="95"/>
          </w:rPr>
          <w:t>(Mesquida and Renard,</w:t>
        </w:r>
      </w:hyperlink>
      <w:r>
        <w:rPr>
          <w:rFonts w:cs="Arial" w:ascii="Arial" w:hAnsi="Arial"/>
          <w:w w:val="95"/>
        </w:rPr>
        <w:t xml:space="preserve"> </w:t>
      </w:r>
      <w:hyperlink w:anchor="_bookmark73">
        <w:r>
          <w:rPr>
            <w:rFonts w:cs="Arial" w:ascii="Arial" w:hAnsi="Arial"/>
          </w:rPr>
          <w:t>1982;</w:t>
        </w:r>
      </w:hyperlink>
      <w:r>
        <w:rPr>
          <w:rFonts w:cs="Arial" w:ascii="Arial" w:hAnsi="Arial"/>
          <w:spacing w:val="-15"/>
        </w:rPr>
        <w:t xml:space="preserve"> </w:t>
      </w:r>
      <w:hyperlink w:anchor="_bookmark25">
        <w:r>
          <w:rPr>
            <w:rFonts w:cs="Arial" w:ascii="Arial" w:hAnsi="Arial"/>
          </w:rPr>
          <w:t>Cresswell</w:t>
        </w:r>
        <w:r>
          <w:rPr>
            <w:rFonts w:cs="Arial" w:ascii="Arial" w:hAnsi="Arial"/>
            <w:spacing w:val="-14"/>
          </w:rPr>
          <w:t xml:space="preserve"> </w:t>
        </w:r>
        <w:r>
          <w:rPr>
            <w:rFonts w:cs="Arial" w:ascii="Arial" w:hAnsi="Arial"/>
          </w:rPr>
          <w:t>et</w:t>
        </w:r>
        <w:r>
          <w:rPr>
            <w:rFonts w:cs="Arial" w:ascii="Arial" w:hAnsi="Arial"/>
            <w:spacing w:val="-15"/>
          </w:rPr>
          <w:t xml:space="preserve"> </w:t>
        </w:r>
        <w:r>
          <w:rPr>
            <w:rFonts w:cs="Arial" w:ascii="Arial" w:hAnsi="Arial"/>
          </w:rPr>
          <w:t>al.,</w:t>
        </w:r>
      </w:hyperlink>
      <w:r>
        <w:rPr>
          <w:rFonts w:cs="Arial" w:ascii="Arial" w:hAnsi="Arial"/>
          <w:spacing w:val="-14"/>
        </w:rPr>
        <w:t xml:space="preserve"> </w:t>
      </w:r>
      <w:hyperlink w:anchor="_bookmark25">
        <w:r>
          <w:rPr>
            <w:rFonts w:cs="Arial" w:ascii="Arial" w:hAnsi="Arial"/>
          </w:rPr>
          <w:t>2004).</w:t>
        </w:r>
      </w:hyperlink>
      <w:r>
        <w:rPr>
          <w:rFonts w:cs="Arial" w:ascii="Arial" w:hAnsi="Arial"/>
          <w:spacing w:val="10"/>
        </w:rPr>
        <w:t xml:space="preserve"> </w:t>
      </w:r>
      <w:r>
        <w:rPr>
          <w:rFonts w:cs="Arial" w:ascii="Arial" w:hAnsi="Arial"/>
        </w:rPr>
        <w:t>However,</w:t>
      </w:r>
      <w:r>
        <w:rPr>
          <w:rFonts w:cs="Arial" w:ascii="Arial" w:hAnsi="Arial"/>
          <w:spacing w:val="-12"/>
        </w:rPr>
        <w:t xml:space="preserve"> </w:t>
      </w:r>
      <w:r>
        <w:rPr>
          <w:rFonts w:cs="Arial" w:ascii="Arial" w:hAnsi="Arial"/>
        </w:rPr>
        <w:t>wind-induced</w:t>
      </w:r>
      <w:r>
        <w:rPr>
          <w:rFonts w:cs="Arial" w:ascii="Arial" w:hAnsi="Arial"/>
          <w:spacing w:val="-15"/>
        </w:rPr>
        <w:t xml:space="preserve"> </w:t>
      </w:r>
      <w:r>
        <w:rPr>
          <w:rFonts w:cs="Arial" w:ascii="Arial" w:hAnsi="Arial"/>
        </w:rPr>
        <w:t>self-pollination</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shaking)</w:t>
      </w:r>
      <w:r>
        <w:rPr>
          <w:rFonts w:cs="Arial" w:ascii="Arial" w:hAnsi="Arial"/>
          <w:spacing w:val="-14"/>
        </w:rPr>
        <w:t xml:space="preserve"> </w:t>
      </w:r>
      <w:r>
        <w:rPr>
          <w:rFonts w:cs="Arial" w:ascii="Arial" w:hAnsi="Arial"/>
        </w:rPr>
        <w:t>can increase</w:t>
      </w:r>
      <w:r>
        <w:rPr>
          <w:rFonts w:cs="Arial" w:ascii="Arial" w:hAnsi="Arial"/>
          <w:spacing w:val="-7"/>
        </w:rPr>
        <w:t xml:space="preserve"> </w:t>
      </w:r>
      <w:r>
        <w:rPr>
          <w:rFonts w:cs="Arial" w:ascii="Arial" w:hAnsi="Arial"/>
        </w:rPr>
        <w:t>yield</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i/>
        </w:rPr>
        <w:t xml:space="preserve">Brassica </w:t>
      </w:r>
      <w:hyperlink w:anchor="_bookmark116">
        <w:r>
          <w:rPr>
            <w:rFonts w:cs="Arial" w:ascii="Arial" w:hAnsi="Arial"/>
          </w:rPr>
          <w:t>(Williams</w:t>
        </w:r>
        <w:r>
          <w:rPr>
            <w:rFonts w:cs="Arial" w:ascii="Arial" w:hAnsi="Arial"/>
            <w:spacing w:val="-7"/>
          </w:rPr>
          <w:t xml:space="preserve"> </w:t>
        </w:r>
        <w:r>
          <w:rPr>
            <w:rFonts w:cs="Arial" w:ascii="Arial" w:hAnsi="Arial"/>
          </w:rPr>
          <w:t>et</w:t>
        </w:r>
        <w:r>
          <w:rPr>
            <w:rFonts w:cs="Arial" w:ascii="Arial" w:hAnsi="Arial"/>
            <w:spacing w:val="-7"/>
          </w:rPr>
          <w:t xml:space="preserve"> </w:t>
        </w:r>
        <w:r>
          <w:rPr>
            <w:rFonts w:cs="Arial" w:ascii="Arial" w:hAnsi="Arial"/>
          </w:rPr>
          <w:t>al.,</w:t>
        </w:r>
      </w:hyperlink>
      <w:r>
        <w:rPr>
          <w:rFonts w:cs="Arial" w:ascii="Arial" w:hAnsi="Arial"/>
          <w:spacing w:val="-7"/>
        </w:rPr>
        <w:t xml:space="preserve"> </w:t>
      </w:r>
      <w:hyperlink w:anchor="_bookmark116">
        <w:r>
          <w:rPr>
            <w:rFonts w:cs="Arial" w:ascii="Arial" w:hAnsi="Arial"/>
          </w:rPr>
          <w:t>1986;</w:t>
        </w:r>
      </w:hyperlink>
      <w:r>
        <w:rPr>
          <w:rFonts w:cs="Arial" w:ascii="Arial" w:hAnsi="Arial"/>
          <w:spacing w:val="-7"/>
        </w:rPr>
        <w:t xml:space="preserve"> </w:t>
      </w:r>
      <w:hyperlink w:anchor="_bookmark74">
        <w:r>
          <w:rPr>
            <w:rFonts w:cs="Arial" w:ascii="Arial" w:hAnsi="Arial"/>
          </w:rPr>
          <w:t>Mesquida</w:t>
        </w:r>
        <w:r>
          <w:rPr>
            <w:rFonts w:cs="Arial" w:ascii="Arial" w:hAnsi="Arial"/>
            <w:spacing w:val="-7"/>
          </w:rPr>
          <w:t xml:space="preserve"> </w:t>
        </w:r>
        <w:r>
          <w:rPr>
            <w:rFonts w:cs="Arial" w:ascii="Arial" w:hAnsi="Arial"/>
          </w:rPr>
          <w:t>et</w:t>
        </w:r>
        <w:r>
          <w:rPr>
            <w:rFonts w:cs="Arial" w:ascii="Arial" w:hAnsi="Arial"/>
            <w:spacing w:val="-7"/>
          </w:rPr>
          <w:t xml:space="preserve"> </w:t>
        </w:r>
        <w:r>
          <w:rPr>
            <w:rFonts w:cs="Arial" w:ascii="Arial" w:hAnsi="Arial"/>
          </w:rPr>
          <w:t>al.,</w:t>
        </w:r>
      </w:hyperlink>
      <w:r>
        <w:rPr>
          <w:rFonts w:cs="Arial" w:ascii="Arial" w:hAnsi="Arial"/>
          <w:spacing w:val="-7"/>
        </w:rPr>
        <w:t xml:space="preserve"> </w:t>
      </w:r>
      <w:hyperlink w:anchor="_bookmark74">
        <w:r>
          <w:rPr>
            <w:rFonts w:cs="Arial" w:ascii="Arial" w:hAnsi="Arial"/>
          </w:rPr>
          <w:t>1988),</w:t>
        </w:r>
      </w:hyperlink>
      <w:r>
        <w:rPr>
          <w:rFonts w:cs="Arial" w:ascii="Arial" w:hAnsi="Arial"/>
          <w:spacing w:val="-6"/>
        </w:rPr>
        <w:t xml:space="preserve"> </w:t>
      </w:r>
      <w:r>
        <w:rPr>
          <w:rFonts w:cs="Arial" w:ascii="Arial" w:hAnsi="Arial"/>
        </w:rPr>
        <w:t>and</w:t>
      </w:r>
      <w:r>
        <w:rPr>
          <w:rFonts w:cs="Arial" w:ascii="Arial" w:hAnsi="Arial"/>
          <w:spacing w:val="-7"/>
        </w:rPr>
        <w:t xml:space="preserve"> </w:t>
      </w:r>
      <w:r>
        <w:rPr>
          <w:rFonts w:cs="Arial" w:ascii="Arial" w:hAnsi="Arial"/>
        </w:rPr>
        <w:t>fields</w:t>
      </w:r>
      <w:r>
        <w:rPr>
          <w:rFonts w:cs="Arial" w:ascii="Arial" w:hAnsi="Arial"/>
          <w:spacing w:val="-7"/>
        </w:rPr>
        <w:t xml:space="preserve"> </w:t>
      </w:r>
      <w:r>
        <w:rPr>
          <w:rFonts w:cs="Arial" w:ascii="Arial" w:hAnsi="Arial"/>
        </w:rPr>
        <w:t xml:space="preserve">without bee pollination have outcrossing rates of about 20% within the field </w:t>
      </w:r>
      <w:hyperlink w:anchor="_bookmark91">
        <w:r>
          <w:rPr>
            <w:rFonts w:cs="Arial" w:ascii="Arial" w:hAnsi="Arial"/>
          </w:rPr>
          <w:t>(Rakow and Woods,</w:t>
        </w:r>
      </w:hyperlink>
      <w:r>
        <w:rPr>
          <w:rFonts w:cs="Arial" w:ascii="Arial" w:hAnsi="Arial"/>
        </w:rPr>
        <w:t xml:space="preserve"> </w:t>
      </w:r>
      <w:hyperlink w:anchor="_bookmark91">
        <w:r>
          <w:rPr>
            <w:rFonts w:cs="Arial" w:ascii="Arial" w:hAnsi="Arial"/>
          </w:rPr>
          <w:t>1987;</w:t>
        </w:r>
      </w:hyperlink>
      <w:r>
        <w:rPr>
          <w:rFonts w:cs="Arial" w:ascii="Arial" w:hAnsi="Arial"/>
        </w:rPr>
        <w:t xml:space="preserve"> </w:t>
      </w:r>
      <w:hyperlink w:anchor="_bookmark14">
        <w:r>
          <w:rPr>
            <w:rFonts w:cs="Arial" w:ascii="Arial" w:hAnsi="Arial"/>
          </w:rPr>
          <w:t>Becker et al.,</w:t>
        </w:r>
      </w:hyperlink>
      <w:r>
        <w:rPr>
          <w:rFonts w:cs="Arial" w:ascii="Arial" w:hAnsi="Arial"/>
        </w:rPr>
        <w:t xml:space="preserve"> </w:t>
      </w:r>
      <w:hyperlink w:anchor="_bookmark14">
        <w:r>
          <w:rPr>
            <w:rFonts w:cs="Arial" w:ascii="Arial" w:hAnsi="Arial"/>
          </w:rPr>
          <w:t>1992).</w:t>
        </w:r>
      </w:hyperlink>
      <w:r>
        <w:rPr>
          <w:rFonts w:cs="Arial" w:ascii="Arial" w:hAnsi="Arial"/>
          <w:spacing w:val="40"/>
        </w:rPr>
        <w:t xml:space="preserve"> </w:t>
      </w:r>
      <w:r>
        <w:rPr>
          <w:rFonts w:cs="Arial" w:ascii="Arial" w:hAnsi="Arial"/>
        </w:rPr>
        <w:t xml:space="preserve">HBs can assist in deposition of self-pollen, as </w:t>
      </w:r>
      <w:hyperlink w:anchor="_bookmark8">
        <w:r>
          <w:rPr>
            <w:rFonts w:cs="Arial" w:ascii="Arial" w:hAnsi="Arial"/>
          </w:rPr>
          <w:t>Ali et al.</w:t>
        </w:r>
      </w:hyperlink>
      <w:r>
        <w:rPr>
          <w:rFonts w:cs="Arial" w:ascii="Arial" w:hAnsi="Arial"/>
        </w:rPr>
        <w:t xml:space="preserve"> </w:t>
      </w:r>
      <w:hyperlink w:anchor="_bookmark8">
        <w:r>
          <w:rPr>
            <w:rFonts w:cs="Arial" w:ascii="Arial" w:hAnsi="Arial"/>
          </w:rPr>
          <w:t>(2011)</w:t>
        </w:r>
      </w:hyperlink>
      <w:r>
        <w:rPr>
          <w:rFonts w:cs="Arial" w:ascii="Arial" w:hAnsi="Arial"/>
        </w:rPr>
        <w:t xml:space="preserve"> found</w:t>
      </w:r>
      <w:r>
        <w:rPr>
          <w:rFonts w:cs="Arial" w:ascii="Arial" w:hAnsi="Arial"/>
          <w:spacing w:val="-3"/>
        </w:rPr>
        <w:t xml:space="preserve"> </w:t>
      </w:r>
      <w:r>
        <w:rPr>
          <w:rFonts w:cs="Arial" w:ascii="Arial" w:hAnsi="Arial"/>
        </w:rPr>
        <w:t>that</w:t>
      </w:r>
      <w:r>
        <w:rPr>
          <w:rFonts w:cs="Arial" w:ascii="Arial" w:hAnsi="Arial"/>
          <w:spacing w:val="-4"/>
        </w:rPr>
        <w:t xml:space="preserve"> </w:t>
      </w:r>
      <w:r>
        <w:rPr>
          <w:rFonts w:cs="Arial" w:ascii="Arial" w:hAnsi="Arial"/>
          <w:i/>
        </w:rPr>
        <w:t>Apis</w:t>
      </w:r>
      <w:r>
        <w:rPr>
          <w:rFonts w:cs="Arial" w:ascii="Arial" w:hAnsi="Arial"/>
          <w:i/>
          <w:spacing w:val="-2"/>
        </w:rPr>
        <w:t xml:space="preserve"> </w:t>
      </w:r>
      <w:r>
        <w:rPr>
          <w:rFonts w:cs="Arial" w:ascii="Arial" w:hAnsi="Arial"/>
          <w:i/>
        </w:rPr>
        <w:t xml:space="preserve">dorsata </w:t>
      </w:r>
      <w:r>
        <w:rPr>
          <w:rFonts w:cs="Arial" w:ascii="Arial" w:hAnsi="Arial"/>
        </w:rPr>
        <w:t>and</w:t>
      </w:r>
      <w:r>
        <w:rPr>
          <w:rFonts w:cs="Arial" w:ascii="Arial" w:hAnsi="Arial"/>
          <w:spacing w:val="-3"/>
        </w:rPr>
        <w:t xml:space="preserve"> </w:t>
      </w:r>
      <w:r>
        <w:rPr>
          <w:rFonts w:cs="Arial" w:ascii="Arial" w:hAnsi="Arial"/>
          <w:i/>
        </w:rPr>
        <w:t>Apis</w:t>
      </w:r>
      <w:r>
        <w:rPr>
          <w:rFonts w:cs="Arial" w:ascii="Arial" w:hAnsi="Arial"/>
          <w:i/>
          <w:spacing w:val="-2"/>
        </w:rPr>
        <w:t xml:space="preserve"> </w:t>
      </w:r>
      <w:r>
        <w:rPr>
          <w:rFonts w:cs="Arial" w:ascii="Arial" w:hAnsi="Arial"/>
          <w:i/>
        </w:rPr>
        <w:t xml:space="preserve">florea </w:t>
      </w:r>
      <w:r>
        <w:rPr>
          <w:rFonts w:cs="Arial" w:ascii="Arial" w:hAnsi="Arial"/>
        </w:rPr>
        <w:t>can</w:t>
      </w:r>
      <w:r>
        <w:rPr>
          <w:rFonts w:cs="Arial" w:ascii="Arial" w:hAnsi="Arial"/>
          <w:spacing w:val="-3"/>
        </w:rPr>
        <w:t xml:space="preserve"> </w:t>
      </w:r>
      <w:r>
        <w:rPr>
          <w:rFonts w:cs="Arial" w:ascii="Arial" w:hAnsi="Arial"/>
        </w:rPr>
        <w:t>both</w:t>
      </w:r>
      <w:r>
        <w:rPr>
          <w:rFonts w:cs="Arial" w:ascii="Arial" w:hAnsi="Arial"/>
          <w:spacing w:val="-3"/>
        </w:rPr>
        <w:t xml:space="preserve"> </w:t>
      </w:r>
      <w:r>
        <w:rPr>
          <w:rFonts w:cs="Arial" w:ascii="Arial" w:hAnsi="Arial"/>
        </w:rPr>
        <w:t>deposit</w:t>
      </w:r>
      <w:r>
        <w:rPr>
          <w:rFonts w:cs="Arial" w:ascii="Arial" w:hAnsi="Arial"/>
          <w:spacing w:val="-4"/>
        </w:rPr>
        <w:t xml:space="preserve"> </w:t>
      </w:r>
      <w:r>
        <w:rPr>
          <w:rFonts w:cs="Arial" w:ascii="Arial" w:hAnsi="Arial"/>
        </w:rPr>
        <w:t>100-200</w:t>
      </w:r>
      <w:r>
        <w:rPr>
          <w:rFonts w:cs="Arial" w:ascii="Arial" w:hAnsi="Arial"/>
          <w:spacing w:val="-4"/>
        </w:rPr>
        <w:t xml:space="preserve"> </w:t>
      </w:r>
      <w:r>
        <w:rPr>
          <w:rFonts w:cs="Arial" w:ascii="Arial" w:hAnsi="Arial"/>
        </w:rPr>
        <w:t>grains</w:t>
      </w:r>
      <w:r>
        <w:rPr>
          <w:rFonts w:cs="Arial" w:ascii="Arial" w:hAnsi="Arial"/>
          <w:spacing w:val="-3"/>
        </w:rPr>
        <w:t xml:space="preserve"> </w:t>
      </w:r>
      <w:r>
        <w:rPr>
          <w:rFonts w:cs="Arial" w:ascii="Arial" w:hAnsi="Arial"/>
        </w:rPr>
        <w:t>of</w:t>
      </w:r>
      <w:r>
        <w:rPr>
          <w:rFonts w:cs="Arial" w:ascii="Arial" w:hAnsi="Arial"/>
          <w:spacing w:val="-4"/>
        </w:rPr>
        <w:t xml:space="preserve"> </w:t>
      </w:r>
      <w:r>
        <w:rPr>
          <w:rFonts w:cs="Arial" w:ascii="Arial" w:hAnsi="Arial"/>
        </w:rPr>
        <w:t>pollen</w:t>
      </w:r>
      <w:r>
        <w:rPr>
          <w:rFonts w:cs="Arial" w:ascii="Arial" w:hAnsi="Arial"/>
          <w:spacing w:val="-3"/>
        </w:rPr>
        <w:t xml:space="preserve"> </w:t>
      </w:r>
      <w:r>
        <w:rPr>
          <w:rFonts w:cs="Arial" w:ascii="Arial" w:hAnsi="Arial"/>
        </w:rPr>
        <w:t>per</w:t>
      </w:r>
      <w:r>
        <w:rPr>
          <w:rFonts w:cs="Arial" w:ascii="Arial" w:hAnsi="Arial"/>
          <w:spacing w:val="-4"/>
        </w:rPr>
        <w:t xml:space="preserve"> </w:t>
      </w:r>
      <w:r>
        <w:rPr>
          <w:rFonts w:cs="Arial" w:ascii="Arial" w:hAnsi="Arial"/>
        </w:rPr>
        <w:t xml:space="preserve">visit </w:t>
      </w:r>
      <w:r>
        <w:rPr>
          <w:rFonts w:cs="Arial" w:ascii="Arial" w:hAnsi="Arial"/>
          <w:w w:val="95"/>
        </w:rPr>
        <w:t>on</w:t>
      </w:r>
      <w:r>
        <w:rPr>
          <w:rFonts w:cs="Arial" w:ascii="Arial" w:hAnsi="Arial"/>
          <w:spacing w:val="-12"/>
          <w:w w:val="95"/>
        </w:rPr>
        <w:t xml:space="preserve"> </w:t>
      </w:r>
      <w:r>
        <w:rPr>
          <w:rFonts w:cs="Arial" w:ascii="Arial" w:hAnsi="Arial"/>
          <w:w w:val="95"/>
        </w:rPr>
        <w:t>a canola flower (</w:t>
      </w:r>
      <w:r>
        <w:rPr>
          <w:rFonts w:cs="Arial" w:ascii="Arial" w:hAnsi="Arial"/>
          <w:i/>
          <w:w w:val="95"/>
        </w:rPr>
        <w:t xml:space="preserve">B. napus </w:t>
      </w:r>
      <w:r>
        <w:rPr>
          <w:rFonts w:cs="Arial" w:ascii="Arial" w:hAnsi="Arial"/>
          <w:w w:val="95"/>
        </w:rPr>
        <w:t>var.</w:t>
      </w:r>
      <w:r>
        <w:rPr>
          <w:rFonts w:cs="Arial" w:ascii="Arial" w:hAnsi="Arial"/>
          <w:spacing w:val="32"/>
        </w:rPr>
        <w:t xml:space="preserve"> </w:t>
      </w:r>
      <w:r>
        <w:rPr>
          <w:rFonts w:cs="Arial" w:ascii="Arial" w:hAnsi="Arial"/>
          <w:i/>
          <w:w w:val="95"/>
        </w:rPr>
        <w:t>Bulbul</w:t>
      </w:r>
      <w:r>
        <w:rPr>
          <w:rFonts w:cs="Arial" w:ascii="Arial" w:hAnsi="Arial"/>
          <w:i/>
          <w:spacing w:val="-12"/>
          <w:w w:val="95"/>
        </w:rPr>
        <w:t xml:space="preserve"> </w:t>
      </w:r>
      <w:r>
        <w:rPr>
          <w:rFonts w:cs="Arial" w:ascii="Arial" w:hAnsi="Arial"/>
          <w:w w:val="95"/>
        </w:rPr>
        <w:t>).</w:t>
      </w:r>
      <w:r>
        <w:rPr>
          <w:rFonts w:cs="Arial" w:ascii="Arial" w:hAnsi="Arial"/>
          <w:spacing w:val="33"/>
        </w:rPr>
        <w:t xml:space="preserve"> </w:t>
      </w:r>
      <w:r>
        <w:rPr>
          <w:rFonts w:cs="Arial" w:ascii="Arial" w:hAnsi="Arial"/>
          <w:w w:val="95"/>
        </w:rPr>
        <w:t xml:space="preserve">However, </w:t>
      </w:r>
      <w:hyperlink w:anchor="_bookmark113">
        <w:r>
          <w:rPr>
            <w:rFonts w:cs="Arial" w:ascii="Arial" w:hAnsi="Arial"/>
            <w:w w:val="95"/>
          </w:rPr>
          <w:t>Waytes</w:t>
        </w:r>
      </w:hyperlink>
      <w:r>
        <w:rPr>
          <w:rFonts w:cs="Arial" w:ascii="Arial" w:hAnsi="Arial"/>
          <w:w w:val="95"/>
        </w:rPr>
        <w:t xml:space="preserve"> </w:t>
      </w:r>
      <w:hyperlink w:anchor="_bookmark113">
        <w:r>
          <w:rPr>
            <w:rFonts w:cs="Arial" w:ascii="Arial" w:hAnsi="Arial"/>
            <w:w w:val="95"/>
          </w:rPr>
          <w:t>(2017</w:t>
        </w:r>
      </w:hyperlink>
      <w:r>
        <w:rPr>
          <w:rFonts w:cs="Arial" w:ascii="Arial" w:hAnsi="Arial"/>
          <w:w w:val="95"/>
        </w:rPr>
        <w:t>) used male-sterile flowers from</w:t>
      </w:r>
      <w:r>
        <w:rPr>
          <w:rFonts w:cs="Arial" w:ascii="Arial" w:hAnsi="Arial"/>
          <w:spacing w:val="-8"/>
          <w:w w:val="95"/>
        </w:rPr>
        <w:t xml:space="preserve"> </w:t>
      </w:r>
      <w:r>
        <w:rPr>
          <w:rFonts w:cs="Arial" w:ascii="Arial" w:hAnsi="Arial"/>
          <w:w w:val="95"/>
        </w:rPr>
        <w:t>seed</w:t>
      </w:r>
      <w:r>
        <w:rPr>
          <w:rFonts w:cs="Arial" w:ascii="Arial" w:hAnsi="Arial"/>
          <w:spacing w:val="-8"/>
          <w:w w:val="95"/>
        </w:rPr>
        <w:t xml:space="preserve"> </w:t>
      </w:r>
      <w:r>
        <w:rPr>
          <w:rFonts w:cs="Arial" w:ascii="Arial" w:hAnsi="Arial"/>
          <w:w w:val="95"/>
        </w:rPr>
        <w:t>canola</w:t>
      </w:r>
      <w:r>
        <w:rPr>
          <w:rFonts w:cs="Arial" w:ascii="Arial" w:hAnsi="Arial"/>
          <w:spacing w:val="-8"/>
          <w:w w:val="95"/>
        </w:rPr>
        <w:t xml:space="preserve"> </w:t>
      </w:r>
      <w:r>
        <w:rPr>
          <w:rFonts w:cs="Arial" w:ascii="Arial" w:hAnsi="Arial"/>
          <w:w w:val="95"/>
        </w:rPr>
        <w:t>fields</w:t>
      </w:r>
      <w:r>
        <w:rPr>
          <w:rFonts w:cs="Arial" w:ascii="Arial" w:hAnsi="Arial"/>
          <w:spacing w:val="-8"/>
          <w:w w:val="95"/>
        </w:rPr>
        <w:t xml:space="preserve"> </w:t>
      </w:r>
      <w:r>
        <w:rPr>
          <w:rFonts w:cs="Arial" w:ascii="Arial" w:hAnsi="Arial"/>
          <w:w w:val="95"/>
        </w:rPr>
        <w:t>and</w:t>
      </w:r>
      <w:r>
        <w:rPr>
          <w:rFonts w:cs="Arial" w:ascii="Arial" w:hAnsi="Arial"/>
          <w:spacing w:val="-8"/>
          <w:w w:val="95"/>
        </w:rPr>
        <w:t xml:space="preserve"> </w:t>
      </w:r>
      <w:r>
        <w:rPr>
          <w:rFonts w:cs="Arial" w:ascii="Arial" w:hAnsi="Arial"/>
          <w:w w:val="95"/>
        </w:rPr>
        <w:t>found</w:t>
      </w:r>
      <w:r>
        <w:rPr>
          <w:rFonts w:cs="Arial" w:ascii="Arial" w:hAnsi="Arial"/>
          <w:spacing w:val="-8"/>
          <w:w w:val="95"/>
        </w:rPr>
        <w:t xml:space="preserve"> </w:t>
      </w:r>
      <w:r>
        <w:rPr>
          <w:rFonts w:cs="Arial" w:ascii="Arial" w:hAnsi="Arial"/>
          <w:w w:val="95"/>
        </w:rPr>
        <w:t>that</w:t>
      </w:r>
      <w:r>
        <w:rPr>
          <w:rFonts w:cs="Arial" w:ascii="Arial" w:hAnsi="Arial"/>
          <w:spacing w:val="-8"/>
          <w:w w:val="95"/>
        </w:rPr>
        <w:t xml:space="preserve"> </w:t>
      </w:r>
      <w:r>
        <w:rPr>
          <w:rFonts w:cs="Arial" w:ascii="Arial" w:hAnsi="Arial"/>
          <w:w w:val="95"/>
        </w:rPr>
        <w:t>HB</w:t>
      </w:r>
      <w:r>
        <w:rPr>
          <w:rFonts w:cs="Arial" w:ascii="Arial" w:hAnsi="Arial"/>
          <w:spacing w:val="-8"/>
          <w:w w:val="95"/>
        </w:rPr>
        <w:t xml:space="preserve"> </w:t>
      </w:r>
      <w:r>
        <w:rPr>
          <w:rFonts w:cs="Arial" w:ascii="Arial" w:hAnsi="Arial"/>
          <w:w w:val="95"/>
        </w:rPr>
        <w:t>pollen</w:t>
      </w:r>
      <w:r>
        <w:rPr>
          <w:rFonts w:cs="Arial" w:ascii="Arial" w:hAnsi="Arial"/>
          <w:spacing w:val="-8"/>
          <w:w w:val="95"/>
        </w:rPr>
        <w:t xml:space="preserve"> </w:t>
      </w:r>
      <w:r>
        <w:rPr>
          <w:rFonts w:cs="Arial" w:ascii="Arial" w:hAnsi="Arial"/>
          <w:w w:val="95"/>
        </w:rPr>
        <w:t>foragers</w:t>
      </w:r>
      <w:r>
        <w:rPr>
          <w:rFonts w:cs="Arial" w:ascii="Arial" w:hAnsi="Arial"/>
          <w:spacing w:val="-8"/>
          <w:w w:val="95"/>
        </w:rPr>
        <w:t xml:space="preserve"> </w:t>
      </w:r>
      <w:r>
        <w:rPr>
          <w:rFonts w:cs="Arial" w:ascii="Arial" w:hAnsi="Arial"/>
          <w:w w:val="95"/>
        </w:rPr>
        <w:t>deposited</w:t>
      </w:r>
      <w:r>
        <w:rPr>
          <w:rFonts w:cs="Arial" w:ascii="Arial" w:hAnsi="Arial"/>
          <w:spacing w:val="-8"/>
          <w:w w:val="95"/>
        </w:rPr>
        <w:t xml:space="preserve"> </w:t>
      </w:r>
      <w:r>
        <w:rPr>
          <w:rFonts w:cs="Arial" w:ascii="Arial" w:hAnsi="Arial"/>
          <w:w w:val="95"/>
        </w:rPr>
        <w:t>far</w:t>
      </w:r>
      <w:r>
        <w:rPr>
          <w:rFonts w:cs="Arial" w:ascii="Arial" w:hAnsi="Arial"/>
          <w:spacing w:val="-8"/>
          <w:w w:val="95"/>
        </w:rPr>
        <w:t xml:space="preserve"> </w:t>
      </w:r>
      <w:r>
        <w:rPr>
          <w:rFonts w:cs="Arial" w:ascii="Arial" w:hAnsi="Arial"/>
          <w:w w:val="95"/>
        </w:rPr>
        <w:t>less</w:t>
      </w:r>
      <w:r>
        <w:rPr>
          <w:rFonts w:cs="Arial" w:ascii="Arial" w:hAnsi="Arial"/>
          <w:spacing w:val="-8"/>
          <w:w w:val="95"/>
        </w:rPr>
        <w:t xml:space="preserve"> </w:t>
      </w:r>
      <w:r>
        <w:rPr>
          <w:rFonts w:cs="Arial" w:ascii="Arial" w:hAnsi="Arial"/>
          <w:w w:val="95"/>
        </w:rPr>
        <w:t>outcrossed</w:t>
      </w:r>
      <w:r>
        <w:rPr>
          <w:rFonts w:cs="Arial" w:ascii="Arial" w:hAnsi="Arial"/>
          <w:spacing w:val="-8"/>
          <w:w w:val="95"/>
        </w:rPr>
        <w:t xml:space="preserve"> </w:t>
      </w:r>
      <w:r>
        <w:rPr>
          <w:rFonts w:cs="Arial" w:ascii="Arial" w:hAnsi="Arial"/>
          <w:w w:val="95"/>
        </w:rPr>
        <w:t xml:space="preserve">pollen </w:t>
      </w:r>
      <w:r>
        <w:rPr>
          <w:rFonts w:cs="Arial" w:ascii="Arial" w:hAnsi="Arial"/>
        </w:rPr>
        <w:t>(</w:t>
      </w:r>
      <w:r>
        <w:rPr>
          <w:rFonts w:cs="Cambria Math" w:ascii="Cambria Math" w:hAnsi="Cambria Math"/>
          <w:i/>
        </w:rPr>
        <w:t>∼</w:t>
      </w:r>
      <w:r>
        <w:rPr>
          <w:rFonts w:cs="Arial" w:ascii="Arial" w:hAnsi="Arial"/>
          <w:i/>
          <w:spacing w:val="-21"/>
        </w:rPr>
        <w:t xml:space="preserve"> </w:t>
      </w:r>
      <w:r>
        <w:rPr>
          <w:rFonts w:cs="Arial" w:ascii="Arial" w:hAnsi="Arial"/>
        </w:rPr>
        <w:t>2</w:t>
      </w:r>
      <w:r>
        <w:rPr>
          <w:rFonts w:cs="Arial" w:ascii="Arial" w:hAnsi="Arial"/>
          <w:spacing w:val="-11"/>
        </w:rPr>
        <w:t xml:space="preserve"> </w:t>
      </w:r>
      <w:r>
        <w:rPr>
          <w:rFonts w:cs="Arial" w:ascii="Arial" w:hAnsi="Arial"/>
        </w:rPr>
        <w:t>grains</w:t>
      </w:r>
      <w:r>
        <w:rPr>
          <w:rFonts w:cs="Arial" w:ascii="Arial" w:hAnsi="Arial"/>
          <w:spacing w:val="-5"/>
        </w:rPr>
        <w:t xml:space="preserve"> </w:t>
      </w:r>
      <w:r>
        <w:rPr>
          <w:rFonts w:cs="Arial" w:ascii="Arial" w:hAnsi="Arial"/>
        </w:rPr>
        <w:t>per</w:t>
      </w:r>
      <w:r>
        <w:rPr>
          <w:rFonts w:cs="Arial" w:ascii="Arial" w:hAnsi="Arial"/>
          <w:spacing w:val="-5"/>
        </w:rPr>
        <w:t xml:space="preserve"> </w:t>
      </w:r>
      <w:r>
        <w:rPr>
          <w:rFonts w:cs="Arial" w:ascii="Arial" w:hAnsi="Arial"/>
        </w:rPr>
        <w:t>visit)</w:t>
      </w:r>
      <w:ins w:id="195" w:author="Hoover, Shelley" w:date="2022-09-09T16:47:00Z">
        <w:r>
          <w:rPr>
            <w:rFonts w:cs="Arial" w:ascii="Arial" w:hAnsi="Arial"/>
          </w:rPr>
          <w:t xml:space="preserve"> </w:t>
        </w:r>
      </w:ins>
      <w:ins w:id="196" w:author="Hoover, Shelley" w:date="2022-09-09T16:47:00Z">
        <w:r>
          <w:rPr>
            <w:rFonts w:cs="Arial" w:ascii="Arial" w:hAnsi="Arial"/>
            <w:w w:val="95"/>
          </w:rPr>
          <w:t>than reported in previous studies</w:t>
        </w:r>
      </w:ins>
      <w:r>
        <w:rPr>
          <w:rFonts w:cs="Arial" w:ascii="Arial" w:hAnsi="Arial"/>
        </w:rPr>
        <w:t>,</w:t>
      </w:r>
      <w:r>
        <w:rPr>
          <w:rFonts w:cs="Arial" w:ascii="Arial" w:hAnsi="Arial"/>
          <w:spacing w:val="-3"/>
        </w:rPr>
        <w:t xml:space="preserve"> </w:t>
      </w:r>
      <w:r>
        <w:rPr>
          <w:rFonts w:cs="Arial" w:ascii="Arial" w:hAnsi="Arial"/>
        </w:rPr>
        <w:t>suggesting</w:t>
      </w:r>
      <w:r>
        <w:rPr>
          <w:rFonts w:cs="Arial" w:ascii="Arial" w:hAnsi="Arial"/>
          <w:spacing w:val="-5"/>
        </w:rPr>
        <w:t xml:space="preserve"> </w:t>
      </w:r>
      <w:r>
        <w:rPr>
          <w:rFonts w:cs="Arial" w:ascii="Arial" w:hAnsi="Arial"/>
        </w:rPr>
        <w:t>that</w:t>
      </w:r>
      <w:r>
        <w:rPr>
          <w:rFonts w:cs="Arial" w:ascii="Arial" w:hAnsi="Arial"/>
          <w:spacing w:val="-5"/>
        </w:rPr>
        <w:t xml:space="preserve"> </w:t>
      </w:r>
      <w:r>
        <w:rPr>
          <w:rFonts w:cs="Arial" w:ascii="Arial" w:hAnsi="Arial"/>
        </w:rPr>
        <w:t>much</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deposited</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commodity</w:t>
      </w:r>
      <w:r>
        <w:rPr>
          <w:rFonts w:cs="Arial" w:ascii="Arial" w:hAnsi="Arial"/>
          <w:spacing w:val="-5"/>
        </w:rPr>
        <w:t xml:space="preserve"> </w:t>
      </w:r>
      <w:r>
        <w:rPr>
          <w:rFonts w:cs="Arial" w:ascii="Arial" w:hAnsi="Arial"/>
        </w:rPr>
        <w:t>canola stigmas</w:t>
      </w:r>
      <w:r>
        <w:rPr>
          <w:rFonts w:cs="Arial" w:ascii="Arial" w:hAnsi="Arial"/>
          <w:spacing w:val="-14"/>
        </w:rPr>
        <w:t xml:space="preserve"> </w:t>
      </w:r>
      <w:r>
        <w:rPr>
          <w:rFonts w:cs="Arial" w:ascii="Arial" w:hAnsi="Arial"/>
        </w:rPr>
        <w:t>may</w:t>
      </w:r>
      <w:r>
        <w:rPr>
          <w:rFonts w:cs="Arial" w:ascii="Arial" w:hAnsi="Arial"/>
          <w:spacing w:val="-14"/>
        </w:rPr>
        <w:t xml:space="preserve"> </w:t>
      </w:r>
      <w:r>
        <w:rPr>
          <w:rFonts w:cs="Arial" w:ascii="Arial" w:hAnsi="Arial"/>
        </w:rPr>
        <w:t>be</w:t>
      </w:r>
      <w:r>
        <w:rPr>
          <w:rFonts w:cs="Arial" w:ascii="Arial" w:hAnsi="Arial"/>
          <w:spacing w:val="-14"/>
        </w:rPr>
        <w:t xml:space="preserve"> </w:t>
      </w:r>
      <w:r>
        <w:rPr>
          <w:rFonts w:cs="Arial" w:ascii="Arial" w:hAnsi="Arial"/>
        </w:rPr>
        <w:t>self-pollen.</w:t>
      </w:r>
      <w:r>
        <w:rPr>
          <w:rFonts w:cs="Arial" w:ascii="Arial" w:hAnsi="Arial"/>
          <w:spacing w:val="5"/>
        </w:rPr>
        <w:t xml:space="preserve"> </w:t>
      </w:r>
      <w:r>
        <w:rPr>
          <w:rFonts w:cs="Arial" w:ascii="Arial" w:hAnsi="Arial"/>
        </w:rPr>
        <w:t>Because</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overall</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deposition</w:t>
      </w:r>
      <w:r>
        <w:rPr>
          <w:rFonts w:cs="Arial" w:ascii="Arial" w:hAnsi="Arial"/>
          <w:spacing w:val="-14"/>
        </w:rPr>
        <w:t xml:space="preserve"> </w:t>
      </w:r>
      <w:r>
        <w:rPr>
          <w:rFonts w:cs="Arial" w:ascii="Arial" w:hAnsi="Arial"/>
        </w:rPr>
        <w:t>rates</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in</w:t>
      </w:r>
      <w:r>
        <w:rPr>
          <w:rFonts w:cs="Arial" w:ascii="Arial" w:hAnsi="Arial"/>
          <w:spacing w:val="-14"/>
        </w:rPr>
        <w:t xml:space="preserve"> </w:t>
      </w:r>
      <w:r>
        <w:rPr>
          <w:rFonts w:cs="Arial" w:ascii="Arial" w:hAnsi="Arial"/>
        </w:rPr>
        <w:t>this</w:t>
      </w:r>
      <w:r>
        <w:rPr>
          <w:rFonts w:cs="Arial" w:ascii="Arial" w:hAnsi="Arial"/>
          <w:spacing w:val="-14"/>
        </w:rPr>
        <w:t xml:space="preserve"> </w:t>
      </w:r>
      <w:r>
        <w:rPr>
          <w:rFonts w:cs="Arial" w:ascii="Arial" w:hAnsi="Arial"/>
        </w:rPr>
        <w:t xml:space="preserve">study </w:t>
      </w:r>
      <w:r>
        <w:rPr>
          <w:rFonts w:cs="Arial" w:ascii="Arial" w:hAnsi="Arial"/>
          <w:w w:val="95"/>
        </w:rPr>
        <w:t>were</w:t>
      </w:r>
      <w:r>
        <w:rPr>
          <w:rFonts w:cs="Arial" w:ascii="Arial" w:hAnsi="Arial"/>
          <w:spacing w:val="-10"/>
          <w:w w:val="95"/>
        </w:rPr>
        <w:t xml:space="preserve"> </w:t>
      </w:r>
      <w:r>
        <w:rPr>
          <w:rFonts w:cs="Arial" w:ascii="Arial" w:hAnsi="Arial"/>
          <w:w w:val="95"/>
        </w:rPr>
        <w:t>high,</w:t>
      </w:r>
      <w:r>
        <w:rPr>
          <w:rFonts w:cs="Arial" w:ascii="Arial" w:hAnsi="Arial"/>
          <w:spacing w:val="-6"/>
          <w:w w:val="95"/>
        </w:rPr>
        <w:t xml:space="preserve"> </w:t>
      </w:r>
      <w:r>
        <w:rPr>
          <w:rFonts w:cs="Arial" w:ascii="Arial" w:hAnsi="Arial"/>
          <w:w w:val="95"/>
        </w:rPr>
        <w:t>HB</w:t>
      </w:r>
      <w:r>
        <w:rPr>
          <w:rFonts w:cs="Arial" w:ascii="Arial" w:hAnsi="Arial"/>
          <w:spacing w:val="-10"/>
          <w:w w:val="95"/>
        </w:rPr>
        <w:t xml:space="preserve"> </w:t>
      </w:r>
      <w:r>
        <w:rPr>
          <w:rFonts w:cs="Arial" w:ascii="Arial" w:hAnsi="Arial"/>
          <w:w w:val="95"/>
        </w:rPr>
        <w:t>visitation</w:t>
      </w:r>
      <w:r>
        <w:rPr>
          <w:rFonts w:cs="Arial" w:ascii="Arial" w:hAnsi="Arial"/>
          <w:spacing w:val="-10"/>
          <w:w w:val="95"/>
        </w:rPr>
        <w:t xml:space="preserve"> </w:t>
      </w:r>
      <w:r>
        <w:rPr>
          <w:rFonts w:cs="Arial" w:ascii="Arial" w:hAnsi="Arial"/>
          <w:w w:val="95"/>
        </w:rPr>
        <w:t>seems</w:t>
      </w:r>
      <w:r>
        <w:rPr>
          <w:rFonts w:cs="Arial" w:ascii="Arial" w:hAnsi="Arial"/>
          <w:spacing w:val="-10"/>
          <w:w w:val="95"/>
        </w:rPr>
        <w:t xml:space="preserve"> </w:t>
      </w:r>
      <w:r>
        <w:rPr>
          <w:rFonts w:cs="Arial" w:ascii="Arial" w:hAnsi="Arial"/>
          <w:w w:val="95"/>
        </w:rPr>
        <w:t>to</w:t>
      </w:r>
      <w:r>
        <w:rPr>
          <w:rFonts w:cs="Arial" w:ascii="Arial" w:hAnsi="Arial"/>
          <w:spacing w:val="-10"/>
          <w:w w:val="95"/>
        </w:rPr>
        <w:t xml:space="preserve"> </w:t>
      </w:r>
      <w:r>
        <w:rPr>
          <w:rFonts w:cs="Arial" w:ascii="Arial" w:hAnsi="Arial"/>
          <w:w w:val="95"/>
        </w:rPr>
        <w:t>have</w:t>
      </w:r>
      <w:r>
        <w:rPr>
          <w:rFonts w:cs="Arial" w:ascii="Arial" w:hAnsi="Arial"/>
          <w:spacing w:val="-10"/>
          <w:w w:val="95"/>
        </w:rPr>
        <w:t xml:space="preserve"> </w:t>
      </w:r>
      <w:r>
        <w:rPr>
          <w:rFonts w:cs="Arial" w:ascii="Arial" w:hAnsi="Arial"/>
          <w:w w:val="95"/>
        </w:rPr>
        <w:t>made</w:t>
      </w:r>
      <w:r>
        <w:rPr>
          <w:rFonts w:cs="Arial" w:ascii="Arial" w:hAnsi="Arial"/>
          <w:spacing w:val="-10"/>
          <w:w w:val="95"/>
        </w:rPr>
        <w:t xml:space="preserve"> </w:t>
      </w:r>
      <w:r>
        <w:rPr>
          <w:rFonts w:cs="Arial" w:ascii="Arial" w:hAnsi="Arial"/>
          <w:w w:val="95"/>
        </w:rPr>
        <w:t>little</w:t>
      </w:r>
      <w:r>
        <w:rPr>
          <w:rFonts w:cs="Arial" w:ascii="Arial" w:hAnsi="Arial"/>
          <w:spacing w:val="-10"/>
          <w:w w:val="95"/>
        </w:rPr>
        <w:t xml:space="preserve"> </w:t>
      </w:r>
      <w:r>
        <w:rPr>
          <w:rFonts w:cs="Arial" w:ascii="Arial" w:hAnsi="Arial"/>
          <w:w w:val="95"/>
        </w:rPr>
        <w:t>difference</w:t>
      </w:r>
      <w:r>
        <w:rPr>
          <w:rFonts w:cs="Arial" w:ascii="Arial" w:hAnsi="Arial"/>
          <w:spacing w:val="-10"/>
          <w:w w:val="95"/>
        </w:rPr>
        <w:t xml:space="preserve"> </w:t>
      </w:r>
      <w:r>
        <w:rPr>
          <w:rFonts w:cs="Arial" w:ascii="Arial" w:hAnsi="Arial"/>
          <w:w w:val="95"/>
        </w:rPr>
        <w:t>in</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amount</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self-pollination, as</w:t>
      </w:r>
      <w:r>
        <w:rPr>
          <w:rFonts w:cs="Arial" w:ascii="Arial" w:hAnsi="Arial"/>
          <w:spacing w:val="9"/>
        </w:rPr>
        <w:t xml:space="preserve"> </w:t>
      </w:r>
      <w:r>
        <w:rPr>
          <w:rFonts w:cs="Arial" w:ascii="Arial" w:hAnsi="Arial"/>
          <w:w w:val="95"/>
        </w:rPr>
        <w:t>large</w:t>
      </w:r>
      <w:r>
        <w:rPr>
          <w:rFonts w:cs="Arial" w:ascii="Arial" w:hAnsi="Arial"/>
          <w:spacing w:val="10"/>
        </w:rPr>
        <w:t xml:space="preserve"> </w:t>
      </w:r>
      <w:r>
        <w:rPr>
          <w:rFonts w:cs="Arial" w:ascii="Arial" w:hAnsi="Arial"/>
          <w:w w:val="95"/>
        </w:rPr>
        <w:t>amounts</w:t>
      </w:r>
      <w:r>
        <w:rPr>
          <w:rFonts w:cs="Arial" w:ascii="Arial" w:hAnsi="Arial"/>
          <w:spacing w:val="10"/>
        </w:rPr>
        <w:t xml:space="preserve"> </w:t>
      </w:r>
      <w:r>
        <w:rPr>
          <w:rFonts w:cs="Arial" w:ascii="Arial" w:hAnsi="Arial"/>
          <w:w w:val="95"/>
        </w:rPr>
        <w:t>of</w:t>
      </w:r>
      <w:r>
        <w:rPr>
          <w:rFonts w:cs="Arial" w:ascii="Arial" w:hAnsi="Arial"/>
          <w:spacing w:val="9"/>
        </w:rPr>
        <w:t xml:space="preserve"> </w:t>
      </w:r>
      <w:r>
        <w:rPr>
          <w:rFonts w:cs="Arial" w:ascii="Arial" w:hAnsi="Arial"/>
          <w:w w:val="95"/>
        </w:rPr>
        <w:t>pollen</w:t>
      </w:r>
      <w:r>
        <w:rPr>
          <w:rFonts w:cs="Arial" w:ascii="Arial" w:hAnsi="Arial"/>
          <w:spacing w:val="10"/>
        </w:rPr>
        <w:t xml:space="preserve"> </w:t>
      </w:r>
      <w:r>
        <w:rPr>
          <w:rFonts w:cs="Arial" w:ascii="Arial" w:hAnsi="Arial"/>
          <w:w w:val="95"/>
        </w:rPr>
        <w:t>were</w:t>
      </w:r>
      <w:r>
        <w:rPr>
          <w:rFonts w:cs="Arial" w:ascii="Arial" w:hAnsi="Arial"/>
          <w:spacing w:val="10"/>
        </w:rPr>
        <w:t xml:space="preserve"> </w:t>
      </w:r>
      <w:r>
        <w:rPr>
          <w:rFonts w:cs="Arial" w:ascii="Arial" w:hAnsi="Arial"/>
          <w:w w:val="95"/>
        </w:rPr>
        <w:t>present</w:t>
      </w:r>
      <w:r>
        <w:rPr>
          <w:rFonts w:cs="Arial" w:ascii="Arial" w:hAnsi="Arial"/>
          <w:spacing w:val="10"/>
        </w:rPr>
        <w:t xml:space="preserve"> </w:t>
      </w:r>
      <w:r>
        <w:rPr>
          <w:rFonts w:cs="Arial" w:ascii="Arial" w:hAnsi="Arial"/>
          <w:w w:val="95"/>
        </w:rPr>
        <w:t>on</w:t>
      </w:r>
      <w:r>
        <w:rPr>
          <w:rFonts w:cs="Arial" w:ascii="Arial" w:hAnsi="Arial"/>
          <w:spacing w:val="9"/>
        </w:rPr>
        <w:t xml:space="preserve"> </w:t>
      </w:r>
      <w:r>
        <w:rPr>
          <w:rFonts w:cs="Arial" w:ascii="Arial" w:hAnsi="Arial"/>
          <w:w w:val="95"/>
        </w:rPr>
        <w:t>commodity</w:t>
      </w:r>
      <w:r>
        <w:rPr>
          <w:rFonts w:cs="Arial" w:ascii="Arial" w:hAnsi="Arial"/>
          <w:spacing w:val="10"/>
        </w:rPr>
        <w:t xml:space="preserve"> </w:t>
      </w:r>
      <w:r>
        <w:rPr>
          <w:rFonts w:cs="Arial" w:ascii="Arial" w:hAnsi="Arial"/>
          <w:w w:val="95"/>
        </w:rPr>
        <w:t>canola</w:t>
      </w:r>
      <w:r>
        <w:rPr>
          <w:rFonts w:cs="Arial" w:ascii="Arial" w:hAnsi="Arial"/>
          <w:spacing w:val="10"/>
        </w:rPr>
        <w:t xml:space="preserve"> </w:t>
      </w:r>
      <w:r>
        <w:rPr>
          <w:rFonts w:cs="Arial" w:ascii="Arial" w:hAnsi="Arial"/>
          <w:w w:val="95"/>
        </w:rPr>
        <w:t>stigmas</w:t>
      </w:r>
      <w:r>
        <w:rPr>
          <w:rFonts w:cs="Arial" w:ascii="Arial" w:hAnsi="Arial"/>
          <w:spacing w:val="9"/>
        </w:rPr>
        <w:t xml:space="preserve"> </w:t>
      </w:r>
      <w:r>
        <w:rPr>
          <w:rFonts w:cs="Arial" w:ascii="Arial" w:hAnsi="Arial"/>
          <w:w w:val="95"/>
        </w:rPr>
        <w:t>even</w:t>
      </w:r>
      <w:r>
        <w:rPr>
          <w:rFonts w:cs="Arial" w:ascii="Arial" w:hAnsi="Arial"/>
          <w:spacing w:val="10"/>
        </w:rPr>
        <w:t xml:space="preserve"> </w:t>
      </w:r>
      <w:r>
        <w:rPr>
          <w:rFonts w:cs="Arial" w:ascii="Arial" w:hAnsi="Arial"/>
          <w:w w:val="95"/>
        </w:rPr>
        <w:t>at</w:t>
      </w:r>
      <w:r>
        <w:rPr>
          <w:rFonts w:cs="Arial" w:ascii="Arial" w:hAnsi="Arial"/>
          <w:spacing w:val="10"/>
        </w:rPr>
        <w:t xml:space="preserve"> </w:t>
      </w:r>
      <w:r>
        <w:rPr>
          <w:rFonts w:cs="Arial" w:ascii="Arial" w:hAnsi="Arial"/>
          <w:w w:val="95"/>
        </w:rPr>
        <w:t>the</w:t>
      </w:r>
      <w:r>
        <w:rPr>
          <w:rFonts w:cs="Arial" w:ascii="Arial" w:hAnsi="Arial"/>
          <w:spacing w:val="10"/>
        </w:rPr>
        <w:t xml:space="preserve"> </w:t>
      </w:r>
      <w:r>
        <w:rPr>
          <w:rFonts w:cs="Arial" w:ascii="Arial" w:hAnsi="Arial"/>
          <w:w w:val="95"/>
        </w:rPr>
        <w:t>centre</w:t>
      </w:r>
      <w:r>
        <w:rPr>
          <w:rFonts w:cs="Arial" w:ascii="Arial" w:hAnsi="Arial"/>
          <w:spacing w:val="9"/>
        </w:rPr>
        <w:t xml:space="preserve"> </w:t>
      </w:r>
      <w:r>
        <w:rPr>
          <w:rFonts w:cs="Arial" w:ascii="Arial" w:hAnsi="Arial"/>
          <w:spacing w:val="-5"/>
          <w:w w:val="95"/>
        </w:rPr>
        <w:t>of</w:t>
      </w:r>
      <w:ins w:id="197" w:author="Hoover, Shelley" w:date="2022-09-09T16:48:00Z">
        <w:r>
          <w:rPr>
            <w:rFonts w:cs="Arial" w:ascii="Arial" w:hAnsi="Arial"/>
            <w:spacing w:val="-5"/>
            <w:w w:val="95"/>
          </w:rPr>
          <w:t xml:space="preserve"> </w:t>
        </w:r>
      </w:ins>
    </w:p>
    <w:p>
      <w:pPr>
        <w:pStyle w:val="TextBody"/>
        <w:spacing w:lineRule="exact" w:line="478" w:before="192" w:after="0"/>
        <w:ind w:left="119" w:right="1054" w:hanging="0"/>
        <w:jc w:val="both"/>
        <w:pPrChange w:id="0" w:author="Hoover, Shelley" w:date="2022-09-09T16:48:00Z">
          <w:pPr>
            <w:pStyle w:val="Textbody"/>
            <w:jc w:val="both"/>
            <w:ind w:left="120" w:right="1059" w:hanging="0"/>
            <w:spacing w:lineRule="auto" w:line="420" w:before="39" w:after="0"/>
          </w:pPr>
        </w:pPrChange>
        <w:rPr>
          <w:rFonts w:ascii="Arial" w:hAnsi="Arial" w:cs="Arial"/>
          <w:spacing w:val="-5"/>
          <w:w w:val="95"/>
        </w:rPr>
      </w:pPr>
      <w:r>
        <w:rPr>
          <w:rFonts w:cs="Arial" w:ascii="Arial" w:hAnsi="Arial"/>
        </w:rPr>
        <w:t>unstocked</w:t>
      </w:r>
      <w:r>
        <w:rPr>
          <w:rFonts w:cs="Arial" w:ascii="Arial" w:hAnsi="Arial"/>
          <w:spacing w:val="-7"/>
        </w:rPr>
        <w:t xml:space="preserve"> </w:t>
      </w:r>
      <w:r>
        <w:rPr>
          <w:rFonts w:cs="Arial" w:ascii="Arial" w:hAnsi="Arial"/>
        </w:rPr>
        <w:t>fields.</w:t>
      </w:r>
      <w:r>
        <w:rPr>
          <w:rFonts w:cs="Arial" w:ascii="Arial" w:hAnsi="Arial"/>
          <w:spacing w:val="22"/>
        </w:rPr>
        <w:t xml:space="preserve"> </w:t>
      </w:r>
      <w:commentRangeStart w:id="35"/>
      <w:r>
        <w:rPr>
          <w:rFonts w:cs="Arial" w:ascii="Arial" w:hAnsi="Arial"/>
        </w:rPr>
        <w:t>This</w:t>
      </w:r>
      <w:r>
        <w:rPr>
          <w:rFonts w:cs="Arial" w:ascii="Arial" w:hAnsi="Arial"/>
          <w:spacing w:val="-7"/>
        </w:rPr>
        <w:t xml:space="preserve"> </w:t>
      </w:r>
      <w:r>
        <w:rPr>
          <w:rFonts w:cs="Arial" w:ascii="Arial" w:hAnsi="Arial"/>
        </w:rPr>
        <w:t>suggests</w:t>
      </w:r>
      <w:r>
        <w:rPr>
          <w:rFonts w:cs="Arial" w:ascii="Arial" w:hAnsi="Arial"/>
          <w:spacing w:val="-7"/>
        </w:rPr>
        <w:t xml:space="preserve"> </w:t>
      </w:r>
      <w:r>
        <w:rPr>
          <w:rFonts w:cs="Arial" w:ascii="Arial" w:hAnsi="Arial"/>
        </w:rPr>
        <w:t>that</w:t>
      </w:r>
      <w:r>
        <w:rPr>
          <w:rFonts w:cs="Arial" w:ascii="Arial" w:hAnsi="Arial"/>
          <w:spacing w:val="-8"/>
        </w:rPr>
        <w:t xml:space="preserve"> </w:t>
      </w:r>
      <w:r>
        <w:rPr>
          <w:rFonts w:cs="Arial" w:ascii="Arial" w:hAnsi="Arial"/>
        </w:rPr>
        <w:t>commodity</w:t>
      </w:r>
      <w:r>
        <w:rPr>
          <w:rFonts w:cs="Arial" w:ascii="Arial" w:hAnsi="Arial"/>
          <w:spacing w:val="-7"/>
        </w:rPr>
        <w:t xml:space="preserve"> </w:t>
      </w:r>
      <w:r>
        <w:rPr>
          <w:rFonts w:cs="Arial" w:ascii="Arial" w:hAnsi="Arial"/>
        </w:rPr>
        <w:t>canola</w:t>
      </w:r>
      <w:r>
        <w:rPr>
          <w:rFonts w:cs="Arial" w:ascii="Arial" w:hAnsi="Arial"/>
          <w:spacing w:val="-7"/>
        </w:rPr>
        <w:t xml:space="preserve"> </w:t>
      </w:r>
      <w:r>
        <w:rPr>
          <w:rFonts w:cs="Arial" w:ascii="Arial" w:hAnsi="Arial"/>
        </w:rPr>
        <w:t>stigmas</w:t>
      </w:r>
      <w:r>
        <w:rPr>
          <w:rFonts w:cs="Arial" w:ascii="Arial" w:hAnsi="Arial"/>
          <w:spacing w:val="-8"/>
        </w:rPr>
        <w:t xml:space="preserve"> </w:t>
      </w:r>
      <w:r>
        <w:rPr>
          <w:rFonts w:cs="Arial" w:ascii="Arial" w:hAnsi="Arial"/>
        </w:rPr>
        <w:t>are</w:t>
      </w:r>
      <w:r>
        <w:rPr>
          <w:rFonts w:cs="Arial" w:ascii="Arial" w:hAnsi="Arial"/>
          <w:spacing w:val="-7"/>
        </w:rPr>
        <w:t xml:space="preserve"> </w:t>
      </w:r>
      <w:r>
        <w:rPr>
          <w:rFonts w:cs="Arial" w:ascii="Arial" w:hAnsi="Arial"/>
        </w:rPr>
        <w:t>largely</w:t>
      </w:r>
      <w:r>
        <w:rPr>
          <w:rFonts w:cs="Arial" w:ascii="Arial" w:hAnsi="Arial"/>
          <w:spacing w:val="-7"/>
        </w:rPr>
        <w:t xml:space="preserve"> </w:t>
      </w:r>
      <w:r>
        <w:rPr>
          <w:rFonts w:cs="Arial" w:ascii="Arial" w:hAnsi="Arial"/>
        </w:rPr>
        <w:t>saturated</w:t>
      </w:r>
      <w:r>
        <w:rPr>
          <w:rFonts w:cs="Arial" w:ascii="Arial" w:hAnsi="Arial"/>
          <w:spacing w:val="-7"/>
        </w:rPr>
        <w:t xml:space="preserve"> </w:t>
      </w:r>
      <w:r>
        <w:rPr>
          <w:rFonts w:cs="Arial" w:ascii="Arial" w:hAnsi="Arial"/>
        </w:rPr>
        <w:t>with self-pollen,</w:t>
      </w:r>
      <w:r>
        <w:rPr>
          <w:rFonts w:cs="Arial" w:ascii="Arial" w:hAnsi="Arial"/>
          <w:spacing w:val="-7"/>
        </w:rPr>
        <w:t xml:space="preserve"> </w:t>
      </w:r>
      <w:r>
        <w:rPr>
          <w:rFonts w:cs="Arial" w:ascii="Arial" w:hAnsi="Arial"/>
        </w:rPr>
        <w:t>swamping</w:t>
      </w:r>
      <w:r>
        <w:rPr>
          <w:rFonts w:cs="Arial" w:ascii="Arial" w:hAnsi="Arial"/>
          <w:spacing w:val="-7"/>
        </w:rPr>
        <w:t xml:space="preserve"> </w:t>
      </w:r>
      <w:r>
        <w:rPr>
          <w:rFonts w:cs="Arial" w:ascii="Arial" w:hAnsi="Arial"/>
        </w:rPr>
        <w:t>any</w:t>
      </w:r>
      <w:r>
        <w:rPr>
          <w:rFonts w:cs="Arial" w:ascii="Arial" w:hAnsi="Arial"/>
          <w:spacing w:val="-7"/>
        </w:rPr>
        <w:t xml:space="preserve"> </w:t>
      </w:r>
      <w:r>
        <w:rPr>
          <w:rFonts w:cs="Arial" w:ascii="Arial" w:hAnsi="Arial"/>
        </w:rPr>
        <w:t>extra</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deposition</w:t>
      </w:r>
      <w:r>
        <w:rPr>
          <w:rFonts w:cs="Arial" w:ascii="Arial" w:hAnsi="Arial"/>
          <w:spacing w:val="-7"/>
        </w:rPr>
        <w:t xml:space="preserve"> </w:t>
      </w:r>
      <w:r>
        <w:rPr>
          <w:rFonts w:cs="Arial" w:ascii="Arial" w:hAnsi="Arial"/>
        </w:rPr>
        <w:t>by</w:t>
      </w:r>
      <w:r>
        <w:rPr>
          <w:rFonts w:cs="Arial" w:ascii="Arial" w:hAnsi="Arial"/>
          <w:spacing w:val="-7"/>
        </w:rPr>
        <w:t xml:space="preserve"> </w:t>
      </w:r>
      <w:r>
        <w:rPr>
          <w:rFonts w:cs="Arial" w:ascii="Arial" w:hAnsi="Arial"/>
        </w:rPr>
        <w:t>HBs.</w:t>
      </w:r>
      <w:commentRangeEnd w:id="35"/>
      <w:r>
        <w:commentReference w:id="35"/>
      </w:r>
      <w:r>
        <w:rPr>
          <w:rFonts w:cs="Arial" w:ascii="Arial" w:hAnsi="Arial"/>
        </w:rPr>
      </w:r>
    </w:p>
    <w:p>
      <w:pPr>
        <w:pStyle w:val="TextBody"/>
        <w:spacing w:lineRule="auto" w:line="420" w:before="2" w:after="0"/>
        <w:ind w:left="120" w:right="1055" w:hanging="0"/>
        <w:jc w:val="both"/>
        <w:rPr>
          <w:rFonts w:ascii="Arial" w:hAnsi="Arial" w:cs="Arial"/>
          <w:ins w:id="200" w:author="Hoover, Shelley" w:date="2022-09-09T16:49:00Z"/>
        </w:rPr>
      </w:pPr>
      <w:ins w:id="199" w:author="Hoover, Shelley" w:date="2022-09-09T16:49:00Z">
        <w:r>
          <w:rPr>
            <w:rFonts w:cs="Arial" w:ascii="Arial" w:hAnsi="Arial"/>
          </w:rPr>
        </w:r>
      </w:ins>
    </w:p>
    <w:p>
      <w:pPr>
        <w:pStyle w:val="TextBody"/>
        <w:spacing w:lineRule="auto" w:line="420" w:before="2" w:after="0"/>
        <w:ind w:left="120" w:right="1055" w:hanging="0"/>
        <w:jc w:val="both"/>
        <w:pPrChange w:id="0" w:author="Hoover, Shelley" w:date="2022-09-09T16:49:00Z">
          <w:pPr>
            <w:pStyle w:val="Textbody"/>
            <w:jc w:val="both"/>
            <w:ind w:left="120" w:right="1055" w:firstLine="351"/>
            <w:spacing w:lineRule="auto" w:line="420" w:before="2" w:after="0"/>
          </w:pPr>
        </w:pPrChange>
        <w:rPr>
          <w:rFonts w:ascii="Arial" w:hAnsi="Arial" w:cs="Arial"/>
        </w:rPr>
      </w:pPr>
      <w:r>
        <w:rPr>
          <w:rFonts w:cs="Arial" w:ascii="Arial" w:hAnsi="Arial"/>
        </w:rPr>
        <w:t>Our models also showed that pollen-transferring behaviour of HBs is limited in seed fields,</w:t>
      </w:r>
      <w:r>
        <w:rPr>
          <w:rFonts w:cs="Arial" w:ascii="Arial" w:hAnsi="Arial"/>
          <w:spacing w:val="-1"/>
        </w:rPr>
        <w:t xml:space="preserve"> </w:t>
      </w:r>
      <w:r>
        <w:rPr>
          <w:rFonts w:cs="Arial" w:ascii="Arial" w:hAnsi="Arial"/>
        </w:rPr>
        <w:t>as</w:t>
      </w:r>
      <w:r>
        <w:rPr>
          <w:rFonts w:cs="Arial" w:ascii="Arial" w:hAnsi="Arial"/>
          <w:spacing w:val="-2"/>
        </w:rPr>
        <w:t xml:space="preserve"> </w:t>
      </w:r>
      <w:r>
        <w:rPr>
          <w:rFonts w:cs="Arial" w:ascii="Arial" w:hAnsi="Arial"/>
        </w:rPr>
        <w:t>deposition</w:t>
      </w:r>
      <w:r>
        <w:rPr>
          <w:rFonts w:cs="Arial" w:ascii="Arial" w:hAnsi="Arial"/>
          <w:spacing w:val="-2"/>
        </w:rPr>
        <w:t xml:space="preserve"> </w:t>
      </w:r>
      <w:r>
        <w:rPr>
          <w:rFonts w:cs="Arial" w:ascii="Arial" w:hAnsi="Arial"/>
        </w:rPr>
        <w:t>strongly</w:t>
      </w:r>
      <w:r>
        <w:rPr>
          <w:rFonts w:cs="Arial" w:ascii="Arial" w:hAnsi="Arial"/>
          <w:spacing w:val="-2"/>
        </w:rPr>
        <w:t xml:space="preserve"> </w:t>
      </w:r>
      <w:r>
        <w:rPr>
          <w:rFonts w:cs="Arial" w:ascii="Arial" w:hAnsi="Arial"/>
        </w:rPr>
        <w:t>increased</w:t>
      </w:r>
      <w:r>
        <w:rPr>
          <w:rFonts w:cs="Arial" w:ascii="Arial" w:hAnsi="Arial"/>
          <w:spacing w:val="-2"/>
        </w:rPr>
        <w:t xml:space="preserve"> </w:t>
      </w:r>
      <w:r>
        <w:rPr>
          <w:rFonts w:cs="Arial" w:ascii="Arial" w:hAnsi="Arial"/>
        </w:rPr>
        <w:t>with</w:t>
      </w:r>
      <w:r>
        <w:rPr>
          <w:rFonts w:cs="Arial" w:ascii="Arial" w:hAnsi="Arial"/>
          <w:spacing w:val="-2"/>
        </w:rPr>
        <w:t xml:space="preserve"> </w:t>
      </w:r>
      <w:r>
        <w:rPr>
          <w:rFonts w:cs="Arial" w:ascii="Arial" w:hAnsi="Arial"/>
        </w:rPr>
        <w:t>LCB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but</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HB</w:t>
      </w:r>
      <w:r>
        <w:rPr>
          <w:rFonts w:cs="Arial" w:ascii="Arial" w:hAnsi="Arial"/>
          <w:spacing w:val="-2"/>
        </w:rPr>
        <w:t xml:space="preserve"> </w:t>
      </w:r>
      <w:r>
        <w:rPr>
          <w:rFonts w:cs="Arial" w:ascii="Arial" w:hAnsi="Arial"/>
        </w:rPr>
        <w:t>visitation.</w:t>
      </w:r>
      <w:r>
        <w:rPr>
          <w:rFonts w:cs="Arial" w:ascii="Arial" w:hAnsi="Arial"/>
          <w:spacing w:val="26"/>
        </w:rPr>
        <w:t xml:space="preserve"> </w:t>
      </w:r>
      <w:r>
        <w:rPr>
          <w:rFonts w:cs="Arial" w:ascii="Arial" w:hAnsi="Arial"/>
        </w:rPr>
        <w:t>HBs</w:t>
      </w:r>
      <w:r>
        <w:rPr>
          <w:rFonts w:cs="Arial" w:ascii="Arial" w:hAnsi="Arial"/>
          <w:spacing w:val="-2"/>
        </w:rPr>
        <w:t xml:space="preserve"> </w:t>
      </w:r>
      <w:r>
        <w:rPr>
          <w:rFonts w:cs="Arial" w:ascii="Arial" w:hAnsi="Arial"/>
        </w:rPr>
        <w:t>in seed fields tended to visit more in the centre of the female bay, even close to the edge of the</w:t>
      </w:r>
      <w:r>
        <w:rPr>
          <w:rFonts w:cs="Arial" w:ascii="Arial" w:hAnsi="Arial"/>
          <w:spacing w:val="-5"/>
        </w:rPr>
        <w:t xml:space="preserve"> </w:t>
      </w:r>
      <w:r>
        <w:rPr>
          <w:rFonts w:cs="Arial" w:ascii="Arial" w:hAnsi="Arial"/>
        </w:rPr>
        <w:t>field,</w:t>
      </w:r>
      <w:r>
        <w:rPr>
          <w:rFonts w:cs="Arial" w:ascii="Arial" w:hAnsi="Arial"/>
          <w:spacing w:val="-4"/>
        </w:rPr>
        <w:t xml:space="preserve"> </w:t>
      </w:r>
      <w:r>
        <w:rPr>
          <w:rFonts w:cs="Arial" w:ascii="Arial" w:hAnsi="Arial"/>
        </w:rPr>
        <w:t>yet</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deposition</w:t>
      </w:r>
      <w:r>
        <w:rPr>
          <w:rFonts w:cs="Arial" w:ascii="Arial" w:hAnsi="Arial"/>
          <w:spacing w:val="-5"/>
        </w:rPr>
        <w:t xml:space="preserve"> </w:t>
      </w:r>
      <w:r>
        <w:rPr>
          <w:rFonts w:cs="Arial" w:ascii="Arial" w:hAnsi="Arial"/>
        </w:rPr>
        <w:t>was</w:t>
      </w:r>
      <w:r>
        <w:rPr>
          <w:rFonts w:cs="Arial" w:ascii="Arial" w:hAnsi="Arial"/>
          <w:spacing w:val="-5"/>
        </w:rPr>
        <w:t xml:space="preserve"> </w:t>
      </w:r>
      <w:r>
        <w:rPr>
          <w:rFonts w:cs="Arial" w:ascii="Arial" w:hAnsi="Arial"/>
        </w:rPr>
        <w:t>still</w:t>
      </w:r>
      <w:r>
        <w:rPr>
          <w:rFonts w:cs="Arial" w:ascii="Arial" w:hAnsi="Arial"/>
          <w:spacing w:val="-5"/>
        </w:rPr>
        <w:t xml:space="preserve"> </w:t>
      </w:r>
      <w:r>
        <w:rPr>
          <w:rFonts w:cs="Arial" w:ascii="Arial" w:hAnsi="Arial"/>
        </w:rPr>
        <w:t>about</w:t>
      </w:r>
      <w:r>
        <w:rPr>
          <w:rFonts w:cs="Arial" w:ascii="Arial" w:hAnsi="Arial"/>
          <w:spacing w:val="-5"/>
        </w:rPr>
        <w:t xml:space="preserve"> </w:t>
      </w:r>
      <w:r>
        <w:rPr>
          <w:rFonts w:cs="Arial" w:ascii="Arial" w:hAnsi="Arial"/>
        </w:rPr>
        <w:t>40%</w:t>
      </w:r>
      <w:r>
        <w:rPr>
          <w:rFonts w:cs="Arial" w:ascii="Arial" w:hAnsi="Arial"/>
          <w:spacing w:val="-5"/>
        </w:rPr>
        <w:t xml:space="preserve"> </w:t>
      </w:r>
      <w:commentRangeStart w:id="36"/>
      <w:r>
        <w:rPr>
          <w:rFonts w:cs="Arial" w:ascii="Arial" w:hAnsi="Arial"/>
        </w:rPr>
        <w:t>lower</w:t>
      </w:r>
      <w:r>
        <w:rPr>
          <w:rFonts w:cs="Arial" w:ascii="Arial" w:hAnsi="Arial"/>
        </w:rPr>
      </w:r>
      <w:commentRangeEnd w:id="36"/>
      <w:r>
        <w:commentReference w:id="36"/>
      </w:r>
      <w:r>
        <w:rPr>
          <w:rFonts w:cs="Arial" w:ascii="Arial" w:hAnsi="Arial"/>
        </w:rPr>
        <w:t>.</w:t>
      </w:r>
      <w:r>
        <w:rPr>
          <w:rFonts w:cs="Arial" w:ascii="Arial" w:hAnsi="Arial"/>
          <w:spacing w:val="24"/>
        </w:rPr>
        <w:t xml:space="preserve"> </w:t>
      </w:r>
      <w:r>
        <w:rPr>
          <w:rFonts w:cs="Arial" w:ascii="Arial" w:hAnsi="Arial"/>
        </w:rPr>
        <w:t>LCBs</w:t>
      </w:r>
      <w:r>
        <w:rPr>
          <w:rFonts w:cs="Arial" w:ascii="Arial" w:hAnsi="Arial"/>
          <w:spacing w:val="-5"/>
        </w:rPr>
        <w:t xml:space="preserve"> </w:t>
      </w:r>
      <w:r>
        <w:rPr>
          <w:rFonts w:cs="Arial" w:ascii="Arial" w:hAnsi="Arial"/>
        </w:rPr>
        <w:t>switch</w:t>
      </w:r>
      <w:r>
        <w:rPr>
          <w:rFonts w:cs="Arial" w:ascii="Arial" w:hAnsi="Arial"/>
          <w:spacing w:val="-5"/>
        </w:rPr>
        <w:t xml:space="preserve"> </w:t>
      </w:r>
      <w:r>
        <w:rPr>
          <w:rFonts w:cs="Arial" w:ascii="Arial" w:hAnsi="Arial"/>
        </w:rPr>
        <w:t>between</w:t>
      </w:r>
      <w:r>
        <w:rPr>
          <w:rFonts w:cs="Arial" w:ascii="Arial" w:hAnsi="Arial"/>
          <w:spacing w:val="-5"/>
        </w:rPr>
        <w:t xml:space="preserve"> </w:t>
      </w:r>
      <w:r>
        <w:rPr>
          <w:rFonts w:cs="Arial" w:ascii="Arial" w:hAnsi="Arial"/>
        </w:rPr>
        <w:t>male</w:t>
      </w:r>
      <w:r>
        <w:rPr>
          <w:rFonts w:cs="Arial" w:ascii="Arial" w:hAnsi="Arial"/>
          <w:spacing w:val="-5"/>
        </w:rPr>
        <w:t xml:space="preserve"> </w:t>
      </w:r>
      <w:r>
        <w:rPr>
          <w:rFonts w:cs="Arial" w:ascii="Arial" w:hAnsi="Arial"/>
        </w:rPr>
        <w:t>and female</w:t>
      </w:r>
      <w:r>
        <w:rPr>
          <w:rFonts w:cs="Arial" w:ascii="Arial" w:hAnsi="Arial"/>
          <w:spacing w:val="-8"/>
        </w:rPr>
        <w:t xml:space="preserve"> </w:t>
      </w:r>
      <w:r>
        <w:rPr>
          <w:rFonts w:cs="Arial" w:ascii="Arial" w:hAnsi="Arial"/>
        </w:rPr>
        <w:t>flowers</w:t>
      </w:r>
      <w:r>
        <w:rPr>
          <w:rFonts w:cs="Arial" w:ascii="Arial" w:hAnsi="Arial"/>
          <w:spacing w:val="-8"/>
        </w:rPr>
        <w:t xml:space="preserve"> </w:t>
      </w:r>
      <w:r>
        <w:rPr>
          <w:rFonts w:cs="Arial" w:ascii="Arial" w:hAnsi="Arial"/>
        </w:rPr>
        <w:t>more</w:t>
      </w:r>
      <w:r>
        <w:rPr>
          <w:rFonts w:cs="Arial" w:ascii="Arial" w:hAnsi="Arial"/>
          <w:spacing w:val="-8"/>
        </w:rPr>
        <w:t xml:space="preserve"> </w:t>
      </w:r>
      <w:r>
        <w:rPr>
          <w:rFonts w:cs="Arial" w:ascii="Arial" w:hAnsi="Arial"/>
        </w:rPr>
        <w:t>frequently</w:t>
      </w:r>
      <w:r>
        <w:rPr>
          <w:rFonts w:cs="Arial" w:ascii="Arial" w:hAnsi="Arial"/>
          <w:spacing w:val="-8"/>
        </w:rPr>
        <w:t xml:space="preserve"> </w:t>
      </w:r>
      <w:r>
        <w:rPr>
          <w:rFonts w:cs="Arial" w:ascii="Arial" w:hAnsi="Arial"/>
        </w:rPr>
        <w:t>than</w:t>
      </w:r>
      <w:r>
        <w:rPr>
          <w:rFonts w:cs="Arial" w:ascii="Arial" w:hAnsi="Arial"/>
          <w:spacing w:val="-8"/>
        </w:rPr>
        <w:t xml:space="preserve"> </w:t>
      </w:r>
      <w:r>
        <w:rPr>
          <w:rFonts w:cs="Arial" w:ascii="Arial" w:hAnsi="Arial"/>
        </w:rPr>
        <w:t>HBs,</w:t>
      </w:r>
      <w:r>
        <w:rPr>
          <w:rFonts w:cs="Arial" w:ascii="Arial" w:hAnsi="Arial"/>
          <w:spacing w:val="-4"/>
        </w:rPr>
        <w:t xml:space="preserve"> </w:t>
      </w:r>
      <w:r>
        <w:rPr>
          <w:rFonts w:cs="Arial" w:ascii="Arial" w:hAnsi="Arial"/>
        </w:rPr>
        <w:t>travel</w:t>
      </w:r>
      <w:r>
        <w:rPr>
          <w:rFonts w:cs="Arial" w:ascii="Arial" w:hAnsi="Arial"/>
          <w:spacing w:val="-8"/>
        </w:rPr>
        <w:t xml:space="preserve"> </w:t>
      </w:r>
      <w:r>
        <w:rPr>
          <w:rFonts w:cs="Arial" w:ascii="Arial" w:hAnsi="Arial"/>
        </w:rPr>
        <w:t>further</w:t>
      </w:r>
      <w:r>
        <w:rPr>
          <w:rFonts w:cs="Arial" w:ascii="Arial" w:hAnsi="Arial"/>
          <w:spacing w:val="-8"/>
        </w:rPr>
        <w:t xml:space="preserve"> </w:t>
      </w:r>
      <w:r>
        <w:rPr>
          <w:rFonts w:cs="Arial" w:ascii="Arial" w:hAnsi="Arial"/>
        </w:rPr>
        <w:t>between</w:t>
      </w:r>
      <w:r>
        <w:rPr>
          <w:rFonts w:cs="Arial" w:ascii="Arial" w:hAnsi="Arial"/>
          <w:spacing w:val="-8"/>
        </w:rPr>
        <w:t xml:space="preserve"> </w:t>
      </w:r>
      <w:r>
        <w:rPr>
          <w:rFonts w:cs="Arial" w:ascii="Arial" w:hAnsi="Arial"/>
        </w:rPr>
        <w:t>flowers,</w:t>
      </w:r>
      <w:r>
        <w:rPr>
          <w:rFonts w:cs="Arial" w:ascii="Arial" w:hAnsi="Arial"/>
          <w:spacing w:val="-4"/>
        </w:rPr>
        <w:t xml:space="preserve"> </w:t>
      </w:r>
      <w:r>
        <w:rPr>
          <w:rFonts w:cs="Arial" w:ascii="Arial" w:hAnsi="Arial"/>
        </w:rPr>
        <w:t>transport</w:t>
      </w:r>
      <w:r>
        <w:rPr>
          <w:rFonts w:cs="Arial" w:ascii="Arial" w:hAnsi="Arial"/>
          <w:spacing w:val="-8"/>
        </w:rPr>
        <w:t xml:space="preserve"> </w:t>
      </w:r>
      <w:r>
        <w:rPr>
          <w:rFonts w:cs="Arial" w:ascii="Arial" w:hAnsi="Arial"/>
        </w:rPr>
        <w:t>more viable</w:t>
      </w:r>
      <w:r>
        <w:rPr>
          <w:rFonts w:cs="Arial" w:ascii="Arial" w:hAnsi="Arial"/>
          <w:spacing w:val="-3"/>
        </w:rPr>
        <w:t xml:space="preserve"> </w:t>
      </w:r>
      <w:r>
        <w:rPr>
          <w:rFonts w:cs="Arial" w:ascii="Arial" w:hAnsi="Arial"/>
        </w:rPr>
        <w:t>pollen,</w:t>
      </w:r>
      <w:r>
        <w:rPr>
          <w:rFonts w:cs="Arial" w:ascii="Arial" w:hAnsi="Arial"/>
          <w:spacing w:val="-1"/>
        </w:rPr>
        <w:t xml:space="preserve"> </w:t>
      </w:r>
      <w:r>
        <w:rPr>
          <w:rFonts w:cs="Arial" w:ascii="Arial" w:hAnsi="Arial"/>
        </w:rPr>
        <w:t>and</w:t>
      </w:r>
      <w:r>
        <w:rPr>
          <w:rFonts w:cs="Arial" w:ascii="Arial" w:hAnsi="Arial"/>
          <w:spacing w:val="-3"/>
        </w:rPr>
        <w:t xml:space="preserve"> </w:t>
      </w:r>
      <w:r>
        <w:rPr>
          <w:rFonts w:cs="Arial" w:ascii="Arial" w:hAnsi="Arial"/>
        </w:rPr>
        <w:t>tend</w:t>
      </w:r>
      <w:r>
        <w:rPr>
          <w:rFonts w:cs="Arial" w:ascii="Arial" w:hAnsi="Arial"/>
          <w:spacing w:val="-3"/>
        </w:rPr>
        <w:t xml:space="preserve"> </w:t>
      </w:r>
      <w:r>
        <w:rPr>
          <w:rFonts w:cs="Arial" w:ascii="Arial" w:hAnsi="Arial"/>
        </w:rPr>
        <w:t>not</w:t>
      </w:r>
      <w:r>
        <w:rPr>
          <w:rFonts w:cs="Arial" w:ascii="Arial" w:hAnsi="Arial"/>
          <w:spacing w:val="-4"/>
        </w:rPr>
        <w:t xml:space="preserve"> </w:t>
      </w:r>
      <w:r>
        <w:rPr>
          <w:rFonts w:cs="Arial" w:ascii="Arial" w:hAnsi="Arial"/>
        </w:rPr>
        <w:t>to</w:t>
      </w:r>
      <w:r>
        <w:rPr>
          <w:rFonts w:cs="Arial" w:ascii="Arial" w:hAnsi="Arial"/>
          <w:spacing w:val="-3"/>
        </w:rPr>
        <w:t xml:space="preserve"> </w:t>
      </w:r>
      <w:r>
        <w:rPr>
          <w:rFonts w:cs="Arial" w:ascii="Arial" w:hAnsi="Arial"/>
        </w:rPr>
        <w:t>side-work</w:t>
      </w:r>
      <w:r>
        <w:rPr>
          <w:rFonts w:cs="Arial" w:ascii="Arial" w:hAnsi="Arial"/>
          <w:spacing w:val="-4"/>
        </w:rPr>
        <w:t xml:space="preserve"> </w:t>
      </w:r>
      <w:r>
        <w:rPr>
          <w:rFonts w:cs="Arial" w:ascii="Arial" w:hAnsi="Arial"/>
        </w:rPr>
        <w:t>canola</w:t>
      </w:r>
      <w:r>
        <w:rPr>
          <w:rFonts w:cs="Arial" w:ascii="Arial" w:hAnsi="Arial"/>
          <w:spacing w:val="-3"/>
        </w:rPr>
        <w:t xml:space="preserve"> </w:t>
      </w:r>
      <w:r>
        <w:rPr>
          <w:rFonts w:cs="Arial" w:ascii="Arial" w:hAnsi="Arial"/>
        </w:rPr>
        <w:t>flowers</w:t>
      </w:r>
      <w:r>
        <w:rPr>
          <w:rFonts w:cs="Arial" w:ascii="Arial" w:hAnsi="Arial"/>
          <w:spacing w:val="-3"/>
        </w:rPr>
        <w:t xml:space="preserve"> </w:t>
      </w:r>
      <w:hyperlink w:anchor="_bookmark102">
        <w:r>
          <w:rPr>
            <w:rFonts w:cs="Arial" w:ascii="Arial" w:hAnsi="Arial"/>
          </w:rPr>
          <w:t>(Soroka</w:t>
        </w:r>
        <w:r>
          <w:rPr>
            <w:rFonts w:cs="Arial" w:ascii="Arial" w:hAnsi="Arial"/>
            <w:spacing w:val="-4"/>
          </w:rPr>
          <w:t xml:space="preserve"> </w:t>
        </w:r>
        <w:r>
          <w:rPr>
            <w:rFonts w:cs="Arial" w:ascii="Arial" w:hAnsi="Arial"/>
          </w:rPr>
          <w:t>et</w:t>
        </w:r>
        <w:r>
          <w:rPr>
            <w:rFonts w:cs="Arial" w:ascii="Arial" w:hAnsi="Arial"/>
            <w:spacing w:val="-3"/>
          </w:rPr>
          <w:t xml:space="preserve"> </w:t>
        </w:r>
        <w:r>
          <w:rPr>
            <w:rFonts w:cs="Arial" w:ascii="Arial" w:hAnsi="Arial"/>
          </w:rPr>
          <w:t>al.,</w:t>
        </w:r>
      </w:hyperlink>
      <w:r>
        <w:rPr>
          <w:rFonts w:cs="Arial" w:ascii="Arial" w:hAnsi="Arial"/>
          <w:spacing w:val="-3"/>
        </w:rPr>
        <w:t xml:space="preserve"> </w:t>
      </w:r>
      <w:hyperlink w:anchor="_bookmark102">
        <w:r>
          <w:rPr>
            <w:rFonts w:cs="Arial" w:ascii="Arial" w:hAnsi="Arial"/>
          </w:rPr>
          <w:t>2001;</w:t>
        </w:r>
      </w:hyperlink>
      <w:r>
        <w:rPr>
          <w:rFonts w:cs="Arial" w:ascii="Arial" w:hAnsi="Arial"/>
          <w:spacing w:val="-3"/>
        </w:rPr>
        <w:t xml:space="preserve"> </w:t>
      </w:r>
      <w:hyperlink w:anchor="_bookmark81">
        <w:r>
          <w:rPr>
            <w:rFonts w:cs="Arial" w:ascii="Arial" w:hAnsi="Arial"/>
          </w:rPr>
          <w:t>Parker</w:t>
        </w:r>
        <w:r>
          <w:rPr>
            <w:rFonts w:cs="Arial" w:ascii="Arial" w:hAnsi="Arial"/>
            <w:spacing w:val="-4"/>
          </w:rPr>
          <w:t xml:space="preserve"> </w:t>
        </w:r>
        <w:r>
          <w:rPr>
            <w:rFonts w:cs="Arial" w:ascii="Arial" w:hAnsi="Arial"/>
          </w:rPr>
          <w:t>et</w:t>
        </w:r>
        <w:r>
          <w:rPr>
            <w:rFonts w:cs="Arial" w:ascii="Arial" w:hAnsi="Arial"/>
            <w:spacing w:val="-3"/>
          </w:rPr>
          <w:t xml:space="preserve"> </w:t>
        </w:r>
        <w:r>
          <w:rPr>
            <w:rFonts w:cs="Arial" w:ascii="Arial" w:hAnsi="Arial"/>
          </w:rPr>
          <w:t>al.,</w:t>
        </w:r>
      </w:hyperlink>
      <w:r>
        <w:rPr>
          <w:rFonts w:cs="Arial" w:ascii="Arial" w:hAnsi="Arial"/>
        </w:rPr>
        <w:t xml:space="preserve"> </w:t>
      </w:r>
      <w:hyperlink w:anchor="_bookmark81">
        <w:r>
          <w:rPr>
            <w:rFonts w:cs="Arial" w:ascii="Arial" w:hAnsi="Arial"/>
          </w:rPr>
          <w:t>2015;</w:t>
        </w:r>
      </w:hyperlink>
      <w:r>
        <w:rPr>
          <w:rFonts w:cs="Arial" w:ascii="Arial" w:hAnsi="Arial"/>
          <w:spacing w:val="-8"/>
        </w:rPr>
        <w:t xml:space="preserve"> </w:t>
      </w:r>
      <w:hyperlink w:anchor="_bookmark113">
        <w:r>
          <w:rPr>
            <w:rFonts w:cs="Arial" w:ascii="Arial" w:hAnsi="Arial"/>
          </w:rPr>
          <w:t>Waytes,</w:t>
        </w:r>
      </w:hyperlink>
      <w:r>
        <w:rPr>
          <w:rFonts w:cs="Arial" w:ascii="Arial" w:hAnsi="Arial"/>
          <w:spacing w:val="-8"/>
        </w:rPr>
        <w:t xml:space="preserve"> </w:t>
      </w:r>
      <w:hyperlink w:anchor="_bookmark113">
        <w:r>
          <w:rPr>
            <w:rFonts w:cs="Arial" w:ascii="Arial" w:hAnsi="Arial"/>
          </w:rPr>
          <w:t>2017;</w:t>
        </w:r>
      </w:hyperlink>
      <w:r>
        <w:rPr>
          <w:rFonts w:cs="Arial" w:ascii="Arial" w:hAnsi="Arial"/>
          <w:spacing w:val="-8"/>
        </w:rPr>
        <w:t xml:space="preserve"> </w:t>
      </w:r>
      <w:hyperlink w:anchor="_bookmark18">
        <w:r>
          <w:rPr>
            <w:rFonts w:cs="Arial" w:ascii="Arial" w:hAnsi="Arial"/>
          </w:rPr>
          <w:t>Brunet</w:t>
        </w:r>
        <w:r>
          <w:rPr>
            <w:rFonts w:cs="Arial" w:ascii="Arial" w:hAnsi="Arial"/>
            <w:spacing w:val="-8"/>
          </w:rPr>
          <w:t xml:space="preserve"> </w:t>
        </w:r>
        <w:r>
          <w:rPr>
            <w:rFonts w:cs="Arial" w:ascii="Arial" w:hAnsi="Arial"/>
          </w:rPr>
          <w:t>et</w:t>
        </w:r>
        <w:r>
          <w:rPr>
            <w:rFonts w:cs="Arial" w:ascii="Arial" w:hAnsi="Arial"/>
            <w:spacing w:val="-8"/>
          </w:rPr>
          <w:t xml:space="preserve"> </w:t>
        </w:r>
        <w:r>
          <w:rPr>
            <w:rFonts w:cs="Arial" w:ascii="Arial" w:hAnsi="Arial"/>
          </w:rPr>
          <w:t>al.,</w:t>
        </w:r>
      </w:hyperlink>
      <w:r>
        <w:rPr>
          <w:rFonts w:cs="Arial" w:ascii="Arial" w:hAnsi="Arial"/>
          <w:spacing w:val="-8"/>
        </w:rPr>
        <w:t xml:space="preserve"> </w:t>
      </w:r>
      <w:hyperlink w:anchor="_bookmark18">
        <w:r>
          <w:rPr>
            <w:rFonts w:cs="Arial" w:ascii="Arial" w:hAnsi="Arial"/>
          </w:rPr>
          <w:t>2019),</w:t>
        </w:r>
      </w:hyperlink>
      <w:r>
        <w:rPr>
          <w:rFonts w:cs="Arial" w:ascii="Arial" w:hAnsi="Arial"/>
          <w:spacing w:val="-7"/>
        </w:rPr>
        <w:t xml:space="preserve"> </w:t>
      </w:r>
      <w:r>
        <w:rPr>
          <w:rFonts w:cs="Arial" w:ascii="Arial" w:hAnsi="Arial"/>
        </w:rPr>
        <w:t>all</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which</w:t>
      </w:r>
      <w:r>
        <w:rPr>
          <w:rFonts w:cs="Arial" w:ascii="Arial" w:hAnsi="Arial"/>
          <w:spacing w:val="-8"/>
        </w:rPr>
        <w:t xml:space="preserve"> </w:t>
      </w:r>
      <w:r>
        <w:rPr>
          <w:rFonts w:cs="Arial" w:ascii="Arial" w:hAnsi="Arial"/>
        </w:rPr>
        <w:t>may</w:t>
      </w:r>
      <w:r>
        <w:rPr>
          <w:rFonts w:cs="Arial" w:ascii="Arial" w:hAnsi="Arial"/>
          <w:spacing w:val="-8"/>
        </w:rPr>
        <w:t xml:space="preserve"> </w:t>
      </w:r>
      <w:r>
        <w:rPr>
          <w:rFonts w:cs="Arial" w:ascii="Arial" w:hAnsi="Arial"/>
        </w:rPr>
        <w:t>explain</w:t>
      </w:r>
      <w:r>
        <w:rPr>
          <w:rFonts w:cs="Arial" w:ascii="Arial" w:hAnsi="Arial"/>
          <w:spacing w:val="-8"/>
        </w:rPr>
        <w:t xml:space="preserve"> </w:t>
      </w:r>
      <w:r>
        <w:rPr>
          <w:rFonts w:cs="Arial" w:ascii="Arial" w:hAnsi="Arial"/>
        </w:rPr>
        <w:t>their</w:t>
      </w:r>
      <w:r>
        <w:rPr>
          <w:rFonts w:cs="Arial" w:ascii="Arial" w:hAnsi="Arial"/>
          <w:spacing w:val="-8"/>
        </w:rPr>
        <w:t xml:space="preserve"> </w:t>
      </w:r>
      <w:r>
        <w:rPr>
          <w:rFonts w:cs="Arial" w:ascii="Arial" w:hAnsi="Arial"/>
        </w:rPr>
        <w:t>higher</w:t>
      </w:r>
      <w:r>
        <w:rPr>
          <w:rFonts w:cs="Arial" w:ascii="Arial" w:hAnsi="Arial"/>
          <w:spacing w:val="-8"/>
        </w:rPr>
        <w:t xml:space="preserve"> </w:t>
      </w:r>
      <w:r>
        <w:rPr>
          <w:rFonts w:cs="Arial" w:ascii="Arial" w:hAnsi="Arial"/>
        </w:rPr>
        <w:t>pollination efficacy.</w:t>
      </w:r>
      <w:r>
        <w:rPr>
          <w:rFonts w:cs="Arial" w:ascii="Arial" w:hAnsi="Arial"/>
          <w:spacing w:val="15"/>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also</w:t>
      </w:r>
      <w:r>
        <w:rPr>
          <w:rFonts w:cs="Arial" w:ascii="Arial" w:hAnsi="Arial"/>
          <w:spacing w:val="-11"/>
        </w:rPr>
        <w:t xml:space="preserve"> </w:t>
      </w:r>
      <w:r>
        <w:rPr>
          <w:rFonts w:cs="Arial" w:ascii="Arial" w:hAnsi="Arial"/>
        </w:rPr>
        <w:t>decreased</w:t>
      </w:r>
      <w:r>
        <w:rPr>
          <w:rFonts w:cs="Arial" w:ascii="Arial" w:hAnsi="Arial"/>
          <w:spacing w:val="-11"/>
        </w:rPr>
        <w:t xml:space="preserve"> </w:t>
      </w:r>
      <w:r>
        <w:rPr>
          <w:rFonts w:cs="Arial" w:ascii="Arial" w:hAnsi="Arial"/>
        </w:rPr>
        <w:t>with</w:t>
      </w:r>
      <w:r>
        <w:rPr>
          <w:rFonts w:cs="Arial" w:ascii="Arial" w:hAnsi="Arial"/>
          <w:spacing w:val="-11"/>
        </w:rPr>
        <w:t xml:space="preserve"> </w:t>
      </w:r>
      <w:r>
        <w:rPr>
          <w:rFonts w:cs="Arial" w:ascii="Arial" w:hAnsi="Arial"/>
        </w:rPr>
        <w:t>distance</w:t>
      </w:r>
      <w:r>
        <w:rPr>
          <w:rFonts w:cs="Arial" w:ascii="Arial" w:hAnsi="Arial"/>
          <w:spacing w:val="-11"/>
        </w:rPr>
        <w:t xml:space="preserve"> </w:t>
      </w:r>
      <w:r>
        <w:rPr>
          <w:rFonts w:cs="Arial" w:ascii="Arial" w:hAnsi="Arial"/>
        </w:rPr>
        <w:t>from</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edge</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the field,</w:t>
      </w:r>
      <w:r>
        <w:rPr>
          <w:rFonts w:cs="Arial" w:ascii="Arial" w:hAnsi="Arial"/>
          <w:spacing w:val="-5"/>
        </w:rPr>
        <w:t xml:space="preserve"> </w:t>
      </w:r>
      <w:r>
        <w:rPr>
          <w:rFonts w:cs="Arial" w:ascii="Arial" w:hAnsi="Arial"/>
        </w:rPr>
        <w:t>and</w:t>
      </w:r>
      <w:r>
        <w:rPr>
          <w:rFonts w:cs="Arial" w:ascii="Arial" w:hAnsi="Arial"/>
          <w:spacing w:val="-7"/>
        </w:rPr>
        <w:t xml:space="preserve"> </w:t>
      </w:r>
      <w:r>
        <w:rPr>
          <w:rFonts w:cs="Arial" w:ascii="Arial" w:hAnsi="Arial"/>
        </w:rPr>
        <w:t>was</w:t>
      </w:r>
      <w:r>
        <w:rPr>
          <w:rFonts w:cs="Arial" w:ascii="Arial" w:hAnsi="Arial"/>
          <w:spacing w:val="-7"/>
        </w:rPr>
        <w:t xml:space="preserve"> </w:t>
      </w:r>
      <w:r>
        <w:rPr>
          <w:rFonts w:cs="Arial" w:ascii="Arial" w:hAnsi="Arial"/>
        </w:rPr>
        <w:t>lower</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centre</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female</w:t>
      </w:r>
      <w:r>
        <w:rPr>
          <w:rFonts w:cs="Arial" w:ascii="Arial" w:hAnsi="Arial"/>
          <w:spacing w:val="-7"/>
        </w:rPr>
        <w:t xml:space="preserve"> </w:t>
      </w:r>
      <w:r>
        <w:rPr>
          <w:rFonts w:cs="Arial" w:ascii="Arial" w:hAnsi="Arial"/>
        </w:rPr>
        <w:t>bays</w:t>
      </w:r>
      <w:r>
        <w:rPr>
          <w:rFonts w:cs="Arial" w:ascii="Arial" w:hAnsi="Arial"/>
          <w:spacing w:val="-7"/>
        </w:rPr>
        <w:t xml:space="preserve"> </w:t>
      </w:r>
      <w:r>
        <w:rPr>
          <w:rFonts w:cs="Arial" w:ascii="Arial" w:hAnsi="Arial"/>
        </w:rPr>
        <w:t>independent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visitation,</w:t>
      </w:r>
      <w:r>
        <w:rPr>
          <w:rFonts w:cs="Arial" w:ascii="Arial" w:hAnsi="Arial"/>
          <w:spacing w:val="-5"/>
        </w:rPr>
        <w:t xml:space="preserve"> </w:t>
      </w:r>
      <w:r>
        <w:rPr>
          <w:rFonts w:cs="Arial" w:ascii="Arial" w:hAnsi="Arial"/>
        </w:rPr>
        <w:t>suggesting lower</w:t>
      </w:r>
      <w:r>
        <w:rPr>
          <w:rFonts w:cs="Arial" w:ascii="Arial" w:hAnsi="Arial"/>
          <w:spacing w:val="-3"/>
        </w:rPr>
        <w:t xml:space="preserve"> </w:t>
      </w:r>
      <w:r>
        <w:rPr>
          <w:rFonts w:cs="Arial" w:ascii="Arial" w:hAnsi="Arial"/>
        </w:rPr>
        <w:t>pollen</w:t>
      </w:r>
      <w:r>
        <w:rPr>
          <w:rFonts w:cs="Arial" w:ascii="Arial" w:hAnsi="Arial"/>
          <w:spacing w:val="-3"/>
        </w:rPr>
        <w:t xml:space="preserve"> </w:t>
      </w:r>
      <w:r>
        <w:rPr>
          <w:rFonts w:cs="Arial" w:ascii="Arial" w:hAnsi="Arial"/>
        </w:rPr>
        <w:t>tran</w:t>
      </w:r>
      <w:ins w:id="201" w:author="Hoover, Shelley" w:date="2022-09-09T16:50:00Z">
        <w:r>
          <w:rPr>
            <w:rFonts w:cs="Arial" w:ascii="Arial" w:hAnsi="Arial"/>
          </w:rPr>
          <w:t>s</w:t>
        </w:r>
      </w:ins>
      <w:r>
        <w:rPr>
          <w:rFonts w:cs="Arial" w:ascii="Arial" w:hAnsi="Arial"/>
        </w:rPr>
        <w:t>fer</w:t>
      </w:r>
      <w:r>
        <w:rPr>
          <w:rFonts w:cs="Arial" w:ascii="Arial" w:hAnsi="Arial"/>
          <w:spacing w:val="-3"/>
        </w:rPr>
        <w:t xml:space="preserve"> </w:t>
      </w:r>
      <w:r>
        <w:rPr>
          <w:rFonts w:cs="Arial" w:ascii="Arial" w:hAnsi="Arial"/>
        </w:rPr>
        <w:t>per</w:t>
      </w:r>
      <w:r>
        <w:rPr>
          <w:rFonts w:cs="Arial" w:ascii="Arial" w:hAnsi="Arial"/>
          <w:spacing w:val="-3"/>
        </w:rPr>
        <w:t xml:space="preserve"> </w:t>
      </w:r>
      <w:r>
        <w:rPr>
          <w:rFonts w:cs="Arial" w:ascii="Arial" w:hAnsi="Arial"/>
        </w:rPr>
        <w:t>visit.</w:t>
      </w:r>
      <w:r>
        <w:rPr>
          <w:rFonts w:cs="Arial" w:ascii="Arial" w:hAnsi="Arial"/>
          <w:spacing w:val="29"/>
        </w:rPr>
        <w:t xml:space="preserve"> </w:t>
      </w:r>
      <w:r>
        <w:rPr>
          <w:rFonts w:cs="Arial" w:ascii="Arial" w:hAnsi="Arial"/>
        </w:rPr>
        <w:t>These</w:t>
      </w:r>
      <w:r>
        <w:rPr>
          <w:rFonts w:cs="Arial" w:ascii="Arial" w:hAnsi="Arial"/>
          <w:spacing w:val="-3"/>
        </w:rPr>
        <w:t xml:space="preserve"> </w:t>
      </w:r>
      <w:r>
        <w:rPr>
          <w:rFonts w:cs="Arial" w:ascii="Arial" w:hAnsi="Arial"/>
        </w:rPr>
        <w:t>may</w:t>
      </w:r>
      <w:r>
        <w:rPr>
          <w:rFonts w:cs="Arial" w:ascii="Arial" w:hAnsi="Arial"/>
          <w:spacing w:val="-3"/>
        </w:rPr>
        <w:t xml:space="preserve"> </w:t>
      </w:r>
      <w:r>
        <w:rPr>
          <w:rFonts w:cs="Arial" w:ascii="Arial" w:hAnsi="Arial"/>
        </w:rPr>
        <w:t>have</w:t>
      </w:r>
      <w:r>
        <w:rPr>
          <w:rFonts w:cs="Arial" w:ascii="Arial" w:hAnsi="Arial"/>
          <w:spacing w:val="-3"/>
        </w:rPr>
        <w:t xml:space="preserve"> </w:t>
      </w:r>
      <w:r>
        <w:rPr>
          <w:rFonts w:cs="Arial" w:ascii="Arial" w:hAnsi="Arial"/>
        </w:rPr>
        <w:t>been</w:t>
      </w:r>
      <w:r>
        <w:rPr>
          <w:rFonts w:cs="Arial" w:ascii="Arial" w:hAnsi="Arial"/>
          <w:spacing w:val="-3"/>
        </w:rPr>
        <w:t xml:space="preserve"> </w:t>
      </w:r>
      <w:r>
        <w:rPr>
          <w:rFonts w:cs="Arial" w:ascii="Arial" w:hAnsi="Arial"/>
        </w:rPr>
        <w:t>caused</w:t>
      </w:r>
      <w:r>
        <w:rPr>
          <w:rFonts w:cs="Arial" w:ascii="Arial" w:hAnsi="Arial"/>
          <w:spacing w:val="-3"/>
        </w:rPr>
        <w:t xml:space="preserve"> </w:t>
      </w:r>
      <w:r>
        <w:rPr>
          <w:rFonts w:cs="Arial" w:ascii="Arial" w:hAnsi="Arial"/>
        </w:rPr>
        <w:t>by</w:t>
      </w:r>
      <w:r>
        <w:rPr>
          <w:rFonts w:cs="Arial" w:ascii="Arial" w:hAnsi="Arial"/>
          <w:spacing w:val="-3"/>
        </w:rPr>
        <w:t xml:space="preserve"> </w:t>
      </w:r>
      <w:r>
        <w:rPr>
          <w:rFonts w:cs="Arial" w:ascii="Arial" w:hAnsi="Arial"/>
        </w:rPr>
        <w:t>two</w:t>
      </w:r>
      <w:r>
        <w:rPr>
          <w:rFonts w:cs="Arial" w:ascii="Arial" w:hAnsi="Arial"/>
          <w:spacing w:val="-3"/>
        </w:rPr>
        <w:t xml:space="preserve"> </w:t>
      </w:r>
      <w:r>
        <w:rPr>
          <w:rFonts w:cs="Arial" w:ascii="Arial" w:hAnsi="Arial"/>
        </w:rPr>
        <w:t>separate</w:t>
      </w:r>
      <w:r>
        <w:rPr>
          <w:rFonts w:cs="Arial" w:ascii="Arial" w:hAnsi="Arial"/>
          <w:spacing w:val="-3"/>
        </w:rPr>
        <w:t xml:space="preserve"> </w:t>
      </w:r>
      <w:r>
        <w:rPr>
          <w:rFonts w:cs="Arial" w:ascii="Arial" w:hAnsi="Arial"/>
        </w:rPr>
        <w:t>processes:</w:t>
      </w:r>
      <w:r>
        <w:rPr>
          <w:rFonts w:cs="Arial" w:ascii="Arial" w:hAnsi="Arial"/>
          <w:spacing w:val="21"/>
        </w:rPr>
        <w:t xml:space="preserve"> </w:t>
      </w:r>
      <w:r>
        <w:rPr>
          <w:rFonts w:cs="Arial" w:ascii="Arial" w:hAnsi="Arial"/>
        </w:rPr>
        <w:t xml:space="preserve">a) </w:t>
      </w:r>
      <w:r>
        <w:rPr>
          <w:rFonts w:cs="Arial" w:ascii="Arial" w:hAnsi="Arial"/>
          <w:w w:val="95"/>
        </w:rPr>
        <w:t xml:space="preserve">low pollen carryover with distance into the female bays, and b) shorter trips between flowers </w:t>
      </w:r>
      <w:r>
        <w:rPr>
          <w:rFonts w:cs="Arial" w:ascii="Arial" w:hAnsi="Arial"/>
          <w:spacing w:val="-2"/>
        </w:rPr>
        <w:t>at</w:t>
      </w:r>
      <w:r>
        <w:rPr>
          <w:rFonts w:cs="Arial" w:ascii="Arial" w:hAnsi="Arial"/>
          <w:spacing w:val="2"/>
        </w:rPr>
        <w:t xml:space="preserve"> </w:t>
      </w:r>
      <w:r>
        <w:rPr>
          <w:rFonts w:cs="Arial" w:ascii="Arial" w:hAnsi="Arial"/>
          <w:spacing w:val="-2"/>
        </w:rPr>
        <w:t>the</w:t>
      </w:r>
      <w:r>
        <w:rPr>
          <w:rFonts w:cs="Arial" w:ascii="Arial" w:hAnsi="Arial"/>
          <w:spacing w:val="3"/>
        </w:rPr>
        <w:t xml:space="preserve"> </w:t>
      </w:r>
      <w:r>
        <w:rPr>
          <w:rFonts w:cs="Arial" w:ascii="Arial" w:hAnsi="Arial"/>
          <w:spacing w:val="-2"/>
        </w:rPr>
        <w:t>centre</w:t>
      </w:r>
      <w:r>
        <w:rPr>
          <w:rFonts w:cs="Arial" w:ascii="Arial" w:hAnsi="Arial"/>
          <w:spacing w:val="3"/>
        </w:rPr>
        <w:t xml:space="preserve"> </w:t>
      </w:r>
      <w:r>
        <w:rPr>
          <w:rFonts w:cs="Arial" w:ascii="Arial" w:hAnsi="Arial"/>
          <w:spacing w:val="-2"/>
        </w:rPr>
        <w:t>of</w:t>
      </w:r>
      <w:r>
        <w:rPr>
          <w:rFonts w:cs="Arial" w:ascii="Arial" w:hAnsi="Arial"/>
          <w:spacing w:val="3"/>
        </w:rPr>
        <w:t xml:space="preserve"> </w:t>
      </w:r>
      <w:r>
        <w:rPr>
          <w:rFonts w:cs="Arial" w:ascii="Arial" w:hAnsi="Arial"/>
          <w:spacing w:val="-2"/>
        </w:rPr>
        <w:t>the</w:t>
      </w:r>
      <w:r>
        <w:rPr>
          <w:rFonts w:cs="Arial" w:ascii="Arial" w:hAnsi="Arial"/>
          <w:spacing w:val="3"/>
        </w:rPr>
        <w:t xml:space="preserve"> </w:t>
      </w:r>
      <w:r>
        <w:rPr>
          <w:rFonts w:cs="Arial" w:ascii="Arial" w:hAnsi="Arial"/>
          <w:spacing w:val="-2"/>
        </w:rPr>
        <w:t>field.</w:t>
      </w:r>
      <w:r>
        <w:rPr>
          <w:rFonts w:cs="Arial" w:ascii="Arial" w:hAnsi="Arial"/>
          <w:spacing w:val="29"/>
        </w:rPr>
        <w:t xml:space="preserve"> </w:t>
      </w:r>
      <w:r>
        <w:rPr>
          <w:rFonts w:cs="Arial" w:ascii="Arial" w:hAnsi="Arial"/>
          <w:spacing w:val="-2"/>
        </w:rPr>
        <w:t>Pollen</w:t>
      </w:r>
      <w:r>
        <w:rPr>
          <w:rFonts w:cs="Arial" w:ascii="Arial" w:hAnsi="Arial"/>
          <w:spacing w:val="3"/>
        </w:rPr>
        <w:t xml:space="preserve"> </w:t>
      </w:r>
      <w:r>
        <w:rPr>
          <w:rFonts w:cs="Arial" w:ascii="Arial" w:hAnsi="Arial"/>
          <w:spacing w:val="-2"/>
        </w:rPr>
        <w:t>carryover</w:t>
      </w:r>
      <w:r>
        <w:rPr>
          <w:rFonts w:cs="Arial" w:ascii="Arial" w:hAnsi="Arial"/>
          <w:spacing w:val="2"/>
        </w:rPr>
        <w:t xml:space="preserve"> </w:t>
      </w:r>
      <w:r>
        <w:rPr>
          <w:rFonts w:cs="Arial" w:ascii="Arial" w:hAnsi="Arial"/>
          <w:spacing w:val="-2"/>
        </w:rPr>
        <w:t>from</w:t>
      </w:r>
      <w:r>
        <w:rPr>
          <w:rFonts w:cs="Arial" w:ascii="Arial" w:hAnsi="Arial"/>
          <w:spacing w:val="3"/>
        </w:rPr>
        <w:t xml:space="preserve"> </w:t>
      </w:r>
      <w:r>
        <w:rPr>
          <w:rFonts w:cs="Arial" w:ascii="Arial" w:hAnsi="Arial"/>
          <w:spacing w:val="-2"/>
        </w:rPr>
        <w:t>the</w:t>
      </w:r>
      <w:r>
        <w:rPr>
          <w:rFonts w:cs="Arial" w:ascii="Arial" w:hAnsi="Arial"/>
          <w:spacing w:val="4"/>
        </w:rPr>
        <w:t xml:space="preserve"> </w:t>
      </w:r>
      <w:r>
        <w:rPr>
          <w:rFonts w:cs="Arial" w:ascii="Arial" w:hAnsi="Arial"/>
          <w:spacing w:val="-2"/>
        </w:rPr>
        <w:t>edge</w:t>
      </w:r>
      <w:r>
        <w:rPr>
          <w:rFonts w:cs="Arial" w:ascii="Arial" w:hAnsi="Arial"/>
          <w:spacing w:val="3"/>
        </w:rPr>
        <w:t xml:space="preserve"> </w:t>
      </w:r>
      <w:r>
        <w:rPr>
          <w:rFonts w:cs="Arial" w:ascii="Arial" w:hAnsi="Arial"/>
          <w:spacing w:val="-2"/>
        </w:rPr>
        <w:t>to</w:t>
      </w:r>
      <w:r>
        <w:rPr>
          <w:rFonts w:cs="Arial" w:ascii="Arial" w:hAnsi="Arial"/>
          <w:spacing w:val="3"/>
        </w:rPr>
        <w:t xml:space="preserve"> </w:t>
      </w:r>
      <w:r>
        <w:rPr>
          <w:rFonts w:cs="Arial" w:ascii="Arial" w:hAnsi="Arial"/>
          <w:spacing w:val="-2"/>
        </w:rPr>
        <w:t>the</w:t>
      </w:r>
      <w:r>
        <w:rPr>
          <w:rFonts w:cs="Arial" w:ascii="Arial" w:hAnsi="Arial"/>
          <w:spacing w:val="3"/>
        </w:rPr>
        <w:t xml:space="preserve"> </w:t>
      </w:r>
      <w:r>
        <w:rPr>
          <w:rFonts w:cs="Arial" w:ascii="Arial" w:hAnsi="Arial"/>
          <w:spacing w:val="-2"/>
        </w:rPr>
        <w:t>centre</w:t>
      </w:r>
      <w:r>
        <w:rPr>
          <w:rFonts w:cs="Arial" w:ascii="Arial" w:hAnsi="Arial"/>
          <w:spacing w:val="4"/>
        </w:rPr>
        <w:t xml:space="preserve"> </w:t>
      </w:r>
      <w:r>
        <w:rPr>
          <w:rFonts w:cs="Arial" w:ascii="Arial" w:hAnsi="Arial"/>
          <w:spacing w:val="-2"/>
        </w:rPr>
        <w:t>of</w:t>
      </w:r>
      <w:r>
        <w:rPr>
          <w:rFonts w:cs="Arial" w:ascii="Arial" w:hAnsi="Arial"/>
          <w:spacing w:val="2"/>
        </w:rPr>
        <w:t xml:space="preserve"> </w:t>
      </w:r>
      <w:r>
        <w:rPr>
          <w:rFonts w:cs="Arial" w:ascii="Arial" w:hAnsi="Arial"/>
          <w:spacing w:val="-2"/>
        </w:rPr>
        <w:t>the</w:t>
      </w:r>
      <w:r>
        <w:rPr>
          <w:rFonts w:cs="Arial" w:ascii="Arial" w:hAnsi="Arial"/>
          <w:spacing w:val="3"/>
        </w:rPr>
        <w:t xml:space="preserve"> </w:t>
      </w:r>
      <w:r>
        <w:rPr>
          <w:rFonts w:cs="Arial" w:ascii="Arial" w:hAnsi="Arial"/>
          <w:spacing w:val="-2"/>
        </w:rPr>
        <w:t>bay</w:t>
      </w:r>
      <w:r>
        <w:rPr>
          <w:rFonts w:cs="Arial" w:ascii="Arial" w:hAnsi="Arial"/>
          <w:spacing w:val="4"/>
        </w:rPr>
        <w:t xml:space="preserve"> </w:t>
      </w:r>
      <w:r>
        <w:rPr>
          <w:rFonts w:cs="Arial" w:ascii="Arial" w:hAnsi="Arial"/>
          <w:spacing w:val="-2"/>
        </w:rPr>
        <w:t>female</w:t>
      </w:r>
      <w:r>
        <w:rPr>
          <w:rFonts w:cs="Arial" w:ascii="Arial" w:hAnsi="Arial"/>
          <w:spacing w:val="2"/>
        </w:rPr>
        <w:t xml:space="preserve"> </w:t>
      </w:r>
      <w:r>
        <w:rPr>
          <w:rFonts w:cs="Arial" w:ascii="Arial" w:hAnsi="Arial"/>
          <w:spacing w:val="-5"/>
        </w:rPr>
        <w:t>is</w:t>
      </w:r>
    </w:p>
    <w:p>
      <w:pPr>
        <w:pStyle w:val="TextBody"/>
        <w:spacing w:lineRule="auto" w:line="396" w:before="11" w:after="0"/>
        <w:ind w:left="120" w:right="1056" w:hanging="0"/>
        <w:jc w:val="both"/>
        <w:rPr>
          <w:rFonts w:ascii="Arial" w:hAnsi="Arial" w:cs="Arial"/>
        </w:rPr>
      </w:pPr>
      <w:r>
        <w:rPr>
          <w:rFonts w:cs="Arial" w:ascii="Arial" w:hAnsi="Arial"/>
        </w:rPr>
        <w:t>likely</w:t>
      </w:r>
      <w:r>
        <w:rPr>
          <w:rFonts w:cs="Arial" w:ascii="Arial" w:hAnsi="Arial"/>
          <w:spacing w:val="-2"/>
        </w:rPr>
        <w:t xml:space="preserve"> </w:t>
      </w:r>
      <w:r>
        <w:rPr>
          <w:rFonts w:cs="Arial" w:ascii="Arial" w:hAnsi="Arial"/>
        </w:rPr>
        <w:t>reduced</w:t>
      </w:r>
      <w:r>
        <w:rPr>
          <w:rFonts w:cs="Arial" w:ascii="Arial" w:hAnsi="Arial"/>
          <w:spacing w:val="-2"/>
        </w:rPr>
        <w:t xml:space="preserve"> </w:t>
      </w:r>
      <w:r>
        <w:rPr>
          <w:rFonts w:cs="Arial" w:ascii="Arial" w:hAnsi="Arial"/>
        </w:rPr>
        <w:t>as</w:t>
      </w:r>
      <w:r>
        <w:rPr>
          <w:rFonts w:cs="Arial" w:ascii="Arial" w:hAnsi="Arial"/>
          <w:spacing w:val="-2"/>
        </w:rPr>
        <w:t xml:space="preserve"> </w:t>
      </w:r>
      <w:r>
        <w:rPr>
          <w:rFonts w:cs="Arial" w:ascii="Arial" w:hAnsi="Arial"/>
        </w:rPr>
        <w:t>LCBs</w:t>
      </w:r>
      <w:r>
        <w:rPr>
          <w:rFonts w:cs="Arial" w:ascii="Arial" w:hAnsi="Arial"/>
          <w:spacing w:val="-2"/>
        </w:rPr>
        <w:t xml:space="preserve"> </w:t>
      </w:r>
      <w:r>
        <w:rPr>
          <w:rFonts w:cs="Arial" w:ascii="Arial" w:hAnsi="Arial"/>
        </w:rPr>
        <w:t>typically</w:t>
      </w:r>
      <w:r>
        <w:rPr>
          <w:rFonts w:cs="Arial" w:ascii="Arial" w:hAnsi="Arial"/>
          <w:spacing w:val="-2"/>
        </w:rPr>
        <w:t xml:space="preserve"> </w:t>
      </w:r>
      <w:r>
        <w:rPr>
          <w:rFonts w:cs="Arial" w:ascii="Arial" w:hAnsi="Arial"/>
        </w:rPr>
        <w:t>visit</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female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before</w:t>
      </w:r>
      <w:r>
        <w:rPr>
          <w:rFonts w:cs="Arial" w:ascii="Arial" w:hAnsi="Arial"/>
          <w:spacing w:val="-2"/>
        </w:rPr>
        <w:t xml:space="preserve"> </w:t>
      </w:r>
      <w:r>
        <w:rPr>
          <w:rFonts w:cs="Arial" w:ascii="Arial" w:hAnsi="Arial"/>
        </w:rPr>
        <w:t>venturing</w:t>
      </w:r>
      <w:r>
        <w:rPr>
          <w:rFonts w:cs="Arial" w:ascii="Arial" w:hAnsi="Arial"/>
          <w:spacing w:val="-2"/>
        </w:rPr>
        <w:t xml:space="preserve"> </w:t>
      </w:r>
      <w:r>
        <w:rPr>
          <w:rFonts w:cs="Arial" w:ascii="Arial" w:hAnsi="Arial"/>
        </w:rPr>
        <w:t>into</w:t>
      </w:r>
      <w:r>
        <w:rPr>
          <w:rFonts w:cs="Arial" w:ascii="Arial" w:hAnsi="Arial"/>
          <w:spacing w:val="-2"/>
        </w:rPr>
        <w:t xml:space="preserve"> </w:t>
      </w:r>
      <w:r>
        <w:rPr>
          <w:rFonts w:cs="Arial" w:ascii="Arial" w:hAnsi="Arial"/>
        </w:rPr>
        <w:t>the centre</w:t>
      </w:r>
      <w:r>
        <w:rPr>
          <w:rFonts w:cs="Arial" w:ascii="Arial" w:hAnsi="Arial"/>
          <w:spacing w:val="-9"/>
        </w:rPr>
        <w:t xml:space="preserve"> </w:t>
      </w:r>
      <w:hyperlink w:anchor="_bookmark110">
        <w:r>
          <w:rPr>
            <w:rFonts w:cs="Arial" w:ascii="Arial" w:hAnsi="Arial"/>
          </w:rPr>
          <w:t>(Thomson,</w:t>
        </w:r>
      </w:hyperlink>
      <w:r>
        <w:rPr>
          <w:rFonts w:cs="Arial" w:ascii="Arial" w:hAnsi="Arial"/>
          <w:spacing w:val="-9"/>
        </w:rPr>
        <w:t xml:space="preserve"> </w:t>
      </w:r>
      <w:hyperlink w:anchor="_bookmark110">
        <w:r>
          <w:rPr>
            <w:rFonts w:cs="Arial" w:ascii="Arial" w:hAnsi="Arial"/>
          </w:rPr>
          <w:t>1986;</w:t>
        </w:r>
      </w:hyperlink>
      <w:r>
        <w:rPr>
          <w:rFonts w:cs="Arial" w:ascii="Arial" w:hAnsi="Arial"/>
          <w:spacing w:val="-9"/>
        </w:rPr>
        <w:t xml:space="preserve"> </w:t>
      </w:r>
      <w:hyperlink w:anchor="_bookmark85">
        <w:r>
          <w:rPr>
            <w:rFonts w:cs="Arial" w:ascii="Arial" w:hAnsi="Arial"/>
          </w:rPr>
          <w:t>Pinnisch</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McVetty,</w:t>
        </w:r>
      </w:hyperlink>
      <w:r>
        <w:rPr>
          <w:rFonts w:cs="Arial" w:ascii="Arial" w:hAnsi="Arial"/>
          <w:spacing w:val="-9"/>
        </w:rPr>
        <w:t xml:space="preserve"> </w:t>
      </w:r>
      <w:hyperlink w:anchor="_bookmark85">
        <w:r>
          <w:rPr>
            <w:rFonts w:cs="Arial" w:ascii="Arial" w:hAnsi="Arial"/>
          </w:rPr>
          <w:t>1990).</w:t>
        </w:r>
      </w:hyperlink>
      <w:r>
        <w:rPr>
          <w:rFonts w:cs="Arial" w:ascii="Arial" w:hAnsi="Arial"/>
          <w:spacing w:val="17"/>
        </w:rPr>
        <w:t xml:space="preserve"> </w:t>
      </w:r>
      <w:r>
        <w:rPr>
          <w:rFonts w:cs="Arial" w:ascii="Arial" w:hAnsi="Arial"/>
          <w:i/>
        </w:rPr>
        <w:t xml:space="preserve">Bombus </w:t>
      </w:r>
      <w:r>
        <w:rPr>
          <w:rFonts w:cs="Arial" w:ascii="Arial" w:hAnsi="Arial"/>
        </w:rPr>
        <w:t>take</w:t>
      </w:r>
      <w:r>
        <w:rPr>
          <w:rFonts w:cs="Arial" w:ascii="Arial" w:hAnsi="Arial"/>
          <w:spacing w:val="-9"/>
        </w:rPr>
        <w:t xml:space="preserve"> </w:t>
      </w:r>
      <w:r>
        <w:rPr>
          <w:rFonts w:cs="Arial" w:ascii="Arial" w:hAnsi="Arial"/>
        </w:rPr>
        <w:t>shorter</w:t>
      </w:r>
      <w:r>
        <w:rPr>
          <w:rFonts w:cs="Arial" w:ascii="Arial" w:hAnsi="Arial"/>
          <w:spacing w:val="-9"/>
        </w:rPr>
        <w:t xml:space="preserve"> </w:t>
      </w:r>
      <w:r>
        <w:rPr>
          <w:rFonts w:cs="Arial" w:ascii="Arial" w:hAnsi="Arial"/>
        </w:rPr>
        <w:t>trips</w:t>
      </w:r>
      <w:r>
        <w:rPr>
          <w:rFonts w:cs="Arial" w:ascii="Arial" w:hAnsi="Arial"/>
          <w:spacing w:val="-9"/>
        </w:rPr>
        <w:t xml:space="preserve"> </w:t>
      </w:r>
      <w:r>
        <w:rPr>
          <w:rFonts w:cs="Arial" w:ascii="Arial" w:hAnsi="Arial"/>
        </w:rPr>
        <w:t xml:space="preserve">between </w:t>
      </w:r>
      <w:r>
        <w:rPr>
          <w:rFonts w:cs="Arial" w:ascii="Arial" w:hAnsi="Arial"/>
          <w:w w:val="95"/>
        </w:rPr>
        <w:t xml:space="preserve">flowers under nectar-rich conditions </w:t>
      </w:r>
      <w:hyperlink w:anchor="_bookmark89">
        <w:r>
          <w:rPr>
            <w:rFonts w:cs="Arial" w:ascii="Arial" w:hAnsi="Arial"/>
            <w:w w:val="95"/>
          </w:rPr>
          <w:t>(Pyk</w:t>
        </w:r>
      </w:hyperlink>
      <w:r>
        <w:rPr>
          <w:rFonts w:cs="Arial" w:ascii="Arial" w:hAnsi="Arial"/>
          <w:w w:val="95"/>
        </w:rPr>
        <w:t xml:space="preserve">e, </w:t>
      </w:r>
      <w:hyperlink w:anchor="_bookmark89">
        <w:r>
          <w:rPr>
            <w:rFonts w:cs="Arial" w:ascii="Arial" w:hAnsi="Arial"/>
            <w:w w:val="95"/>
          </w:rPr>
          <w:t>1978;</w:t>
        </w:r>
      </w:hyperlink>
      <w:r>
        <w:rPr>
          <w:rFonts w:cs="Arial" w:ascii="Arial" w:hAnsi="Arial"/>
          <w:w w:val="95"/>
        </w:rPr>
        <w:t xml:space="preserve"> </w:t>
      </w:r>
      <w:hyperlink w:anchor="_bookmark50">
        <w:r>
          <w:rPr>
            <w:rFonts w:cs="Arial" w:ascii="Arial" w:hAnsi="Arial"/>
            <w:w w:val="95"/>
          </w:rPr>
          <w:t>Heinrich,</w:t>
        </w:r>
      </w:hyperlink>
      <w:r>
        <w:rPr>
          <w:rFonts w:cs="Arial" w:ascii="Arial" w:hAnsi="Arial"/>
          <w:w w:val="95"/>
        </w:rPr>
        <w:t xml:space="preserve"> </w:t>
      </w:r>
      <w:hyperlink w:anchor="_bookmark50">
        <w:r>
          <w:rPr>
            <w:rFonts w:cs="Arial" w:ascii="Arial" w:hAnsi="Arial"/>
            <w:w w:val="95"/>
          </w:rPr>
          <w:t>1979),</w:t>
        </w:r>
      </w:hyperlink>
      <w:r>
        <w:rPr>
          <w:rFonts w:cs="Arial" w:ascii="Arial" w:hAnsi="Arial"/>
          <w:w w:val="95"/>
        </w:rPr>
        <w:t xml:space="preserve"> suggesting that HBs and LCBs</w:t>
      </w:r>
      <w:r>
        <w:rPr>
          <w:rFonts w:cs="Arial" w:ascii="Arial" w:hAnsi="Arial"/>
          <w:spacing w:val="23"/>
        </w:rPr>
        <w:t xml:space="preserve"> </w:t>
      </w:r>
      <w:r>
        <w:rPr>
          <w:rFonts w:cs="Arial" w:ascii="Arial" w:hAnsi="Arial"/>
          <w:w w:val="95"/>
        </w:rPr>
        <w:t>may</w:t>
      </w:r>
      <w:r>
        <w:rPr>
          <w:rFonts w:cs="Arial" w:ascii="Arial" w:hAnsi="Arial"/>
          <w:spacing w:val="23"/>
        </w:rPr>
        <w:t xml:space="preserve"> </w:t>
      </w:r>
      <w:r>
        <w:rPr>
          <w:rFonts w:cs="Arial" w:ascii="Arial" w:hAnsi="Arial"/>
          <w:w w:val="95"/>
        </w:rPr>
        <w:t>operate</w:t>
      </w:r>
      <w:r>
        <w:rPr>
          <w:rFonts w:cs="Arial" w:ascii="Arial" w:hAnsi="Arial"/>
          <w:spacing w:val="24"/>
        </w:rPr>
        <w:t xml:space="preserve"> </w:t>
      </w:r>
      <w:r>
        <w:rPr>
          <w:rFonts w:cs="Arial" w:ascii="Arial" w:hAnsi="Arial"/>
          <w:w w:val="95"/>
        </w:rPr>
        <w:t>similarly</w:t>
      </w:r>
      <w:r>
        <w:rPr>
          <w:rFonts w:cs="Arial" w:ascii="Arial" w:hAnsi="Arial"/>
          <w:spacing w:val="23"/>
        </w:rPr>
        <w:t xml:space="preserve"> </w:t>
      </w:r>
      <w:r>
        <w:rPr>
          <w:rFonts w:cs="Arial" w:ascii="Arial" w:hAnsi="Arial"/>
          <w:w w:val="95"/>
        </w:rPr>
        <w:t>at</w:t>
      </w:r>
      <w:r>
        <w:rPr>
          <w:rFonts w:cs="Arial" w:ascii="Arial" w:hAnsi="Arial"/>
          <w:spacing w:val="23"/>
        </w:rPr>
        <w:t xml:space="preserve"> </w:t>
      </w:r>
      <w:r>
        <w:rPr>
          <w:rFonts w:cs="Arial" w:ascii="Arial" w:hAnsi="Arial"/>
          <w:w w:val="95"/>
        </w:rPr>
        <w:t>the</w:t>
      </w:r>
      <w:r>
        <w:rPr>
          <w:rFonts w:cs="Arial" w:ascii="Arial" w:hAnsi="Arial"/>
          <w:spacing w:val="23"/>
        </w:rPr>
        <w:t xml:space="preserve"> </w:t>
      </w:r>
      <w:r>
        <w:rPr>
          <w:rFonts w:cs="Arial" w:ascii="Arial" w:hAnsi="Arial"/>
          <w:w w:val="95"/>
        </w:rPr>
        <w:t>centre</w:t>
      </w:r>
      <w:r>
        <w:rPr>
          <w:rFonts w:cs="Arial" w:ascii="Arial" w:hAnsi="Arial"/>
          <w:spacing w:val="23"/>
        </w:rPr>
        <w:t xml:space="preserve"> </w:t>
      </w:r>
      <w:r>
        <w:rPr>
          <w:rFonts w:cs="Arial" w:ascii="Arial" w:hAnsi="Arial"/>
          <w:w w:val="95"/>
        </w:rPr>
        <w:t>of</w:t>
      </w:r>
      <w:r>
        <w:rPr>
          <w:rFonts w:cs="Arial" w:ascii="Arial" w:hAnsi="Arial"/>
          <w:spacing w:val="24"/>
        </w:rPr>
        <w:t xml:space="preserve"> </w:t>
      </w:r>
      <w:r>
        <w:rPr>
          <w:rFonts w:cs="Arial" w:ascii="Arial" w:hAnsi="Arial"/>
          <w:w w:val="95"/>
        </w:rPr>
        <w:t>seed</w:t>
      </w:r>
      <w:r>
        <w:rPr>
          <w:rFonts w:cs="Arial" w:ascii="Arial" w:hAnsi="Arial"/>
          <w:spacing w:val="23"/>
        </w:rPr>
        <w:t xml:space="preserve"> </w:t>
      </w:r>
      <w:r>
        <w:rPr>
          <w:rFonts w:cs="Arial" w:ascii="Arial" w:hAnsi="Arial"/>
          <w:w w:val="95"/>
        </w:rPr>
        <w:t>fields,</w:t>
      </w:r>
      <w:r>
        <w:rPr>
          <w:rFonts w:cs="Arial" w:ascii="Arial" w:hAnsi="Arial"/>
          <w:spacing w:val="26"/>
        </w:rPr>
        <w:t xml:space="preserve"> </w:t>
      </w:r>
      <w:r>
        <w:rPr>
          <w:rFonts w:cs="Arial" w:ascii="Arial" w:hAnsi="Arial"/>
          <w:w w:val="95"/>
        </w:rPr>
        <w:t>resulting</w:t>
      </w:r>
      <w:r>
        <w:rPr>
          <w:rFonts w:cs="Arial" w:ascii="Arial" w:hAnsi="Arial"/>
          <w:spacing w:val="24"/>
        </w:rPr>
        <w:t xml:space="preserve"> </w:t>
      </w:r>
      <w:r>
        <w:rPr>
          <w:rFonts w:cs="Arial" w:ascii="Arial" w:hAnsi="Arial"/>
          <w:w w:val="95"/>
        </w:rPr>
        <w:t>in</w:t>
      </w:r>
      <w:r>
        <w:rPr>
          <w:rFonts w:cs="Arial" w:ascii="Arial" w:hAnsi="Arial"/>
          <w:spacing w:val="23"/>
        </w:rPr>
        <w:t xml:space="preserve"> </w:t>
      </w:r>
      <w:r>
        <w:rPr>
          <w:rFonts w:cs="Arial" w:ascii="Arial" w:hAnsi="Arial"/>
          <w:w w:val="95"/>
        </w:rPr>
        <w:t>lower</w:t>
      </w:r>
      <w:r>
        <w:rPr>
          <w:rFonts w:cs="Arial" w:ascii="Arial" w:hAnsi="Arial"/>
          <w:spacing w:val="24"/>
        </w:rPr>
        <w:t xml:space="preserve"> </w:t>
      </w:r>
      <w:r>
        <w:rPr>
          <w:rFonts w:cs="Arial" w:ascii="Arial" w:hAnsi="Arial"/>
          <w:w w:val="95"/>
        </w:rPr>
        <w:t>pollen</w:t>
      </w:r>
      <w:r>
        <w:rPr>
          <w:rFonts w:cs="Arial" w:ascii="Arial" w:hAnsi="Arial"/>
          <w:spacing w:val="23"/>
        </w:rPr>
        <w:t xml:space="preserve"> </w:t>
      </w:r>
      <w:r>
        <w:rPr>
          <w:rFonts w:cs="Arial" w:ascii="Arial" w:hAnsi="Arial"/>
          <w:spacing w:val="-2"/>
          <w:w w:val="95"/>
        </w:rPr>
        <w:t>transfer.</w:t>
      </w:r>
    </w:p>
    <w:p>
      <w:pPr>
        <w:pStyle w:val="TextBody"/>
        <w:spacing w:lineRule="auto" w:line="420" w:before="17" w:after="0"/>
        <w:ind w:left="120" w:right="1057" w:hanging="0"/>
        <w:jc w:val="both"/>
        <w:rPr>
          <w:rFonts w:ascii="Arial" w:hAnsi="Arial" w:cs="Arial"/>
        </w:rPr>
      </w:pPr>
      <w:r>
        <w:rPr>
          <w:rFonts w:cs="Arial" w:ascii="Arial" w:hAnsi="Arial"/>
        </w:rPr>
        <w:t>While</w:t>
      </w:r>
      <w:r>
        <w:rPr>
          <w:rFonts w:cs="Arial" w:ascii="Arial" w:hAnsi="Arial"/>
          <w:spacing w:val="-5"/>
        </w:rPr>
        <w:t xml:space="preserve"> </w:t>
      </w:r>
      <w:r>
        <w:rPr>
          <w:rFonts w:cs="Arial" w:ascii="Arial" w:hAnsi="Arial"/>
        </w:rPr>
        <w:t>manipulating</w:t>
      </w:r>
      <w:r>
        <w:rPr>
          <w:rFonts w:cs="Arial" w:ascii="Arial" w:hAnsi="Arial"/>
          <w:spacing w:val="-5"/>
        </w:rPr>
        <w:t xml:space="preserve"> </w:t>
      </w:r>
      <w:r>
        <w:rPr>
          <w:rFonts w:cs="Arial" w:ascii="Arial" w:hAnsi="Arial"/>
        </w:rPr>
        <w:t>nectar</w:t>
      </w:r>
      <w:r>
        <w:rPr>
          <w:rFonts w:cs="Arial" w:ascii="Arial" w:hAnsi="Arial"/>
          <w:spacing w:val="-5"/>
        </w:rPr>
        <w:t xml:space="preserve"> </w:t>
      </w:r>
      <w:r>
        <w:rPr>
          <w:rFonts w:cs="Arial" w:ascii="Arial" w:hAnsi="Arial"/>
        </w:rPr>
        <w:t>levels</w:t>
      </w:r>
      <w:r>
        <w:rPr>
          <w:rFonts w:cs="Arial" w:ascii="Arial" w:hAnsi="Arial"/>
          <w:spacing w:val="-5"/>
        </w:rPr>
        <w:t xml:space="preserve"> </w:t>
      </w:r>
      <w:r>
        <w:rPr>
          <w:rFonts w:cs="Arial" w:ascii="Arial" w:hAnsi="Arial"/>
        </w:rPr>
        <w:t>within</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field</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produce</w:t>
      </w:r>
      <w:r>
        <w:rPr>
          <w:rFonts w:cs="Arial" w:ascii="Arial" w:hAnsi="Arial"/>
          <w:spacing w:val="-5"/>
        </w:rPr>
        <w:t xml:space="preserve"> </w:t>
      </w:r>
      <w:r>
        <w:rPr>
          <w:rFonts w:cs="Arial" w:ascii="Arial" w:hAnsi="Arial"/>
        </w:rPr>
        <w:t>greater</w:t>
      </w:r>
      <w:r>
        <w:rPr>
          <w:rFonts w:cs="Arial" w:ascii="Arial" w:hAnsi="Arial"/>
          <w:spacing w:val="-5"/>
        </w:rPr>
        <w:t xml:space="preserve"> </w:t>
      </w:r>
      <w:r>
        <w:rPr>
          <w:rFonts w:cs="Arial" w:ascii="Arial" w:hAnsi="Arial"/>
        </w:rPr>
        <w:t>travel</w:t>
      </w:r>
      <w:r>
        <w:rPr>
          <w:rFonts w:cs="Arial" w:ascii="Arial" w:hAnsi="Arial"/>
          <w:spacing w:val="-5"/>
        </w:rPr>
        <w:t xml:space="preserve"> </w:t>
      </w:r>
      <w:r>
        <w:rPr>
          <w:rFonts w:cs="Arial" w:ascii="Arial" w:hAnsi="Arial"/>
        </w:rPr>
        <w:t>between</w:t>
      </w:r>
      <w:r>
        <w:rPr>
          <w:rFonts w:cs="Arial" w:ascii="Arial" w:hAnsi="Arial"/>
          <w:spacing w:val="-5"/>
        </w:rPr>
        <w:t xml:space="preserve"> </w:t>
      </w:r>
      <w:r>
        <w:rPr>
          <w:rFonts w:cs="Arial" w:ascii="Arial" w:hAnsi="Arial"/>
        </w:rPr>
        <w:t xml:space="preserve">flowers </w:t>
      </w:r>
      <w:r>
        <w:rPr>
          <w:rFonts w:cs="Arial" w:ascii="Arial" w:hAnsi="Arial"/>
          <w:w w:val="95"/>
        </w:rPr>
        <w:t xml:space="preserve">could be extremely difficult, this suggests that the optimal width of female bays within seed </w:t>
      </w:r>
      <w:r>
        <w:rPr>
          <w:rFonts w:cs="Arial" w:ascii="Arial" w:hAnsi="Arial"/>
        </w:rPr>
        <w:t>fields may be lower than is currently practiced.</w:t>
      </w:r>
    </w:p>
    <w:p>
      <w:pPr>
        <w:pStyle w:val="TextBody"/>
        <w:spacing w:lineRule="auto" w:line="480" w:before="3" w:after="0"/>
        <w:ind w:left="142" w:right="1042" w:hanging="0"/>
        <w:jc w:val="both"/>
        <w:pPrChange w:id="0" w:author="Hoover, Shelley" w:date="2022-09-09T16:51:00Z">
          <w:pPr>
            <w:pStyle w:val="Textbody"/>
            <w:jc w:val="both"/>
            <w:ind w:left="120" w:right="1056" w:firstLine="351"/>
            <w:spacing w:lineRule="auto" w:line="420" w:before="3" w:after="0"/>
          </w:pPr>
        </w:pPrChange>
        <w:rPr>
          <w:rFonts w:ascii="Arial" w:hAnsi="Arial" w:cs="Arial"/>
          <w:spacing w:val="-5"/>
          <w:w w:val="95"/>
          <w:del w:id="203" w:author="Hoover, Shelley" w:date="2022-09-09T16:51:00Z"/>
        </w:rPr>
      </w:pPr>
      <w:r>
        <w:rPr>
          <w:rFonts w:cs="Arial" w:ascii="Arial" w:hAnsi="Arial"/>
        </w:rPr>
        <w:t>While</w:t>
      </w:r>
      <w:r>
        <w:rPr>
          <w:rFonts w:cs="Arial" w:ascii="Arial" w:hAnsi="Arial"/>
          <w:spacing w:val="-12"/>
        </w:rPr>
        <w:t xml:space="preserve"> </w:t>
      </w:r>
      <w:r>
        <w:rPr>
          <w:rFonts w:cs="Arial" w:ascii="Arial" w:hAnsi="Arial"/>
        </w:rPr>
        <w:t>we</w:t>
      </w:r>
      <w:r>
        <w:rPr>
          <w:rFonts w:cs="Arial" w:ascii="Arial" w:hAnsi="Arial"/>
          <w:spacing w:val="-12"/>
        </w:rPr>
        <w:t xml:space="preserve"> </w:t>
      </w:r>
      <w:r>
        <w:rPr>
          <w:rFonts w:cs="Arial" w:ascii="Arial" w:hAnsi="Arial"/>
        </w:rPr>
        <w:t>found</w:t>
      </w:r>
      <w:r>
        <w:rPr>
          <w:rFonts w:cs="Arial" w:ascii="Arial" w:hAnsi="Arial"/>
          <w:spacing w:val="-11"/>
        </w:rPr>
        <w:t xml:space="preserve"> </w:t>
      </w:r>
      <w:r>
        <w:rPr>
          <w:rFonts w:cs="Arial" w:ascii="Arial" w:hAnsi="Arial"/>
        </w:rPr>
        <w:t>that</w:t>
      </w:r>
      <w:r>
        <w:rPr>
          <w:rFonts w:cs="Arial" w:ascii="Arial" w:hAnsi="Arial"/>
          <w:spacing w:val="-11"/>
        </w:rPr>
        <w:t xml:space="preserve"> </w:t>
      </w:r>
      <w:r>
        <w:rPr>
          <w:rFonts w:cs="Arial" w:ascii="Arial" w:hAnsi="Arial"/>
        </w:rPr>
        <w:t>HBs</w:t>
      </w:r>
      <w:r>
        <w:rPr>
          <w:rFonts w:cs="Arial" w:ascii="Arial" w:hAnsi="Arial"/>
          <w:spacing w:val="-12"/>
        </w:rPr>
        <w:t xml:space="preserve"> </w:t>
      </w:r>
      <w:r>
        <w:rPr>
          <w:rFonts w:cs="Arial" w:ascii="Arial" w:hAnsi="Arial"/>
        </w:rPr>
        <w:t>have</w:t>
      </w:r>
      <w:r>
        <w:rPr>
          <w:rFonts w:cs="Arial" w:ascii="Arial" w:hAnsi="Arial"/>
          <w:spacing w:val="-12"/>
        </w:rPr>
        <w:t xml:space="preserve"> </w:t>
      </w:r>
      <w:r>
        <w:rPr>
          <w:rFonts w:cs="Arial" w:ascii="Arial" w:hAnsi="Arial"/>
        </w:rPr>
        <w:t>no</w:t>
      </w:r>
      <w:r>
        <w:rPr>
          <w:rFonts w:cs="Arial" w:ascii="Arial" w:hAnsi="Arial"/>
          <w:spacing w:val="-11"/>
        </w:rPr>
        <w:t xml:space="preserve"> </w:t>
      </w:r>
      <w:r>
        <w:rPr>
          <w:rFonts w:cs="Arial" w:ascii="Arial" w:hAnsi="Arial"/>
        </w:rPr>
        <w:t>direct</w:t>
      </w:r>
      <w:r>
        <w:rPr>
          <w:rFonts w:cs="Arial" w:ascii="Arial" w:hAnsi="Arial"/>
          <w:spacing w:val="-11"/>
        </w:rPr>
        <w:t xml:space="preserve"> </w:t>
      </w:r>
      <w:r>
        <w:rPr>
          <w:rFonts w:cs="Arial" w:ascii="Arial" w:hAnsi="Arial"/>
        </w:rPr>
        <w:t>effect</w:t>
      </w:r>
      <w:r>
        <w:rPr>
          <w:rFonts w:cs="Arial" w:ascii="Arial" w:hAnsi="Arial"/>
          <w:spacing w:val="-12"/>
        </w:rPr>
        <w:t xml:space="preserve"> </w:t>
      </w:r>
      <w:r>
        <w:rPr>
          <w:rFonts w:cs="Arial" w:ascii="Arial" w:hAnsi="Arial"/>
        </w:rPr>
        <w:t>on</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either</w:t>
      </w:r>
      <w:r>
        <w:rPr>
          <w:rFonts w:cs="Arial" w:ascii="Arial" w:hAnsi="Arial"/>
          <w:spacing w:val="-12"/>
        </w:rPr>
        <w:t xml:space="preserve"> </w:t>
      </w:r>
      <w:r>
        <w:rPr>
          <w:rFonts w:cs="Arial" w:ascii="Arial" w:hAnsi="Arial"/>
        </w:rPr>
        <w:t>crop</w:t>
      </w:r>
      <w:r>
        <w:rPr>
          <w:rFonts w:cs="Arial" w:ascii="Arial" w:hAnsi="Arial"/>
          <w:spacing w:val="-11"/>
        </w:rPr>
        <w:t xml:space="preserve"> </w:t>
      </w:r>
      <w:r>
        <w:rPr>
          <w:rFonts w:cs="Arial" w:ascii="Arial" w:hAnsi="Arial"/>
        </w:rPr>
        <w:t>type, they may have an indirect positive effect caused by:</w:t>
      </w:r>
      <w:r>
        <w:rPr>
          <w:rFonts w:cs="Arial" w:ascii="Arial" w:hAnsi="Arial"/>
          <w:spacing w:val="40"/>
        </w:rPr>
        <w:t xml:space="preserve"> </w:t>
      </w:r>
      <w:r>
        <w:rPr>
          <w:rFonts w:cs="Arial" w:ascii="Arial" w:hAnsi="Arial"/>
        </w:rPr>
        <w:t xml:space="preserve">a) increasing airborne pollen from </w:t>
      </w:r>
      <w:r>
        <w:rPr>
          <w:rFonts w:cs="Arial" w:ascii="Arial" w:hAnsi="Arial"/>
          <w:w w:val="95"/>
        </w:rPr>
        <w:t xml:space="preserve">male-fertile flowers </w:t>
      </w:r>
      <w:hyperlink w:anchor="_bookmark84">
        <w:r>
          <w:rPr>
            <w:rFonts w:cs="Arial" w:ascii="Arial" w:hAnsi="Arial"/>
            <w:w w:val="95"/>
          </w:rPr>
          <w:t>Pierre et al.</w:t>
        </w:r>
      </w:hyperlink>
      <w:r>
        <w:rPr>
          <w:rFonts w:cs="Arial" w:ascii="Arial" w:hAnsi="Arial"/>
          <w:w w:val="95"/>
        </w:rPr>
        <w:t xml:space="preserve"> </w:t>
      </w:r>
      <w:hyperlink w:anchor="_bookmark84">
        <w:r>
          <w:rPr>
            <w:rFonts w:cs="Arial" w:ascii="Arial" w:hAnsi="Arial"/>
            <w:w w:val="95"/>
          </w:rPr>
          <w:t>(2010),</w:t>
        </w:r>
      </w:hyperlink>
      <w:r>
        <w:rPr>
          <w:rFonts w:cs="Arial" w:ascii="Arial" w:hAnsi="Arial"/>
          <w:w w:val="95"/>
        </w:rPr>
        <w:t xml:space="preserve"> b) lowering nectar and pollen standing crop, causing </w:t>
      </w:r>
      <w:r>
        <w:rPr>
          <w:rFonts w:cs="Arial" w:ascii="Arial" w:hAnsi="Arial"/>
        </w:rPr>
        <w:t>LCBs</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travel</w:t>
      </w:r>
      <w:r>
        <w:rPr>
          <w:rFonts w:cs="Arial" w:ascii="Arial" w:hAnsi="Arial"/>
          <w:spacing w:val="-15"/>
        </w:rPr>
        <w:t xml:space="preserve"> </w:t>
      </w:r>
      <w:r>
        <w:rPr>
          <w:rFonts w:cs="Arial" w:ascii="Arial" w:hAnsi="Arial"/>
        </w:rPr>
        <w:t>further</w:t>
      </w:r>
      <w:r>
        <w:rPr>
          <w:rFonts w:cs="Arial" w:ascii="Arial" w:hAnsi="Arial"/>
          <w:spacing w:val="-14"/>
        </w:rPr>
        <w:t xml:space="preserve"> </w:t>
      </w:r>
      <w:hyperlink w:anchor="_bookmark89">
        <w:r>
          <w:rPr>
            <w:rFonts w:cs="Arial" w:ascii="Arial" w:hAnsi="Arial"/>
          </w:rPr>
          <w:t>(Pyk</w:t>
        </w:r>
      </w:hyperlink>
      <w:r>
        <w:rPr>
          <w:rFonts w:cs="Arial" w:ascii="Arial" w:hAnsi="Arial"/>
        </w:rPr>
        <w:t>e,</w:t>
      </w:r>
      <w:r>
        <w:rPr>
          <w:rFonts w:cs="Arial" w:ascii="Arial" w:hAnsi="Arial"/>
          <w:spacing w:val="-15"/>
        </w:rPr>
        <w:t xml:space="preserve"> </w:t>
      </w:r>
      <w:hyperlink w:anchor="_bookmark89">
        <w:r>
          <w:rPr>
            <w:rFonts w:cs="Arial" w:ascii="Arial" w:hAnsi="Arial"/>
          </w:rPr>
          <w:t>1978;</w:t>
        </w:r>
      </w:hyperlink>
      <w:r>
        <w:rPr>
          <w:rFonts w:cs="Arial" w:ascii="Arial" w:hAnsi="Arial"/>
          <w:spacing w:val="-14"/>
        </w:rPr>
        <w:t xml:space="preserve"> </w:t>
      </w:r>
      <w:hyperlink w:anchor="_bookmark50">
        <w:r>
          <w:rPr>
            <w:rFonts w:cs="Arial" w:ascii="Arial" w:hAnsi="Arial"/>
          </w:rPr>
          <w:t>Heinrich,</w:t>
        </w:r>
      </w:hyperlink>
      <w:r>
        <w:rPr>
          <w:rFonts w:cs="Arial" w:ascii="Arial" w:hAnsi="Arial"/>
          <w:spacing w:val="-15"/>
        </w:rPr>
        <w:t xml:space="preserve"> </w:t>
      </w:r>
      <w:hyperlink w:anchor="_bookmark50">
        <w:r>
          <w:rPr>
            <w:rFonts w:cs="Arial" w:ascii="Arial" w:hAnsi="Arial"/>
          </w:rPr>
          <w:t>1979),</w:t>
        </w:r>
      </w:hyperlink>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c)</w:t>
      </w:r>
      <w:r>
        <w:rPr>
          <w:rFonts w:cs="Arial" w:ascii="Arial" w:hAnsi="Arial"/>
          <w:spacing w:val="-14"/>
        </w:rPr>
        <w:t xml:space="preserve"> </w:t>
      </w:r>
      <w:r>
        <w:rPr>
          <w:rFonts w:cs="Arial" w:ascii="Arial" w:hAnsi="Arial"/>
        </w:rPr>
        <w:t>lowering</w:t>
      </w:r>
      <w:r>
        <w:rPr>
          <w:rFonts w:cs="Arial" w:ascii="Arial" w:hAnsi="Arial"/>
          <w:spacing w:val="-15"/>
        </w:rPr>
        <w:t xml:space="preserve"> </w:t>
      </w:r>
      <w:r>
        <w:rPr>
          <w:rFonts w:cs="Arial" w:ascii="Arial" w:hAnsi="Arial"/>
        </w:rPr>
        <w:t>floral</w:t>
      </w:r>
      <w:r>
        <w:rPr>
          <w:rFonts w:cs="Arial" w:ascii="Arial" w:hAnsi="Arial"/>
          <w:spacing w:val="-14"/>
        </w:rPr>
        <w:t xml:space="preserve"> </w:t>
      </w:r>
      <w:r>
        <w:rPr>
          <w:rFonts w:cs="Arial" w:ascii="Arial" w:hAnsi="Arial"/>
        </w:rPr>
        <w:t>fidelity</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 xml:space="preserve">higher- </w:t>
      </w:r>
      <w:r>
        <w:rPr>
          <w:rFonts w:cs="Arial" w:ascii="Arial" w:hAnsi="Arial"/>
          <w:w w:val="95"/>
        </w:rPr>
        <w:t>rewarding</w:t>
      </w:r>
      <w:r>
        <w:rPr>
          <w:rFonts w:cs="Arial" w:ascii="Arial" w:hAnsi="Arial"/>
          <w:spacing w:val="-9"/>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in</w:t>
      </w:r>
      <w:r>
        <w:rPr>
          <w:rFonts w:cs="Arial" w:ascii="Arial" w:hAnsi="Arial"/>
          <w:spacing w:val="-9"/>
          <w:w w:val="95"/>
        </w:rPr>
        <w:t xml:space="preserve"> </w:t>
      </w:r>
      <w:r>
        <w:rPr>
          <w:rFonts w:cs="Arial" w:ascii="Arial" w:hAnsi="Arial"/>
          <w:w w:val="95"/>
        </w:rPr>
        <w:t>the</w:t>
      </w:r>
      <w:r>
        <w:rPr>
          <w:rFonts w:cs="Arial" w:ascii="Arial" w:hAnsi="Arial"/>
          <w:spacing w:val="-9"/>
          <w:w w:val="95"/>
        </w:rPr>
        <w:t xml:space="preserve"> </w:t>
      </w:r>
      <w:r>
        <w:rPr>
          <w:rFonts w:cs="Arial" w:ascii="Arial" w:hAnsi="Arial"/>
          <w:w w:val="95"/>
        </w:rPr>
        <w:t>male</w:t>
      </w:r>
      <w:r>
        <w:rPr>
          <w:rFonts w:cs="Arial" w:ascii="Arial" w:hAnsi="Arial"/>
          <w:spacing w:val="-9"/>
          <w:w w:val="95"/>
        </w:rPr>
        <w:t xml:space="preserve"> </w:t>
      </w:r>
      <w:r>
        <w:rPr>
          <w:rFonts w:cs="Arial" w:ascii="Arial" w:hAnsi="Arial"/>
          <w:w w:val="95"/>
        </w:rPr>
        <w:t>bays</w:t>
      </w:r>
      <w:r>
        <w:rPr>
          <w:rFonts w:cs="Arial" w:ascii="Arial" w:hAnsi="Arial"/>
          <w:spacing w:val="-9"/>
          <w:w w:val="95"/>
        </w:rPr>
        <w:t xml:space="preserve"> </w:t>
      </w:r>
      <w:hyperlink w:anchor="_bookmark71">
        <w:r>
          <w:rPr>
            <w:rFonts w:cs="Arial" w:ascii="Arial" w:hAnsi="Arial"/>
            <w:w w:val="95"/>
          </w:rPr>
          <w:t>(Mesquida</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Renard,</w:t>
        </w:r>
      </w:hyperlink>
      <w:r>
        <w:rPr>
          <w:rFonts w:cs="Arial" w:ascii="Arial" w:hAnsi="Arial"/>
          <w:spacing w:val="-9"/>
          <w:w w:val="95"/>
        </w:rPr>
        <w:t xml:space="preserve"> </w:t>
      </w:r>
      <w:hyperlink w:anchor="_bookmark71">
        <w:r>
          <w:rPr>
            <w:rFonts w:cs="Arial" w:ascii="Arial" w:hAnsi="Arial"/>
            <w:w w:val="95"/>
          </w:rPr>
          <w:t>1978;</w:t>
        </w:r>
      </w:hyperlink>
      <w:r>
        <w:rPr>
          <w:rFonts w:cs="Arial" w:ascii="Arial" w:hAnsi="Arial"/>
          <w:spacing w:val="-9"/>
          <w:w w:val="95"/>
        </w:rPr>
        <w:t xml:space="preserve"> </w:t>
      </w:r>
      <w:hyperlink w:anchor="_bookmark113">
        <w:r>
          <w:rPr>
            <w:rFonts w:cs="Arial" w:ascii="Arial" w:hAnsi="Arial"/>
            <w:w w:val="95"/>
          </w:rPr>
          <w:t>Waytes,</w:t>
        </w:r>
      </w:hyperlink>
      <w:r>
        <w:rPr>
          <w:rFonts w:cs="Arial" w:ascii="Arial" w:hAnsi="Arial"/>
          <w:spacing w:val="-9"/>
          <w:w w:val="95"/>
        </w:rPr>
        <w:t xml:space="preserve"> </w:t>
      </w:r>
      <w:hyperlink w:anchor="_bookmark113">
        <w:r>
          <w:rPr>
            <w:rFonts w:cs="Arial" w:ascii="Arial" w:hAnsi="Arial"/>
            <w:w w:val="95"/>
          </w:rPr>
          <w:t>2017;</w:t>
        </w:r>
      </w:hyperlink>
      <w:r>
        <w:rPr>
          <w:rFonts w:cs="Arial" w:ascii="Arial" w:hAnsi="Arial"/>
          <w:spacing w:val="-9"/>
          <w:w w:val="95"/>
        </w:rPr>
        <w:t xml:space="preserve"> </w:t>
      </w:r>
      <w:hyperlink w:anchor="_bookmark36">
        <w:r>
          <w:rPr>
            <w:rFonts w:cs="Arial" w:ascii="Arial" w:hAnsi="Arial"/>
            <w:w w:val="95"/>
          </w:rPr>
          <w:t>Gaffney</w:t>
        </w:r>
        <w:r>
          <w:rPr>
            <w:rFonts w:cs="Arial" w:ascii="Arial" w:hAnsi="Arial"/>
            <w:spacing w:val="-9"/>
            <w:w w:val="95"/>
          </w:rPr>
          <w:t xml:space="preserve"> </w:t>
        </w:r>
        <w:r>
          <w:rPr>
            <w:rFonts w:cs="Arial" w:ascii="Arial" w:hAnsi="Arial"/>
            <w:w w:val="95"/>
          </w:rPr>
          <w:t>et</w:t>
        </w:r>
        <w:r>
          <w:rPr>
            <w:rFonts w:cs="Arial" w:ascii="Arial" w:hAnsi="Arial"/>
            <w:spacing w:val="-9"/>
            <w:w w:val="95"/>
          </w:rPr>
          <w:t xml:space="preserve"> </w:t>
        </w:r>
        <w:r>
          <w:rPr>
            <w:rFonts w:cs="Arial" w:ascii="Arial" w:hAnsi="Arial"/>
            <w:w w:val="95"/>
          </w:rPr>
          <w:t>al.,</w:t>
        </w:r>
      </w:hyperlink>
      <w:r>
        <w:rPr>
          <w:rFonts w:cs="Arial" w:ascii="Arial" w:hAnsi="Arial"/>
          <w:w w:val="95"/>
        </w:rPr>
        <w:t xml:space="preserve"> </w:t>
      </w:r>
      <w:hyperlink w:anchor="_bookmark36">
        <w:r>
          <w:rPr>
            <w:rFonts w:cs="Arial" w:ascii="Arial" w:hAnsi="Arial"/>
            <w:w w:val="95"/>
          </w:rPr>
          <w:t>2019).</w:t>
        </w:r>
      </w:hyperlink>
      <w:r>
        <w:rPr>
          <w:rFonts w:cs="Arial" w:ascii="Arial" w:hAnsi="Arial"/>
          <w:spacing w:val="27"/>
        </w:rPr>
        <w:t xml:space="preserve"> </w:t>
      </w:r>
      <w:r>
        <w:rPr>
          <w:rFonts w:cs="Arial" w:ascii="Arial" w:hAnsi="Arial"/>
          <w:w w:val="95"/>
        </w:rPr>
        <w:t>A</w:t>
      </w:r>
      <w:r>
        <w:rPr>
          <w:rFonts w:cs="Arial" w:ascii="Arial" w:hAnsi="Arial"/>
        </w:rPr>
        <w:t xml:space="preserve"> </w:t>
      </w:r>
      <w:r>
        <w:rPr>
          <w:rFonts w:cs="Arial" w:ascii="Arial" w:hAnsi="Arial"/>
          <w:w w:val="95"/>
        </w:rPr>
        <w:t>simple</w:t>
      </w:r>
      <w:r>
        <w:rPr>
          <w:rFonts w:cs="Arial" w:ascii="Arial" w:hAnsi="Arial"/>
          <w:spacing w:val="1"/>
        </w:rPr>
        <w:t xml:space="preserve"> </w:t>
      </w:r>
      <w:r>
        <w:rPr>
          <w:rFonts w:cs="Arial" w:ascii="Arial" w:hAnsi="Arial"/>
          <w:w w:val="95"/>
        </w:rPr>
        <w:t>test</w:t>
      </w:r>
      <w:r>
        <w:rPr>
          <w:rFonts w:cs="Arial" w:ascii="Arial" w:hAnsi="Arial"/>
          <w:spacing w:val="1"/>
        </w:rPr>
        <w:t xml:space="preserve"> </w:t>
      </w:r>
      <w:r>
        <w:rPr>
          <w:rFonts w:cs="Arial" w:ascii="Arial" w:hAnsi="Arial"/>
          <w:w w:val="95"/>
        </w:rPr>
        <w:t>of</w:t>
      </w:r>
      <w:r>
        <w:rPr>
          <w:rFonts w:cs="Arial" w:ascii="Arial" w:hAnsi="Arial"/>
          <w:spacing w:val="2"/>
        </w:rPr>
        <w:t xml:space="preserve"> </w:t>
      </w:r>
      <w:r>
        <w:rPr>
          <w:rFonts w:cs="Arial" w:ascii="Arial" w:hAnsi="Arial"/>
          <w:w w:val="95"/>
        </w:rPr>
        <w:t>this</w:t>
      </w:r>
      <w:r>
        <w:rPr>
          <w:rFonts w:cs="Arial" w:ascii="Arial" w:hAnsi="Arial"/>
          <w:spacing w:val="1"/>
        </w:rPr>
        <w:t xml:space="preserve"> </w:t>
      </w:r>
      <w:r>
        <w:rPr>
          <w:rFonts w:cs="Arial" w:ascii="Arial" w:hAnsi="Arial"/>
          <w:w w:val="95"/>
        </w:rPr>
        <w:t>might</w:t>
      </w:r>
      <w:r>
        <w:rPr>
          <w:rFonts w:cs="Arial" w:ascii="Arial" w:hAnsi="Arial"/>
          <w:spacing w:val="2"/>
        </w:rPr>
        <w:t xml:space="preserve"> </w:t>
      </w:r>
      <w:r>
        <w:rPr>
          <w:rFonts w:cs="Arial" w:ascii="Arial" w:hAnsi="Arial"/>
          <w:w w:val="95"/>
        </w:rPr>
        <w:t>be</w:t>
      </w:r>
      <w:r>
        <w:rPr>
          <w:rFonts w:cs="Arial" w:ascii="Arial" w:hAnsi="Arial"/>
          <w:spacing w:val="1"/>
        </w:rPr>
        <w:t xml:space="preserve"> </w:t>
      </w:r>
      <w:r>
        <w:rPr>
          <w:rFonts w:cs="Arial" w:ascii="Arial" w:hAnsi="Arial"/>
          <w:w w:val="95"/>
        </w:rPr>
        <w:t>to</w:t>
      </w:r>
      <w:r>
        <w:rPr>
          <w:rFonts w:cs="Arial" w:ascii="Arial" w:hAnsi="Arial"/>
          <w:spacing w:val="1"/>
        </w:rPr>
        <w:t xml:space="preserve"> </w:t>
      </w:r>
      <w:r>
        <w:rPr>
          <w:rFonts w:cs="Arial" w:ascii="Arial" w:hAnsi="Arial"/>
          <w:w w:val="95"/>
        </w:rPr>
        <w:t>remove</w:t>
      </w:r>
      <w:r>
        <w:rPr>
          <w:rFonts w:cs="Arial" w:ascii="Arial" w:hAnsi="Arial"/>
          <w:spacing w:val="1"/>
        </w:rPr>
        <w:t xml:space="preserve"> </w:t>
      </w:r>
      <w:r>
        <w:rPr>
          <w:rFonts w:cs="Arial" w:ascii="Arial" w:hAnsi="Arial"/>
          <w:w w:val="95"/>
        </w:rPr>
        <w:t>HB</w:t>
      </w:r>
      <w:r>
        <w:rPr>
          <w:rFonts w:cs="Arial" w:ascii="Arial" w:hAnsi="Arial"/>
        </w:rPr>
        <w:t xml:space="preserve"> </w:t>
      </w:r>
      <w:r>
        <w:rPr>
          <w:rFonts w:cs="Arial" w:ascii="Arial" w:hAnsi="Arial"/>
          <w:w w:val="95"/>
        </w:rPr>
        <w:t>hives</w:t>
      </w:r>
      <w:r>
        <w:rPr>
          <w:rFonts w:cs="Arial" w:ascii="Arial" w:hAnsi="Arial"/>
          <w:spacing w:val="1"/>
        </w:rPr>
        <w:t xml:space="preserve"> </w:t>
      </w:r>
      <w:r>
        <w:rPr>
          <w:rFonts w:cs="Arial" w:ascii="Arial" w:hAnsi="Arial"/>
          <w:w w:val="95"/>
        </w:rPr>
        <w:t>from</w:t>
      </w:r>
      <w:r>
        <w:rPr>
          <w:rFonts w:cs="Arial" w:ascii="Arial" w:hAnsi="Arial"/>
          <w:spacing w:val="2"/>
        </w:rPr>
        <w:t xml:space="preserve"> </w:t>
      </w:r>
      <w:r>
        <w:rPr>
          <w:rFonts w:cs="Arial" w:ascii="Arial" w:hAnsi="Arial"/>
          <w:w w:val="95"/>
        </w:rPr>
        <w:t>a</w:t>
      </w:r>
      <w:r>
        <w:rPr>
          <w:rFonts w:cs="Arial" w:ascii="Arial" w:hAnsi="Arial"/>
          <w:spacing w:val="1"/>
        </w:rPr>
        <w:t xml:space="preserve"> </w:t>
      </w:r>
      <w:r>
        <w:rPr>
          <w:rFonts w:cs="Arial" w:ascii="Arial" w:hAnsi="Arial"/>
          <w:w w:val="95"/>
        </w:rPr>
        <w:t>seed</w:t>
      </w:r>
      <w:r>
        <w:rPr>
          <w:rFonts w:cs="Arial" w:ascii="Arial" w:hAnsi="Arial"/>
          <w:spacing w:val="2"/>
        </w:rPr>
        <w:t xml:space="preserve"> </w:t>
      </w:r>
      <w:r>
        <w:rPr>
          <w:rFonts w:cs="Arial" w:ascii="Arial" w:hAnsi="Arial"/>
          <w:w w:val="95"/>
        </w:rPr>
        <w:t>field</w:t>
      </w:r>
      <w:r>
        <w:rPr>
          <w:rFonts w:cs="Arial" w:ascii="Arial" w:hAnsi="Arial"/>
          <w:spacing w:val="1"/>
        </w:rPr>
        <w:t xml:space="preserve"> </w:t>
      </w:r>
      <w:r>
        <w:rPr>
          <w:rFonts w:cs="Arial" w:ascii="Arial" w:hAnsi="Arial"/>
          <w:w w:val="95"/>
        </w:rPr>
        <w:t>(mid-season)</w:t>
      </w:r>
      <w:r>
        <w:rPr>
          <w:rFonts w:cs="Arial" w:ascii="Arial" w:hAnsi="Arial"/>
          <w:spacing w:val="2"/>
        </w:rPr>
        <w:t xml:space="preserve"> </w:t>
      </w:r>
      <w:r>
        <w:rPr>
          <w:rFonts w:cs="Arial" w:ascii="Arial" w:hAnsi="Arial"/>
          <w:spacing w:val="-5"/>
          <w:w w:val="95"/>
        </w:rPr>
        <w:t>and</w:t>
      </w:r>
      <w:ins w:id="202" w:author="Hoover, Shelley" w:date="2022-09-09T16:51:00Z">
        <w:r>
          <w:rPr>
            <w:rFonts w:cs="Arial" w:ascii="Arial" w:hAnsi="Arial"/>
            <w:spacing w:val="-5"/>
            <w:w w:val="95"/>
          </w:rPr>
          <w:t xml:space="preserve"> </w:t>
        </w:r>
      </w:ins>
    </w:p>
    <w:p>
      <w:pPr>
        <w:pStyle w:val="TextBody"/>
        <w:spacing w:lineRule="auto" w:line="480" w:before="3" w:after="0"/>
        <w:ind w:left="142" w:right="1042" w:hanging="0"/>
        <w:jc w:val="both"/>
        <w:pPrChange w:id="0" w:author="Hoover, Shelley" w:date="2022-09-09T16:51:00Z">
          <w:pPr>
            <w:pStyle w:val="Textbody"/>
            <w:jc w:val="both"/>
            <w:ind w:left="120" w:hanging="0"/>
            <w:spacing w:before="39" w:after="0"/>
          </w:pPr>
        </w:pPrChange>
        <w:rPr>
          <w:rFonts w:ascii="Arial" w:hAnsi="Arial" w:cs="Arial"/>
          <w:spacing w:val="-5"/>
          <w:w w:val="95"/>
        </w:rPr>
      </w:pPr>
      <w:r>
        <w:rPr>
          <w:rFonts w:cs="Arial" w:ascii="Arial" w:hAnsi="Arial"/>
          <w:w w:val="95"/>
        </w:rPr>
        <w:t>observe</w:t>
      </w:r>
      <w:r>
        <w:rPr>
          <w:rFonts w:cs="Arial" w:ascii="Arial" w:hAnsi="Arial"/>
          <w:spacing w:val="15"/>
        </w:rPr>
        <w:t xml:space="preserve"> </w:t>
      </w:r>
      <w:r>
        <w:rPr>
          <w:rFonts w:cs="Arial" w:ascii="Arial" w:hAnsi="Arial"/>
          <w:w w:val="95"/>
        </w:rPr>
        <w:t>changes</w:t>
      </w:r>
      <w:r>
        <w:rPr>
          <w:rFonts w:cs="Arial" w:ascii="Arial" w:hAnsi="Arial"/>
          <w:spacing w:val="16"/>
        </w:rPr>
        <w:t xml:space="preserve"> </w:t>
      </w:r>
      <w:r>
        <w:rPr>
          <w:rFonts w:cs="Arial" w:ascii="Arial" w:hAnsi="Arial"/>
          <w:w w:val="95"/>
        </w:rPr>
        <w:t>in</w:t>
      </w:r>
      <w:r>
        <w:rPr>
          <w:rFonts w:cs="Arial" w:ascii="Arial" w:hAnsi="Arial"/>
          <w:spacing w:val="16"/>
        </w:rPr>
        <w:t xml:space="preserve"> </w:t>
      </w:r>
      <w:r>
        <w:rPr>
          <w:rFonts w:cs="Arial" w:ascii="Arial" w:hAnsi="Arial"/>
          <w:w w:val="95"/>
        </w:rPr>
        <w:t>LCB</w:t>
      </w:r>
      <w:r>
        <w:rPr>
          <w:rFonts w:cs="Arial" w:ascii="Arial" w:hAnsi="Arial"/>
          <w:spacing w:val="16"/>
        </w:rPr>
        <w:t xml:space="preserve"> </w:t>
      </w:r>
      <w:r>
        <w:rPr>
          <w:rFonts w:cs="Arial" w:ascii="Arial" w:hAnsi="Arial"/>
          <w:w w:val="95"/>
        </w:rPr>
        <w:t>visitation</w:t>
      </w:r>
      <w:r>
        <w:rPr>
          <w:rFonts w:cs="Arial" w:ascii="Arial" w:hAnsi="Arial"/>
          <w:spacing w:val="16"/>
        </w:rPr>
        <w:t xml:space="preserve"> </w:t>
      </w:r>
      <w:r>
        <w:rPr>
          <w:rFonts w:cs="Arial" w:ascii="Arial" w:hAnsi="Arial"/>
          <w:w w:val="95"/>
        </w:rPr>
        <w:t>before</w:t>
      </w:r>
      <w:r>
        <w:rPr>
          <w:rFonts w:cs="Arial" w:ascii="Arial" w:hAnsi="Arial"/>
          <w:spacing w:val="16"/>
        </w:rPr>
        <w:t xml:space="preserve"> </w:t>
      </w:r>
      <w:r>
        <w:rPr>
          <w:rFonts w:cs="Arial" w:ascii="Arial" w:hAnsi="Arial"/>
          <w:w w:val="95"/>
        </w:rPr>
        <w:t>and</w:t>
      </w:r>
      <w:r>
        <w:rPr>
          <w:rFonts w:cs="Arial" w:ascii="Arial" w:hAnsi="Arial"/>
          <w:spacing w:val="16"/>
        </w:rPr>
        <w:t xml:space="preserve"> </w:t>
      </w:r>
      <w:r>
        <w:rPr>
          <w:rFonts w:cs="Arial" w:ascii="Arial" w:hAnsi="Arial"/>
          <w:w w:val="95"/>
        </w:rPr>
        <w:t>after</w:t>
      </w:r>
      <w:r>
        <w:rPr>
          <w:rFonts w:cs="Arial" w:ascii="Arial" w:hAnsi="Arial"/>
          <w:spacing w:val="16"/>
        </w:rPr>
        <w:t xml:space="preserve"> </w:t>
      </w:r>
      <w:r>
        <w:rPr>
          <w:rFonts w:cs="Arial" w:ascii="Arial" w:hAnsi="Arial"/>
          <w:w w:val="95"/>
        </w:rPr>
        <w:t>the</w:t>
      </w:r>
      <w:r>
        <w:rPr>
          <w:rFonts w:cs="Arial" w:ascii="Arial" w:hAnsi="Arial"/>
          <w:spacing w:val="16"/>
        </w:rPr>
        <w:t xml:space="preserve"> </w:t>
      </w:r>
      <w:r>
        <w:rPr>
          <w:rFonts w:cs="Arial" w:ascii="Arial" w:hAnsi="Arial"/>
          <w:spacing w:val="-2"/>
          <w:w w:val="95"/>
        </w:rPr>
        <w:t>removal.</w:t>
      </w:r>
    </w:p>
    <w:p>
      <w:pPr>
        <w:pStyle w:val="TextBody"/>
        <w:rPr>
          <w:rFonts w:ascii="Arial" w:hAnsi="Arial" w:cs="Arial"/>
        </w:rPr>
      </w:pPr>
      <w:r>
        <w:rPr>
          <w:rFonts w:cs="Arial" w:ascii="Arial" w:hAnsi="Arial"/>
        </w:rPr>
      </w:r>
    </w:p>
    <w:p>
      <w:pPr>
        <w:pStyle w:val="TextBody"/>
        <w:spacing w:before="4" w:after="0"/>
        <w:rPr>
          <w:rFonts w:ascii="Arial" w:hAnsi="Arial" w:cs="Arial"/>
          <w:sz w:val="28"/>
        </w:rPr>
      </w:pPr>
      <w:r>
        <w:rPr>
          <w:rFonts w:cs="Arial" w:ascii="Arial" w:hAnsi="Arial"/>
          <w:sz w:val="28"/>
        </w:rPr>
      </w:r>
    </w:p>
    <w:p>
      <w:pPr>
        <w:pStyle w:val="Heading2"/>
        <w:spacing w:lineRule="auto" w:line="480"/>
        <w:jc w:val="both"/>
        <w:pPrChange w:id="0" w:author="Hoover, Shelley" w:date="2022-09-09T17:06:00Z">
          <w:pPr>
            <w:pStyle w:val="Heading2"/>
            <w:jc w:val="both"/>
          </w:pPr>
        </w:pPrChange>
        <w:rPr>
          <w:rFonts w:ascii="Arial" w:hAnsi="Arial" w:cs="Arial"/>
        </w:rPr>
      </w:pPr>
      <w:r>
        <w:rPr>
          <w:rFonts w:cs="Arial" w:ascii="Arial" w:hAnsi="Arial"/>
          <w:w w:val="90"/>
        </w:rPr>
        <w:t>Seed</w:t>
      </w:r>
      <w:r>
        <w:rPr>
          <w:rFonts w:cs="Arial" w:ascii="Arial" w:hAnsi="Arial"/>
          <w:spacing w:val="6"/>
        </w:rPr>
        <w:t xml:space="preserve"> </w:t>
      </w:r>
      <w:r>
        <w:rPr>
          <w:rFonts w:cs="Arial" w:ascii="Arial" w:hAnsi="Arial"/>
          <w:spacing w:val="-2"/>
        </w:rPr>
        <w:t>production</w:t>
      </w:r>
    </w:p>
    <w:p>
      <w:pPr>
        <w:pStyle w:val="TextBody"/>
        <w:spacing w:lineRule="auto" w:line="480" w:before="5" w:after="0"/>
        <w:pPrChange w:id="0" w:author="Hoover, Shelley" w:date="2022-09-09T17:06:00Z">
          <w:pPr>
            <w:pStyle w:val="Textbody"/>
            <w:spacing w:before="5" w:after="0"/>
          </w:pPr>
        </w:pPrChange>
        <w:rPr>
          <w:rFonts w:ascii="Arial" w:hAnsi="Arial" w:cs="Arial"/>
          <w:sz w:val="29"/>
        </w:rPr>
      </w:pPr>
      <w:r>
        <w:rPr>
          <w:rFonts w:cs="Arial" w:ascii="Arial" w:hAnsi="Arial"/>
          <w:sz w:val="29"/>
        </w:rPr>
      </w:r>
    </w:p>
    <w:p>
      <w:pPr>
        <w:pStyle w:val="TextBody"/>
        <w:spacing w:lineRule="auto" w:line="480"/>
        <w:ind w:left="120" w:right="1055" w:hanging="0"/>
        <w:jc w:val="both"/>
        <w:pPrChange w:id="0" w:author="Hoover, Shelley" w:date="2022-09-09T17:06:00Z">
          <w:pPr>
            <w:pStyle w:val="Textbody"/>
            <w:jc w:val="both"/>
            <w:ind w:left="120" w:right="1055" w:hanging="0"/>
            <w:spacing w:lineRule="auto" w:line="420"/>
          </w:pPr>
        </w:pPrChange>
        <w:rPr>
          <w:rFonts w:ascii="Arial" w:hAnsi="Arial" w:cs="Arial"/>
          <w:spacing w:val="-4"/>
          <w:w w:val="95"/>
          <w:del w:id="216" w:author="Hoover, Shelley" w:date="2022-09-09T17:06:00Z"/>
        </w:rPr>
      </w:pPr>
      <w:r>
        <w:rPr>
          <w:rFonts w:cs="Arial" w:ascii="Arial" w:hAnsi="Arial"/>
          <w:w w:val="95"/>
        </w:rPr>
        <w:t xml:space="preserve">Plant size increased the </w:t>
      </w:r>
      <w:commentRangeStart w:id="37"/>
      <w:r>
        <w:rPr>
          <w:rFonts w:cs="Arial" w:ascii="Arial" w:hAnsi="Arial"/>
          <w:w w:val="95"/>
        </w:rPr>
        <w:t>rate</w:t>
      </w:r>
      <w:r>
        <w:rPr>
          <w:rFonts w:cs="Arial" w:ascii="Arial" w:hAnsi="Arial"/>
          <w:w w:val="95"/>
        </w:rPr>
      </w:r>
      <w:commentRangeEnd w:id="37"/>
      <w:r>
        <w:commentReference w:id="37"/>
      </w:r>
      <w:r>
        <w:rPr>
          <w:rFonts w:cs="Arial" w:ascii="Arial" w:hAnsi="Arial"/>
          <w:w w:val="95"/>
        </w:rPr>
        <w:t xml:space="preserve"> of pod set in commodity canola, but both plant size and pollen</w:t>
      </w:r>
      <w:ins w:id="204" w:author="Hoover, Shelley" w:date="2022-09-09T16:54:00Z">
        <w:r>
          <w:rPr>
            <w:rFonts w:cs="Arial" w:ascii="Arial" w:hAnsi="Arial"/>
            <w:w w:val="95"/>
          </w:rPr>
          <w:t xml:space="preserve"> deposition</w:t>
        </w:r>
      </w:ins>
      <w:r>
        <w:rPr>
          <w:rFonts w:cs="Arial" w:ascii="Arial" w:hAnsi="Arial"/>
          <w:w w:val="95"/>
        </w:rPr>
        <w:t xml:space="preserve"> increased pod set in seed canola, suggesting that both pollen deposition and plant resources constrain pod production.</w:t>
      </w:r>
      <w:r>
        <w:rPr>
          <w:rFonts w:cs="Arial" w:ascii="Arial" w:hAnsi="Arial"/>
          <w:spacing w:val="32"/>
        </w:rPr>
        <w:t xml:space="preserve"> </w:t>
      </w:r>
      <w:r>
        <w:rPr>
          <w:rFonts w:cs="Arial" w:ascii="Arial" w:hAnsi="Arial"/>
          <w:w w:val="95"/>
        </w:rPr>
        <w:t xml:space="preserve">This is similar to the findings of </w:t>
      </w:r>
      <w:hyperlink w:anchor="_bookmark72">
        <w:r>
          <w:rPr>
            <w:rFonts w:cs="Arial" w:ascii="Arial" w:hAnsi="Arial"/>
            <w:w w:val="95"/>
          </w:rPr>
          <w:t>Mesquida and Renard</w:t>
        </w:r>
      </w:hyperlink>
      <w:r>
        <w:rPr>
          <w:rFonts w:cs="Arial" w:ascii="Arial" w:hAnsi="Arial"/>
          <w:w w:val="95"/>
        </w:rPr>
        <w:t xml:space="preserve"> </w:t>
      </w:r>
      <w:hyperlink w:anchor="_bookmark72">
        <w:r>
          <w:rPr>
            <w:rFonts w:cs="Arial" w:ascii="Arial" w:hAnsi="Arial"/>
            <w:w w:val="95"/>
          </w:rPr>
          <w:t>(1981)</w:t>
        </w:r>
      </w:hyperlink>
      <w:r>
        <w:rPr>
          <w:rFonts w:cs="Arial" w:ascii="Arial" w:hAnsi="Arial"/>
          <w:w w:val="95"/>
        </w:rPr>
        <w:t xml:space="preserve"> and </w:t>
      </w:r>
      <w:hyperlink w:anchor="_bookmark104">
        <w:r>
          <w:rPr>
            <w:rFonts w:cs="Arial" w:ascii="Arial" w:hAnsi="Arial"/>
            <w:w w:val="95"/>
          </w:rPr>
          <w:t>Steffan-Dewenter</w:t>
        </w:r>
      </w:hyperlink>
      <w:r>
        <w:rPr>
          <w:rFonts w:cs="Arial" w:ascii="Arial" w:hAnsi="Arial"/>
          <w:w w:val="95"/>
        </w:rPr>
        <w:t xml:space="preserve"> </w:t>
      </w:r>
      <w:hyperlink w:anchor="_bookmark104">
        <w:r>
          <w:rPr>
            <w:rFonts w:cs="Arial" w:ascii="Arial" w:hAnsi="Arial"/>
            <w:w w:val="95"/>
          </w:rPr>
          <w:t>(2003),</w:t>
        </w:r>
      </w:hyperlink>
      <w:r>
        <w:rPr>
          <w:rFonts w:cs="Arial" w:ascii="Arial" w:hAnsi="Arial"/>
          <w:w w:val="95"/>
        </w:rPr>
        <w:t xml:space="preserve"> who found that pod set in male-sterile plants responded positively to visitation, while male-fertile plants had no response (but see </w:t>
      </w:r>
      <w:hyperlink w:anchor="_bookmark6">
        <w:r>
          <w:rPr>
            <w:rFonts w:cs="Arial" w:ascii="Arial" w:hAnsi="Arial"/>
            <w:w w:val="95"/>
          </w:rPr>
          <w:t>Adegas and Nogueira Couto,</w:t>
        </w:r>
      </w:hyperlink>
      <w:r>
        <w:rPr>
          <w:rFonts w:cs="Arial" w:ascii="Arial" w:hAnsi="Arial"/>
          <w:w w:val="95"/>
        </w:rPr>
        <w:t xml:space="preserve"> </w:t>
      </w:r>
      <w:hyperlink w:anchor="_bookmark6">
        <w:r>
          <w:rPr>
            <w:rFonts w:cs="Arial" w:ascii="Arial" w:hAnsi="Arial"/>
          </w:rPr>
          <w:t>1992).</w:t>
        </w:r>
      </w:hyperlink>
      <w:r>
        <w:rPr>
          <w:rFonts w:cs="Arial" w:ascii="Arial" w:hAnsi="Arial"/>
          <w:spacing w:val="40"/>
        </w:rPr>
        <w:t xml:space="preserve"> </w:t>
      </w:r>
      <w:r>
        <w:rPr>
          <w:rFonts w:cs="Arial" w:ascii="Arial" w:hAnsi="Arial"/>
        </w:rPr>
        <w:t xml:space="preserve">Both pod set and seeds per pod can increase with extra pollination </w:t>
      </w:r>
      <w:hyperlink w:anchor="_bookmark56">
        <w:r>
          <w:rPr>
            <w:rFonts w:cs="Arial" w:ascii="Arial" w:hAnsi="Arial"/>
          </w:rPr>
          <w:t>(Jauker and</w:t>
        </w:r>
      </w:hyperlink>
      <w:r>
        <w:rPr>
          <w:rFonts w:cs="Arial" w:ascii="Arial" w:hAnsi="Arial"/>
        </w:rPr>
        <w:t xml:space="preserve"> </w:t>
      </w:r>
      <w:hyperlink w:anchor="_bookmark56">
        <w:r>
          <w:rPr>
            <w:rFonts w:cs="Arial" w:ascii="Arial" w:hAnsi="Arial"/>
            <w:spacing w:val="-2"/>
            <w:w w:val="95"/>
          </w:rPr>
          <w:t>Wolters,</w:t>
        </w:r>
      </w:hyperlink>
      <w:r>
        <w:rPr>
          <w:rFonts w:cs="Arial" w:ascii="Arial" w:hAnsi="Arial"/>
          <w:spacing w:val="-5"/>
          <w:w w:val="95"/>
        </w:rPr>
        <w:t xml:space="preserve"> </w:t>
      </w:r>
      <w:hyperlink w:anchor="_bookmark56">
        <w:r>
          <w:rPr>
            <w:rFonts w:cs="Arial" w:ascii="Arial" w:hAnsi="Arial"/>
            <w:spacing w:val="-2"/>
            <w:w w:val="95"/>
          </w:rPr>
          <w:t>2008;</w:t>
        </w:r>
      </w:hyperlink>
      <w:r>
        <w:rPr>
          <w:rFonts w:cs="Arial" w:ascii="Arial" w:hAnsi="Arial"/>
          <w:spacing w:val="-5"/>
          <w:w w:val="95"/>
        </w:rPr>
        <w:t xml:space="preserve"> </w:t>
      </w:r>
      <w:hyperlink w:anchor="_bookmark94">
        <w:r>
          <w:rPr>
            <w:rFonts w:cs="Arial" w:ascii="Arial" w:hAnsi="Arial"/>
            <w:spacing w:val="-2"/>
            <w:w w:val="95"/>
          </w:rPr>
          <w:t>Sabbahi</w:t>
        </w:r>
        <w:r>
          <w:rPr>
            <w:rFonts w:cs="Arial" w:ascii="Arial" w:hAnsi="Arial"/>
            <w:spacing w:val="-5"/>
            <w:w w:val="95"/>
          </w:rPr>
          <w:t xml:space="preserve"> </w:t>
        </w:r>
        <w:r>
          <w:rPr>
            <w:rFonts w:cs="Arial" w:ascii="Arial" w:hAnsi="Arial"/>
            <w:spacing w:val="-2"/>
            <w:w w:val="95"/>
          </w:rPr>
          <w:t>et</w:t>
        </w:r>
        <w:r>
          <w:rPr>
            <w:rFonts w:cs="Arial" w:ascii="Arial" w:hAnsi="Arial"/>
            <w:spacing w:val="-5"/>
            <w:w w:val="95"/>
          </w:rPr>
          <w:t xml:space="preserve"> </w:t>
        </w:r>
        <w:r>
          <w:rPr>
            <w:rFonts w:cs="Arial" w:ascii="Arial" w:hAnsi="Arial"/>
            <w:spacing w:val="-2"/>
            <w:w w:val="95"/>
          </w:rPr>
          <w:t>al.,</w:t>
        </w:r>
      </w:hyperlink>
      <w:r>
        <w:rPr>
          <w:rFonts w:cs="Arial" w:ascii="Arial" w:hAnsi="Arial"/>
          <w:spacing w:val="-5"/>
          <w:w w:val="95"/>
        </w:rPr>
        <w:t xml:space="preserve"> </w:t>
      </w:r>
      <w:hyperlink w:anchor="_bookmark94">
        <w:r>
          <w:rPr>
            <w:rFonts w:cs="Arial" w:ascii="Arial" w:hAnsi="Arial"/>
            <w:spacing w:val="-2"/>
            <w:w w:val="95"/>
          </w:rPr>
          <w:t>2005,</w:t>
        </w:r>
      </w:hyperlink>
      <w:r>
        <w:rPr>
          <w:rFonts w:cs="Arial" w:ascii="Arial" w:hAnsi="Arial"/>
          <w:spacing w:val="-5"/>
          <w:w w:val="95"/>
        </w:rPr>
        <w:t xml:space="preserve"> </w:t>
      </w:r>
      <w:hyperlink w:anchor="_bookmark95">
        <w:r>
          <w:rPr>
            <w:rFonts w:cs="Arial" w:ascii="Arial" w:hAnsi="Arial"/>
            <w:spacing w:val="-2"/>
            <w:w w:val="95"/>
          </w:rPr>
          <w:t>2006;</w:t>
        </w:r>
      </w:hyperlink>
      <w:r>
        <w:rPr>
          <w:rFonts w:cs="Arial" w:ascii="Arial" w:hAnsi="Arial"/>
          <w:spacing w:val="-5"/>
          <w:w w:val="95"/>
        </w:rPr>
        <w:t xml:space="preserve"> </w:t>
      </w:r>
      <w:hyperlink w:anchor="_bookmark29">
        <w:r>
          <w:rPr>
            <w:rFonts w:cs="Arial" w:ascii="Arial" w:hAnsi="Arial"/>
            <w:spacing w:val="17"/>
            <w:w w:val="95"/>
          </w:rPr>
          <w:t>Dur</w:t>
        </w:r>
        <w:r>
          <w:rPr>
            <w:rFonts w:cs="Arial" w:ascii="Arial" w:hAnsi="Arial"/>
            <w:spacing w:val="-101"/>
            <w:w w:val="97"/>
          </w:rPr>
          <w:t>´</w:t>
        </w:r>
        <w:r>
          <w:rPr>
            <w:rFonts w:cs="Arial" w:ascii="Arial" w:hAnsi="Arial"/>
            <w:spacing w:val="17"/>
            <w:w w:val="93"/>
          </w:rPr>
          <w:t>an</w:t>
        </w:r>
        <w:r>
          <w:rPr>
            <w:rFonts w:cs="Arial" w:ascii="Arial" w:hAnsi="Arial"/>
            <w:spacing w:val="-4"/>
            <w:w w:val="94"/>
          </w:rPr>
          <w:t xml:space="preserve"> </w:t>
        </w:r>
        <w:r>
          <w:rPr>
            <w:rFonts w:cs="Arial" w:ascii="Arial" w:hAnsi="Arial"/>
            <w:spacing w:val="-2"/>
            <w:w w:val="95"/>
          </w:rPr>
          <w:t>et</w:t>
        </w:r>
        <w:r>
          <w:rPr>
            <w:rFonts w:cs="Arial" w:ascii="Arial" w:hAnsi="Arial"/>
            <w:spacing w:val="-5"/>
            <w:w w:val="95"/>
          </w:rPr>
          <w:t xml:space="preserve"> </w:t>
        </w:r>
        <w:r>
          <w:rPr>
            <w:rFonts w:cs="Arial" w:ascii="Arial" w:hAnsi="Arial"/>
            <w:spacing w:val="-2"/>
            <w:w w:val="95"/>
          </w:rPr>
          <w:t>al.,</w:t>
        </w:r>
      </w:hyperlink>
      <w:r>
        <w:rPr>
          <w:rFonts w:cs="Arial" w:ascii="Arial" w:hAnsi="Arial"/>
          <w:spacing w:val="-5"/>
          <w:w w:val="95"/>
        </w:rPr>
        <w:t xml:space="preserve"> </w:t>
      </w:r>
      <w:hyperlink w:anchor="_bookmark29">
        <w:r>
          <w:rPr>
            <w:rFonts w:cs="Arial" w:ascii="Arial" w:hAnsi="Arial"/>
            <w:spacing w:val="-2"/>
            <w:w w:val="95"/>
          </w:rPr>
          <w:t>2010),</w:t>
        </w:r>
      </w:hyperlink>
      <w:r>
        <w:rPr>
          <w:rFonts w:cs="Arial" w:ascii="Arial" w:hAnsi="Arial"/>
          <w:spacing w:val="-3"/>
          <w:w w:val="95"/>
        </w:rPr>
        <w:t xml:space="preserve"> </w:t>
      </w:r>
      <w:r>
        <w:rPr>
          <w:rFonts w:cs="Arial" w:ascii="Arial" w:hAnsi="Arial"/>
          <w:spacing w:val="-2"/>
          <w:w w:val="95"/>
        </w:rPr>
        <w:t>so</w:t>
      </w:r>
      <w:r>
        <w:rPr>
          <w:rFonts w:cs="Arial" w:ascii="Arial" w:hAnsi="Arial"/>
          <w:spacing w:val="-5"/>
          <w:w w:val="95"/>
        </w:rPr>
        <w:t xml:space="preserve"> </w:t>
      </w:r>
      <w:r>
        <w:rPr>
          <w:rFonts w:cs="Arial" w:ascii="Arial" w:hAnsi="Arial"/>
          <w:spacing w:val="-2"/>
          <w:w w:val="95"/>
        </w:rPr>
        <w:t>the</w:t>
      </w:r>
      <w:r>
        <w:rPr>
          <w:rFonts w:cs="Arial" w:ascii="Arial" w:hAnsi="Arial"/>
          <w:spacing w:val="-5"/>
          <w:w w:val="95"/>
        </w:rPr>
        <w:t xml:space="preserve"> </w:t>
      </w:r>
      <w:r>
        <w:rPr>
          <w:rFonts w:cs="Arial" w:ascii="Arial" w:hAnsi="Arial"/>
          <w:spacing w:val="-2"/>
          <w:w w:val="95"/>
        </w:rPr>
        <w:t>low</w:t>
      </w:r>
      <w:r>
        <w:rPr>
          <w:rFonts w:cs="Arial" w:ascii="Arial" w:hAnsi="Arial"/>
          <w:spacing w:val="-5"/>
          <w:w w:val="95"/>
        </w:rPr>
        <w:t xml:space="preserve"> </w:t>
      </w:r>
      <w:r>
        <w:rPr>
          <w:rFonts w:cs="Arial" w:ascii="Arial" w:hAnsi="Arial"/>
          <w:spacing w:val="-2"/>
          <w:w w:val="95"/>
        </w:rPr>
        <w:t>influence</w:t>
      </w:r>
      <w:r>
        <w:rPr>
          <w:rFonts w:cs="Arial" w:ascii="Arial" w:hAnsi="Arial"/>
          <w:spacing w:val="-5"/>
          <w:w w:val="95"/>
        </w:rPr>
        <w:t xml:space="preserve"> </w:t>
      </w:r>
      <w:r>
        <w:rPr>
          <w:rFonts w:cs="Arial" w:ascii="Arial" w:hAnsi="Arial"/>
          <w:spacing w:val="-2"/>
          <w:w w:val="95"/>
        </w:rPr>
        <w:t>of</w:t>
      </w:r>
      <w:r>
        <w:rPr>
          <w:rFonts w:cs="Arial" w:ascii="Arial" w:hAnsi="Arial"/>
          <w:spacing w:val="-5"/>
          <w:w w:val="95"/>
        </w:rPr>
        <w:t xml:space="preserve"> </w:t>
      </w:r>
      <w:r>
        <w:rPr>
          <w:rFonts w:cs="Arial" w:ascii="Arial" w:hAnsi="Arial"/>
          <w:spacing w:val="-2"/>
          <w:w w:val="95"/>
        </w:rPr>
        <w:t>pollina</w:t>
      </w:r>
      <w:del w:id="205" w:author="Hoover, Shelley" w:date="2022-09-09T16:54:00Z">
        <w:r>
          <w:rPr>
            <w:rFonts w:cs="Arial" w:ascii="Arial" w:hAnsi="Arial"/>
            <w:spacing w:val="-2"/>
            <w:w w:val="95"/>
          </w:rPr>
          <w:delText xml:space="preserve">- </w:delText>
        </w:r>
      </w:del>
      <w:r>
        <w:rPr>
          <w:rFonts w:cs="Arial" w:ascii="Arial" w:hAnsi="Arial"/>
        </w:rPr>
        <w:t>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commodity</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may</w:t>
      </w:r>
      <w:r>
        <w:rPr>
          <w:rFonts w:cs="Arial" w:ascii="Arial" w:hAnsi="Arial"/>
          <w:spacing w:val="-11"/>
        </w:rPr>
        <w:t xml:space="preserve"> </w:t>
      </w:r>
      <w:r>
        <w:rPr>
          <w:rFonts w:cs="Arial" w:ascii="Arial" w:hAnsi="Arial"/>
        </w:rPr>
        <w:t>be</w:t>
      </w:r>
      <w:r>
        <w:rPr>
          <w:rFonts w:cs="Arial" w:ascii="Arial" w:hAnsi="Arial"/>
          <w:spacing w:val="-11"/>
        </w:rPr>
        <w:t xml:space="preserve"> </w:t>
      </w:r>
      <w:r>
        <w:rPr>
          <w:rFonts w:cs="Arial" w:ascii="Arial" w:hAnsi="Arial"/>
        </w:rPr>
        <w:t>due</w:t>
      </w:r>
      <w:r>
        <w:rPr>
          <w:rFonts w:cs="Arial" w:ascii="Arial" w:hAnsi="Arial"/>
          <w:spacing w:val="-11"/>
        </w:rPr>
        <w:t xml:space="preserve"> </w:t>
      </w:r>
      <w:r>
        <w:rPr>
          <w:rFonts w:cs="Arial" w:ascii="Arial" w:hAnsi="Arial"/>
        </w:rPr>
        <w:t>to</w:t>
      </w:r>
      <w:r>
        <w:rPr>
          <w:rFonts w:cs="Arial" w:ascii="Arial" w:hAnsi="Arial"/>
          <w:spacing w:val="-11"/>
        </w:rPr>
        <w:t xml:space="preserve"> </w:t>
      </w:r>
      <w:r>
        <w:rPr>
          <w:rFonts w:cs="Arial" w:ascii="Arial" w:hAnsi="Arial"/>
        </w:rPr>
        <w:t>a</w:t>
      </w:r>
      <w:r>
        <w:rPr>
          <w:rFonts w:cs="Arial" w:ascii="Arial" w:hAnsi="Arial"/>
          <w:spacing w:val="-11"/>
        </w:rPr>
        <w:t xml:space="preserve"> </w:t>
      </w:r>
      <w:r>
        <w:rPr>
          <w:rFonts w:cs="Arial" w:ascii="Arial" w:hAnsi="Arial"/>
        </w:rPr>
        <w:t>high</w:t>
      </w:r>
      <w:r>
        <w:rPr>
          <w:rFonts w:cs="Arial" w:ascii="Arial" w:hAnsi="Arial"/>
          <w:spacing w:val="-11"/>
        </w:rPr>
        <w:t xml:space="preserve"> </w:t>
      </w:r>
      <w:r>
        <w:rPr>
          <w:rFonts w:cs="Arial" w:ascii="Arial" w:hAnsi="Arial"/>
        </w:rPr>
        <w:t>overall</w:t>
      </w:r>
      <w:r>
        <w:rPr>
          <w:rFonts w:cs="Arial" w:ascii="Arial" w:hAnsi="Arial"/>
          <w:spacing w:val="-11"/>
        </w:rPr>
        <w:t xml:space="preserve"> </w:t>
      </w:r>
      <w:r>
        <w:rPr>
          <w:rFonts w:cs="Arial" w:ascii="Arial" w:hAnsi="Arial"/>
        </w:rPr>
        <w:t>level</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(Figure</w:t>
      </w:r>
      <w:r>
        <w:rPr>
          <w:rFonts w:cs="Arial" w:ascii="Arial" w:hAnsi="Arial"/>
          <w:spacing w:val="-11"/>
        </w:rPr>
        <w:t xml:space="preserve"> </w:t>
      </w:r>
      <w:hyperlink w:anchor="_bookmark2">
        <w:r>
          <w:rPr>
            <w:rFonts w:cs="Arial" w:ascii="Arial" w:hAnsi="Arial"/>
          </w:rPr>
          <w:t>3).</w:t>
        </w:r>
      </w:hyperlink>
      <w:r>
        <w:rPr>
          <w:rFonts w:cs="Arial" w:ascii="Arial" w:hAnsi="Arial"/>
        </w:rPr>
        <w:t xml:space="preserve"> There</w:t>
      </w:r>
      <w:r>
        <w:rPr>
          <w:rFonts w:cs="Arial" w:ascii="Arial" w:hAnsi="Arial"/>
          <w:spacing w:val="-15"/>
        </w:rPr>
        <w:t xml:space="preserve"> </w:t>
      </w:r>
      <w:r>
        <w:rPr>
          <w:rFonts w:cs="Arial" w:ascii="Arial" w:hAnsi="Arial"/>
        </w:rPr>
        <w:t>was</w:t>
      </w:r>
      <w:r>
        <w:rPr>
          <w:rFonts w:cs="Arial" w:ascii="Arial" w:hAnsi="Arial"/>
          <w:spacing w:val="-14"/>
        </w:rPr>
        <w:t xml:space="preserve"> </w:t>
      </w:r>
      <w:r>
        <w:rPr>
          <w:rFonts w:cs="Arial" w:ascii="Arial" w:hAnsi="Arial"/>
        </w:rPr>
        <w:t>no</w:t>
      </w:r>
      <w:r>
        <w:rPr>
          <w:rFonts w:cs="Arial" w:ascii="Arial" w:hAnsi="Arial"/>
          <w:spacing w:val="-15"/>
        </w:rPr>
        <w:t xml:space="preserve"> </w:t>
      </w:r>
      <w:r>
        <w:rPr>
          <w:rFonts w:cs="Arial" w:ascii="Arial" w:hAnsi="Arial"/>
        </w:rPr>
        <w:t>additional</w:t>
      </w:r>
      <w:r>
        <w:rPr>
          <w:rFonts w:cs="Arial" w:ascii="Arial" w:hAnsi="Arial"/>
          <w:spacing w:val="-14"/>
        </w:rPr>
        <w:t xml:space="preserve"> </w:t>
      </w:r>
      <w:r>
        <w:rPr>
          <w:rFonts w:cs="Arial" w:ascii="Arial" w:hAnsi="Arial"/>
        </w:rPr>
        <w:t>effect</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HB</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pod</w:t>
      </w:r>
      <w:r>
        <w:rPr>
          <w:rFonts w:cs="Arial" w:ascii="Arial" w:hAnsi="Arial"/>
          <w:spacing w:val="-15"/>
        </w:rPr>
        <w:t xml:space="preserve"> </w:t>
      </w:r>
      <w:r>
        <w:rPr>
          <w:rFonts w:cs="Arial" w:ascii="Arial" w:hAnsi="Arial"/>
        </w:rPr>
        <w:t>set,</w:t>
      </w:r>
      <w:r>
        <w:rPr>
          <w:rFonts w:cs="Arial" w:ascii="Arial" w:hAnsi="Arial"/>
          <w:spacing w:val="-13"/>
        </w:rPr>
        <w:t xml:space="preserve"> </w:t>
      </w:r>
      <w:r>
        <w:rPr>
          <w:rFonts w:cs="Arial" w:ascii="Arial" w:hAnsi="Arial"/>
        </w:rPr>
        <w:t>meaning</w:t>
      </w:r>
      <w:r>
        <w:rPr>
          <w:rFonts w:cs="Arial" w:ascii="Arial" w:hAnsi="Arial"/>
          <w:spacing w:val="-15"/>
        </w:rPr>
        <w:t xml:space="preserve"> </w:t>
      </w:r>
      <w:r>
        <w:rPr>
          <w:rFonts w:cs="Arial" w:ascii="Arial" w:hAnsi="Arial"/>
        </w:rPr>
        <w:t>that</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HB</w:t>
      </w:r>
      <w:r>
        <w:rPr>
          <w:rFonts w:cs="Arial" w:ascii="Arial" w:hAnsi="Arial"/>
          <w:spacing w:val="-14"/>
        </w:rPr>
        <w:t xml:space="preserve"> </w:t>
      </w:r>
      <w:r>
        <w:rPr>
          <w:rFonts w:cs="Arial" w:ascii="Arial" w:hAnsi="Arial"/>
        </w:rPr>
        <w:t>visitation did</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cause</w:t>
      </w:r>
      <w:r>
        <w:rPr>
          <w:rFonts w:cs="Arial" w:ascii="Arial" w:hAnsi="Arial"/>
          <w:spacing w:val="-15"/>
        </w:rPr>
        <w:t xml:space="preserve"> </w:t>
      </w:r>
      <w:r>
        <w:rPr>
          <w:rFonts w:cs="Arial" w:ascii="Arial" w:hAnsi="Arial"/>
        </w:rPr>
        <w:t>more</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improve</w:t>
      </w:r>
      <w:r>
        <w:rPr>
          <w:rFonts w:cs="Arial" w:ascii="Arial" w:hAnsi="Arial"/>
          <w:spacing w:val="-14"/>
        </w:rPr>
        <w:t xml:space="preserve"> </w:t>
      </w:r>
      <w:r>
        <w:rPr>
          <w:rFonts w:cs="Arial" w:ascii="Arial" w:hAnsi="Arial"/>
        </w:rPr>
        <w:t>its</w:t>
      </w:r>
      <w:r>
        <w:rPr>
          <w:rFonts w:cs="Arial" w:ascii="Arial" w:hAnsi="Arial"/>
          <w:spacing w:val="-15"/>
        </w:rPr>
        <w:t xml:space="preserve"> </w:t>
      </w:r>
      <w:r>
        <w:rPr>
          <w:rFonts w:cs="Arial" w:ascii="Arial" w:hAnsi="Arial"/>
        </w:rPr>
        <w:t>quality</w:t>
      </w:r>
      <w:r>
        <w:rPr>
          <w:rFonts w:cs="Arial" w:ascii="Arial" w:hAnsi="Arial"/>
          <w:spacing w:val="-14"/>
        </w:rPr>
        <w:t xml:space="preserve"> </w:t>
      </w:r>
      <w:r>
        <w:rPr>
          <w:rFonts w:cs="Arial" w:ascii="Arial" w:hAnsi="Arial"/>
        </w:rPr>
        <w:t>through</w:t>
      </w:r>
      <w:r>
        <w:rPr>
          <w:rFonts w:cs="Arial" w:ascii="Arial" w:hAnsi="Arial"/>
          <w:spacing w:val="-15"/>
        </w:rPr>
        <w:t xml:space="preserve"> </w:t>
      </w:r>
      <w:r>
        <w:rPr>
          <w:rFonts w:cs="Arial" w:ascii="Arial" w:hAnsi="Arial"/>
        </w:rPr>
        <w:t>increased</w:t>
      </w:r>
      <w:r>
        <w:rPr>
          <w:rFonts w:cs="Arial" w:ascii="Arial" w:hAnsi="Arial"/>
          <w:spacing w:val="-14"/>
        </w:rPr>
        <w:t xml:space="preserve"> </w:t>
      </w:r>
      <w:r>
        <w:rPr>
          <w:rFonts w:cs="Arial" w:ascii="Arial" w:hAnsi="Arial"/>
        </w:rPr>
        <w:t>outcrossing (as</w:t>
      </w:r>
      <w:r>
        <w:rPr>
          <w:rFonts w:cs="Arial" w:ascii="Arial" w:hAnsi="Arial"/>
          <w:spacing w:val="-15"/>
        </w:rPr>
        <w:t xml:space="preserve"> </w:t>
      </w:r>
      <w:r>
        <w:rPr>
          <w:rFonts w:cs="Arial" w:ascii="Arial" w:hAnsi="Arial"/>
        </w:rPr>
        <w:t>in</w:t>
      </w:r>
      <w:r>
        <w:rPr>
          <w:rFonts w:cs="Arial" w:ascii="Arial" w:hAnsi="Arial"/>
          <w:spacing w:val="-14"/>
        </w:rPr>
        <w:t xml:space="preserve"> </w:t>
      </w:r>
      <w:hyperlink w:anchor="_bookmark93">
        <w:r>
          <w:rPr>
            <w:rFonts w:cs="Arial" w:ascii="Arial" w:hAnsi="Arial"/>
          </w:rPr>
          <w:t>Rosa</w:t>
        </w:r>
        <w:r>
          <w:rPr>
            <w:rFonts w:cs="Arial" w:ascii="Arial" w:hAnsi="Arial"/>
            <w:spacing w:val="-15"/>
          </w:rPr>
          <w:t xml:space="preserve"> </w:t>
        </w:r>
        <w:r>
          <w:rPr>
            <w:rFonts w:cs="Arial" w:ascii="Arial" w:hAnsi="Arial"/>
          </w:rPr>
          <w:t>et</w:t>
        </w:r>
        <w:r>
          <w:rPr>
            <w:rFonts w:cs="Arial" w:ascii="Arial" w:hAnsi="Arial"/>
            <w:spacing w:val="-14"/>
          </w:rPr>
          <w:t xml:space="preserve"> </w:t>
        </w:r>
        <w:r>
          <w:rPr>
            <w:rFonts w:cs="Arial" w:ascii="Arial" w:hAnsi="Arial"/>
          </w:rPr>
          <w:t>al.</w:t>
        </w:r>
      </w:hyperlink>
      <w:r>
        <w:rPr>
          <w:rFonts w:cs="Arial" w:ascii="Arial" w:hAnsi="Arial"/>
          <w:spacing w:val="-15"/>
        </w:rPr>
        <w:t xml:space="preserve"> </w:t>
      </w:r>
      <w:hyperlink w:anchor="_bookmark93">
        <w:r>
          <w:rPr>
            <w:rFonts w:cs="Arial" w:ascii="Arial" w:hAnsi="Arial"/>
          </w:rPr>
          <w:t>2011),</w:t>
        </w:r>
      </w:hyperlink>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this</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depend</w:t>
      </w:r>
      <w:r>
        <w:rPr>
          <w:rFonts w:cs="Arial" w:ascii="Arial" w:hAnsi="Arial"/>
          <w:spacing w:val="-14"/>
        </w:rPr>
        <w:t xml:space="preserve"> </w:t>
      </w:r>
      <w:r>
        <w:rPr>
          <w:rFonts w:cs="Arial" w:ascii="Arial" w:hAnsi="Arial"/>
        </w:rPr>
        <w:t>on</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variety</w:t>
      </w:r>
      <w:r>
        <w:rPr>
          <w:rFonts w:cs="Arial" w:ascii="Arial" w:hAnsi="Arial"/>
          <w:spacing w:val="-15"/>
        </w:rPr>
        <w:t xml:space="preserve"> </w:t>
      </w:r>
      <w:hyperlink w:anchor="_bookmark5">
        <w:commentRangeStart w:id="38"/>
        <w:r>
          <w:rPr>
            <w:rFonts w:cs="Arial" w:ascii="Arial" w:hAnsi="Arial"/>
            <w:highlight w:val="yellow"/>
            <w:rPrChange w:id="0" w:author="Hoover, Shelley" w:date="2022-09-09T17:05:00Z"/>
          </w:rPr>
          <w:t>(Adamidis</w:t>
        </w:r>
        <w:r>
          <w:rPr>
            <w:rFonts w:cs="Arial" w:ascii="Arial" w:hAnsi="Arial"/>
            <w:spacing w:val="-14"/>
            <w:highlight w:val="yellow"/>
            <w:rPrChange w:id="0" w:author="Hoover, Shelley" w:date="2022-09-09T17:05:00Z">
              <w:rPr>
                <w:spacing w:val="-14"/>
              </w:rPr>
            </w:rPrChange>
          </w:rPr>
          <w:t xml:space="preserve"> </w:t>
        </w:r>
        <w:r>
          <w:rPr>
            <w:rFonts w:cs="Arial" w:ascii="Arial" w:hAnsi="Arial"/>
            <w:highlight w:val="yellow"/>
            <w:rPrChange w:id="0" w:author="Hoover, Shelley" w:date="2022-09-09T17:05:00Z"/>
          </w:rPr>
          <w:t>et</w:t>
        </w:r>
        <w:r>
          <w:rPr>
            <w:rFonts w:cs="Arial" w:ascii="Arial" w:hAnsi="Arial"/>
            <w:spacing w:val="-15"/>
            <w:highlight w:val="yellow"/>
            <w:rPrChange w:id="0" w:author="Hoover, Shelley" w:date="2022-09-09T17:05:00Z">
              <w:rPr>
                <w:spacing w:val="-15"/>
              </w:rPr>
            </w:rPrChange>
          </w:rPr>
          <w:t xml:space="preserve"> </w:t>
        </w:r>
        <w:r>
          <w:rPr>
            <w:rFonts w:cs="Arial" w:ascii="Arial" w:hAnsi="Arial"/>
            <w:highlight w:val="yellow"/>
            <w:rPrChange w:id="0" w:author="Hoover, Shelley" w:date="2022-09-09T17:05:00Z"/>
          </w:rPr>
          <w:t>al.,</w:t>
        </w:r>
      </w:hyperlink>
      <w:r>
        <w:rPr>
          <w:rFonts w:cs="Arial" w:ascii="Arial" w:hAnsi="Arial"/>
          <w:spacing w:val="-14"/>
          <w:highlight w:val="yellow"/>
          <w:rPrChange w:id="0" w:author="Hoover, Shelley" w:date="2022-09-09T17:05:00Z">
            <w:rPr>
              <w:spacing w:val="-14"/>
            </w:rPr>
          </w:rPrChange>
        </w:rPr>
        <w:t xml:space="preserve"> </w:t>
      </w:r>
      <w:hyperlink w:anchor="_bookmark5">
        <w:r>
          <w:rPr>
            <w:rFonts w:cs="Arial" w:ascii="Arial" w:hAnsi="Arial"/>
            <w:highlight w:val="yellow"/>
            <w:rPrChange w:id="0" w:author="Hoover, Shelley" w:date="2022-09-09T17:05:00Z"/>
          </w:rPr>
          <w:t>2019).</w:t>
        </w:r>
        <w:r>
          <w:rPr>
            <w:rFonts w:cs="Arial" w:ascii="Arial" w:hAnsi="Arial"/>
            <w:highlight w:val="yellow"/>
          </w:rPr>
        </w:r>
      </w:hyperlink>
      <w:commentRangeEnd w:id="38"/>
      <w:r>
        <w:commentReference w:id="38"/>
      </w:r>
      <w:r>
        <w:rPr>
          <w:rFonts w:cs="Arial" w:ascii="Arial" w:hAnsi="Arial"/>
          <w:spacing w:val="-15"/>
        </w:rPr>
        <w:t xml:space="preserve"> </w:t>
      </w:r>
      <w:r>
        <w:rPr>
          <w:rFonts w:cs="Arial" w:ascii="Arial" w:hAnsi="Arial"/>
        </w:rPr>
        <w:t xml:space="preserve">Flowers </w:t>
      </w:r>
      <w:r>
        <w:rPr>
          <w:rFonts w:cs="Arial" w:ascii="Arial" w:hAnsi="Arial"/>
          <w:w w:val="95"/>
        </w:rPr>
        <w:t>per plant was reduced by pod set, implying that high pod set suppresses further flower pro</w:t>
      </w:r>
      <w:del w:id="213" w:author="Hoover, Shelley" w:date="2022-09-09T17:05:00Z">
        <w:r>
          <w:rPr>
            <w:rFonts w:cs="Arial" w:ascii="Arial" w:hAnsi="Arial"/>
            <w:w w:val="95"/>
          </w:rPr>
          <w:delText xml:space="preserve">- </w:delText>
        </w:r>
      </w:del>
      <w:r>
        <w:rPr>
          <w:rFonts w:cs="Arial" w:ascii="Arial" w:hAnsi="Arial"/>
          <w:w w:val="95"/>
        </w:rPr>
        <w:t>duction or increases competition among pods for plant resources.</w:t>
      </w:r>
      <w:r>
        <w:rPr>
          <w:rFonts w:cs="Arial" w:ascii="Arial" w:hAnsi="Arial"/>
        </w:rPr>
        <w:t xml:space="preserve"> </w:t>
      </w:r>
      <w:r>
        <w:rPr>
          <w:rFonts w:cs="Arial" w:ascii="Arial" w:hAnsi="Arial"/>
          <w:w w:val="95"/>
        </w:rPr>
        <w:t xml:space="preserve">The first scenario is more </w:t>
      </w:r>
      <w:r>
        <w:rPr>
          <w:rFonts w:cs="Arial" w:ascii="Arial" w:hAnsi="Arial"/>
        </w:rPr>
        <w:t xml:space="preserve">likely, as </w:t>
      </w:r>
      <w:hyperlink w:anchor="_bookmark95">
        <w:r>
          <w:rPr>
            <w:rFonts w:cs="Arial" w:ascii="Arial" w:hAnsi="Arial"/>
          </w:rPr>
          <w:t>Sabbahi et al.</w:t>
        </w:r>
      </w:hyperlink>
      <w:r>
        <w:rPr>
          <w:rFonts w:cs="Arial" w:ascii="Arial" w:hAnsi="Arial"/>
        </w:rPr>
        <w:t xml:space="preserve"> </w:t>
      </w:r>
      <w:hyperlink w:anchor="_bookmark95">
        <w:r>
          <w:rPr>
            <w:rFonts w:cs="Arial" w:ascii="Arial" w:hAnsi="Arial"/>
          </w:rPr>
          <w:t>(2006)</w:t>
        </w:r>
      </w:hyperlink>
      <w:r>
        <w:rPr>
          <w:rFonts w:cs="Arial" w:ascii="Arial" w:hAnsi="Arial"/>
        </w:rPr>
        <w:t xml:space="preserve"> and </w:t>
      </w:r>
      <w:hyperlink w:anchor="_bookmark72">
        <w:r>
          <w:rPr>
            <w:rFonts w:cs="Arial" w:ascii="Arial" w:hAnsi="Arial"/>
          </w:rPr>
          <w:t>Mesquida and Renard</w:t>
        </w:r>
      </w:hyperlink>
      <w:r>
        <w:rPr>
          <w:rFonts w:cs="Arial" w:ascii="Arial" w:hAnsi="Arial"/>
        </w:rPr>
        <w:t xml:space="preserve"> </w:t>
      </w:r>
      <w:hyperlink w:anchor="_bookmark72">
        <w:r>
          <w:rPr>
            <w:rFonts w:cs="Arial" w:ascii="Arial" w:hAnsi="Arial"/>
          </w:rPr>
          <w:t>(1981)</w:t>
        </w:r>
      </w:hyperlink>
      <w:r>
        <w:rPr>
          <w:rFonts w:cs="Arial" w:ascii="Arial" w:hAnsi="Arial"/>
        </w:rPr>
        <w:t xml:space="preserve"> both found that canola </w:t>
      </w:r>
      <w:r>
        <w:rPr>
          <w:rFonts w:cs="Arial" w:ascii="Arial" w:hAnsi="Arial"/>
          <w:w w:val="95"/>
        </w:rPr>
        <w:t>plants</w:t>
      </w:r>
      <w:r>
        <w:rPr>
          <w:rFonts w:cs="Arial" w:ascii="Arial" w:hAnsi="Arial"/>
          <w:spacing w:val="-9"/>
          <w:w w:val="95"/>
        </w:rPr>
        <w:t xml:space="preserve"> </w:t>
      </w:r>
      <w:r>
        <w:rPr>
          <w:rFonts w:cs="Arial" w:ascii="Arial" w:hAnsi="Arial"/>
          <w:w w:val="95"/>
        </w:rPr>
        <w:t>compensated</w:t>
      </w:r>
      <w:r>
        <w:rPr>
          <w:rFonts w:cs="Arial" w:ascii="Arial" w:hAnsi="Arial"/>
          <w:spacing w:val="-9"/>
          <w:w w:val="95"/>
        </w:rPr>
        <w:t xml:space="preserve"> </w:t>
      </w:r>
      <w:r>
        <w:rPr>
          <w:rFonts w:cs="Arial" w:ascii="Arial" w:hAnsi="Arial"/>
          <w:w w:val="95"/>
        </w:rPr>
        <w:t>for</w:t>
      </w:r>
      <w:r>
        <w:rPr>
          <w:rFonts w:cs="Arial" w:ascii="Arial" w:hAnsi="Arial"/>
          <w:spacing w:val="-9"/>
          <w:w w:val="95"/>
        </w:rPr>
        <w:t xml:space="preserve"> </w:t>
      </w:r>
      <w:r>
        <w:rPr>
          <w:rFonts w:cs="Arial" w:ascii="Arial" w:hAnsi="Arial"/>
          <w:w w:val="95"/>
        </w:rPr>
        <w:t>experimental</w:t>
      </w:r>
      <w:r>
        <w:rPr>
          <w:rFonts w:cs="Arial" w:ascii="Arial" w:hAnsi="Arial"/>
          <w:spacing w:val="-9"/>
          <w:w w:val="95"/>
        </w:rPr>
        <w:t xml:space="preserve"> </w:t>
      </w:r>
      <w:r>
        <w:rPr>
          <w:rFonts w:cs="Arial" w:ascii="Arial" w:hAnsi="Arial"/>
          <w:w w:val="95"/>
        </w:rPr>
        <w:t>removal</w:t>
      </w:r>
      <w:r>
        <w:rPr>
          <w:rFonts w:cs="Arial" w:ascii="Arial" w:hAnsi="Arial"/>
          <w:spacing w:val="-9"/>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by</w:t>
      </w:r>
      <w:r>
        <w:rPr>
          <w:rFonts w:cs="Arial" w:ascii="Arial" w:hAnsi="Arial"/>
          <w:spacing w:val="-9"/>
          <w:w w:val="95"/>
        </w:rPr>
        <w:t xml:space="preserve"> </w:t>
      </w:r>
      <w:r>
        <w:rPr>
          <w:rFonts w:cs="Arial" w:ascii="Arial" w:hAnsi="Arial"/>
          <w:w w:val="95"/>
        </w:rPr>
        <w:t>increasing</w:t>
      </w:r>
      <w:r>
        <w:rPr>
          <w:rFonts w:cs="Arial" w:ascii="Arial" w:hAnsi="Arial"/>
          <w:spacing w:val="-9"/>
          <w:w w:val="95"/>
        </w:rPr>
        <w:t xml:space="preserve"> </w:t>
      </w:r>
      <w:r>
        <w:rPr>
          <w:rFonts w:cs="Arial" w:ascii="Arial" w:hAnsi="Arial"/>
          <w:w w:val="95"/>
        </w:rPr>
        <w:t>branch</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flower</w:t>
      </w:r>
      <w:r>
        <w:rPr>
          <w:rFonts w:cs="Arial" w:ascii="Arial" w:hAnsi="Arial"/>
          <w:spacing w:val="-9"/>
          <w:w w:val="95"/>
        </w:rPr>
        <w:t xml:space="preserve"> </w:t>
      </w:r>
      <w:r>
        <w:rPr>
          <w:rFonts w:cs="Arial" w:ascii="Arial" w:hAnsi="Arial"/>
          <w:w w:val="95"/>
        </w:rPr>
        <w:t>pro</w:t>
      </w:r>
      <w:del w:id="214" w:author="Hoover, Shelley" w:date="2022-09-09T17:05:00Z">
        <w:r>
          <w:rPr>
            <w:rFonts w:cs="Arial" w:ascii="Arial" w:hAnsi="Arial"/>
            <w:w w:val="95"/>
          </w:rPr>
          <w:delText xml:space="preserve">- </w:delText>
        </w:r>
      </w:del>
      <w:r>
        <w:rPr>
          <w:rFonts w:cs="Arial" w:ascii="Arial" w:hAnsi="Arial"/>
        </w:rPr>
        <w:t>duction,</w:t>
      </w:r>
      <w:r>
        <w:rPr>
          <w:rFonts w:cs="Arial" w:ascii="Arial" w:hAnsi="Arial"/>
          <w:spacing w:val="-14"/>
        </w:rPr>
        <w:t xml:space="preserve"> </w:t>
      </w:r>
      <w:r>
        <w:rPr>
          <w:rFonts w:cs="Arial" w:ascii="Arial" w:hAnsi="Arial"/>
        </w:rPr>
        <w:t>until</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plant</w:t>
      </w:r>
      <w:r>
        <w:rPr>
          <w:rFonts w:cs="Arial" w:ascii="Arial" w:hAnsi="Arial"/>
          <w:spacing w:val="-14"/>
        </w:rPr>
        <w:t xml:space="preserve"> </w:t>
      </w:r>
      <w:r>
        <w:rPr>
          <w:rFonts w:cs="Arial" w:ascii="Arial" w:hAnsi="Arial"/>
        </w:rPr>
        <w:t>reached</w:t>
      </w:r>
      <w:r>
        <w:rPr>
          <w:rFonts w:cs="Arial" w:ascii="Arial" w:hAnsi="Arial"/>
          <w:spacing w:val="-14"/>
        </w:rPr>
        <w:t xml:space="preserve"> </w:t>
      </w:r>
      <w:r>
        <w:rPr>
          <w:rFonts w:cs="Arial" w:ascii="Arial" w:hAnsi="Arial"/>
        </w:rPr>
        <w:t>about</w:t>
      </w:r>
      <w:r>
        <w:rPr>
          <w:rFonts w:cs="Arial" w:ascii="Arial" w:hAnsi="Arial"/>
          <w:spacing w:val="-15"/>
        </w:rPr>
        <w:t xml:space="preserve"> </w:t>
      </w:r>
      <w:r>
        <w:rPr>
          <w:rFonts w:cs="Arial" w:ascii="Arial" w:hAnsi="Arial"/>
        </w:rPr>
        <w:t>170</w:t>
      </w:r>
      <w:r>
        <w:rPr>
          <w:rFonts w:cs="Arial" w:ascii="Arial" w:hAnsi="Arial"/>
          <w:spacing w:val="-14"/>
        </w:rPr>
        <w:t xml:space="preserve"> </w:t>
      </w:r>
      <w:commentRangeStart w:id="39"/>
      <w:r>
        <w:rPr>
          <w:rFonts w:cs="Arial" w:ascii="Arial" w:hAnsi="Arial"/>
        </w:rPr>
        <w:t>pods</w:t>
      </w:r>
      <w:r>
        <w:rPr>
          <w:rFonts w:cs="Arial" w:ascii="Arial" w:hAnsi="Arial"/>
        </w:rPr>
      </w:r>
      <w:commentRangeEnd w:id="39"/>
      <w:r>
        <w:commentReference w:id="39"/>
      </w:r>
      <w:r>
        <w:rPr>
          <w:rFonts w:cs="Arial" w:ascii="Arial" w:hAnsi="Arial"/>
        </w:rPr>
        <w:t>. There</w:t>
      </w:r>
      <w:r>
        <w:rPr>
          <w:rFonts w:cs="Arial" w:ascii="Arial" w:hAnsi="Arial"/>
          <w:spacing w:val="-15"/>
        </w:rPr>
        <w:t xml:space="preserve"> </w:t>
      </w:r>
      <w:r>
        <w:rPr>
          <w:rFonts w:cs="Arial" w:ascii="Arial" w:hAnsi="Arial"/>
        </w:rPr>
        <w:t>were</w:t>
      </w:r>
      <w:r>
        <w:rPr>
          <w:rFonts w:cs="Arial" w:ascii="Arial" w:hAnsi="Arial"/>
          <w:spacing w:val="-14"/>
        </w:rPr>
        <w:t xml:space="preserve"> </w:t>
      </w:r>
      <w:r>
        <w:rPr>
          <w:rFonts w:cs="Arial" w:ascii="Arial" w:hAnsi="Arial"/>
        </w:rPr>
        <w:t>also</w:t>
      </w:r>
      <w:r>
        <w:rPr>
          <w:rFonts w:cs="Arial" w:ascii="Arial" w:hAnsi="Arial"/>
          <w:spacing w:val="-15"/>
        </w:rPr>
        <w:t xml:space="preserve"> </w:t>
      </w:r>
      <w:r>
        <w:rPr>
          <w:rFonts w:cs="Arial" w:ascii="Arial" w:hAnsi="Arial"/>
        </w:rPr>
        <w:t>effects</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distance</w:t>
      </w:r>
      <w:r>
        <w:rPr>
          <w:rFonts w:cs="Arial" w:ascii="Arial" w:hAnsi="Arial"/>
          <w:spacing w:val="-14"/>
        </w:rPr>
        <w:t xml:space="preserve"> </w:t>
      </w:r>
      <w:r>
        <w:rPr>
          <w:rFonts w:cs="Arial" w:ascii="Arial" w:hAnsi="Arial"/>
        </w:rPr>
        <w:t>on</w:t>
      </w:r>
      <w:r>
        <w:rPr>
          <w:rFonts w:cs="Arial" w:ascii="Arial" w:hAnsi="Arial"/>
          <w:spacing w:val="-14"/>
        </w:rPr>
        <w:t xml:space="preserve"> </w:t>
      </w:r>
      <w:r>
        <w:rPr>
          <w:rFonts w:cs="Arial" w:ascii="Arial" w:hAnsi="Arial"/>
        </w:rPr>
        <w:t>pod set</w:t>
      </w:r>
      <w:r>
        <w:rPr>
          <w:rFonts w:cs="Arial" w:ascii="Arial" w:hAnsi="Arial"/>
          <w:spacing w:val="-7"/>
        </w:rPr>
        <w:t xml:space="preserve"> </w:t>
      </w:r>
      <w:r>
        <w:rPr>
          <w:rFonts w:cs="Arial" w:ascii="Arial" w:hAnsi="Arial"/>
        </w:rPr>
        <w:t>independent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pollen:</w:t>
      </w:r>
      <w:r>
        <w:rPr>
          <w:rFonts w:cs="Arial" w:ascii="Arial" w:hAnsi="Arial"/>
          <w:spacing w:val="15"/>
        </w:rPr>
        <w:t xml:space="preserve"> </w:t>
      </w:r>
      <w:r>
        <w:rPr>
          <w:rFonts w:cs="Arial" w:ascii="Arial" w:hAnsi="Arial"/>
        </w:rPr>
        <w:t>pod</w:t>
      </w:r>
      <w:r>
        <w:rPr>
          <w:rFonts w:cs="Arial" w:ascii="Arial" w:hAnsi="Arial"/>
          <w:spacing w:val="-7"/>
        </w:rPr>
        <w:t xml:space="preserve"> </w:t>
      </w:r>
      <w:r>
        <w:rPr>
          <w:rFonts w:cs="Arial" w:ascii="Arial" w:hAnsi="Arial"/>
        </w:rPr>
        <w:t>set</w:t>
      </w:r>
      <w:r>
        <w:rPr>
          <w:rFonts w:cs="Arial" w:ascii="Arial" w:hAnsi="Arial"/>
          <w:spacing w:val="-7"/>
        </w:rPr>
        <w:t xml:space="preserve"> </w:t>
      </w:r>
      <w:r>
        <w:rPr>
          <w:rFonts w:cs="Arial" w:ascii="Arial" w:hAnsi="Arial"/>
        </w:rPr>
        <w:t>decreased</w:t>
      </w:r>
      <w:r>
        <w:rPr>
          <w:rFonts w:cs="Arial" w:ascii="Arial" w:hAnsi="Arial"/>
          <w:spacing w:val="-7"/>
        </w:rPr>
        <w:t xml:space="preserve"> </w:t>
      </w:r>
      <w:r>
        <w:rPr>
          <w:rFonts w:cs="Arial" w:ascii="Arial" w:hAnsi="Arial"/>
        </w:rPr>
        <w:t>with</w:t>
      </w:r>
      <w:r>
        <w:rPr>
          <w:rFonts w:cs="Arial" w:ascii="Arial" w:hAnsi="Arial"/>
          <w:spacing w:val="-7"/>
        </w:rPr>
        <w:t xml:space="preserve"> </w:t>
      </w:r>
      <w:r>
        <w:rPr>
          <w:rFonts w:cs="Arial" w:ascii="Arial" w:hAnsi="Arial"/>
        </w:rPr>
        <w:t>distance</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edge</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5"/>
        </w:rPr>
        <w:t xml:space="preserve"> </w:t>
      </w:r>
      <w:r>
        <w:rPr>
          <w:rFonts w:cs="Arial" w:ascii="Arial" w:hAnsi="Arial"/>
        </w:rPr>
        <w:t>dis</w:t>
      </w:r>
      <w:del w:id="215" w:author="Hoover, Shelley" w:date="2022-09-09T17:05:00Z">
        <w:r>
          <w:rPr>
            <w:rFonts w:cs="Arial" w:ascii="Arial" w:hAnsi="Arial"/>
          </w:rPr>
          <w:delText xml:space="preserve">- </w:delText>
        </w:r>
      </w:del>
      <w:r>
        <w:rPr>
          <w:rFonts w:cs="Arial" w:ascii="Arial" w:hAnsi="Arial"/>
          <w:w w:val="95"/>
        </w:rPr>
        <w:t>tance to LCB shelters, and was lower at the centre of the female bays.</w:t>
      </w:r>
      <w:r>
        <w:rPr>
          <w:rFonts w:cs="Arial" w:ascii="Arial" w:hAnsi="Arial"/>
          <w:spacing w:val="35"/>
        </w:rPr>
        <w:t xml:space="preserve"> </w:t>
      </w:r>
      <w:hyperlink w:anchor="_bookmark71">
        <w:r>
          <w:rPr>
            <w:rFonts w:cs="Arial" w:ascii="Arial" w:hAnsi="Arial"/>
            <w:w w:val="95"/>
          </w:rPr>
          <w:t>Mesquida and Renard</w:t>
        </w:r>
      </w:hyperlink>
      <w:r>
        <w:rPr>
          <w:rFonts w:cs="Arial" w:ascii="Arial" w:hAnsi="Arial"/>
          <w:w w:val="95"/>
        </w:rPr>
        <w:t xml:space="preserve"> </w:t>
      </w:r>
      <w:hyperlink w:anchor="_bookmark71">
        <w:r>
          <w:rPr>
            <w:rFonts w:cs="Arial" w:ascii="Arial" w:hAnsi="Arial"/>
            <w:w w:val="95"/>
          </w:rPr>
          <w:t>(1978)</w:t>
        </w:r>
      </w:hyperlink>
      <w:r>
        <w:rPr>
          <w:rFonts w:cs="Arial" w:ascii="Arial" w:hAnsi="Arial"/>
          <w:w w:val="95"/>
        </w:rPr>
        <w:t xml:space="preserve"> also found that pod set in male-sterile canola declined quickly with distance from the </w:t>
      </w:r>
      <w:r>
        <w:rPr>
          <w:rFonts w:cs="Arial" w:ascii="Arial" w:hAnsi="Arial"/>
        </w:rPr>
        <w:t>male-fertile</w:t>
      </w:r>
      <w:r>
        <w:rPr>
          <w:rFonts w:cs="Arial" w:ascii="Arial" w:hAnsi="Arial"/>
          <w:spacing w:val="-14"/>
        </w:rPr>
        <w:t xml:space="preserve"> </w:t>
      </w:r>
      <w:r>
        <w:rPr>
          <w:rFonts w:cs="Arial" w:ascii="Arial" w:hAnsi="Arial"/>
        </w:rPr>
        <w:t>plants</w:t>
      </w:r>
      <w:r>
        <w:rPr>
          <w:rFonts w:cs="Arial" w:ascii="Arial" w:hAnsi="Arial"/>
          <w:spacing w:val="-14"/>
        </w:rPr>
        <w:t xml:space="preserve"> </w:t>
      </w:r>
      <w:r>
        <w:rPr>
          <w:rFonts w:cs="Arial" w:ascii="Arial" w:hAnsi="Arial"/>
        </w:rPr>
        <w:t>(due</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wind</w:t>
      </w:r>
      <w:r>
        <w:rPr>
          <w:rFonts w:cs="Arial" w:ascii="Arial" w:hAnsi="Arial"/>
          <w:spacing w:val="-14"/>
        </w:rPr>
        <w:t xml:space="preserve"> </w:t>
      </w:r>
      <w:r>
        <w:rPr>
          <w:rFonts w:cs="Arial" w:ascii="Arial" w:hAnsi="Arial"/>
        </w:rPr>
        <w:t>pollination),</w:t>
      </w:r>
      <w:r>
        <w:rPr>
          <w:rFonts w:cs="Arial" w:ascii="Arial" w:hAnsi="Arial"/>
          <w:spacing w:val="-14"/>
        </w:rPr>
        <w:t xml:space="preserve"> </w:t>
      </w:r>
      <w:r>
        <w:rPr>
          <w:rFonts w:cs="Arial" w:ascii="Arial" w:hAnsi="Arial"/>
        </w:rPr>
        <w:t>but</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effect</w:t>
      </w:r>
      <w:r>
        <w:rPr>
          <w:rFonts w:cs="Arial" w:ascii="Arial" w:hAnsi="Arial"/>
          <w:spacing w:val="-14"/>
        </w:rPr>
        <w:t xml:space="preserve"> </w:t>
      </w:r>
      <w:r>
        <w:rPr>
          <w:rFonts w:cs="Arial" w:ascii="Arial" w:hAnsi="Arial"/>
        </w:rPr>
        <w:t>we</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is</w:t>
      </w:r>
      <w:r>
        <w:rPr>
          <w:rFonts w:cs="Arial" w:ascii="Arial" w:hAnsi="Arial"/>
          <w:spacing w:val="-14"/>
        </w:rPr>
        <w:t xml:space="preserve"> </w:t>
      </w:r>
      <w:r>
        <w:rPr>
          <w:rFonts w:cs="Arial" w:ascii="Arial" w:hAnsi="Arial"/>
        </w:rPr>
        <w:t>likely</w:t>
      </w:r>
      <w:r>
        <w:rPr>
          <w:rFonts w:cs="Arial" w:ascii="Arial" w:hAnsi="Arial"/>
          <w:spacing w:val="-14"/>
        </w:rPr>
        <w:t xml:space="preserve"> </w:t>
      </w:r>
      <w:r>
        <w:rPr>
          <w:rFonts w:cs="Arial" w:ascii="Arial" w:hAnsi="Arial"/>
        </w:rPr>
        <w:t>related</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the earlier effect of lower pollen carryover at the centre of the female bays, and possibly the centre</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0"/>
        </w:rPr>
        <w:t xml:space="preserve"> </w:t>
      </w:r>
      <w:r>
        <w:rPr>
          <w:rFonts w:cs="Arial" w:ascii="Arial" w:hAnsi="Arial"/>
        </w:rPr>
        <w:t>field. Finally,</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effect</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plant</w:t>
      </w:r>
      <w:r>
        <w:rPr>
          <w:rFonts w:cs="Arial" w:ascii="Arial" w:hAnsi="Arial"/>
          <w:spacing w:val="-10"/>
        </w:rPr>
        <w:t xml:space="preserve"> </w:t>
      </w:r>
      <w:r>
        <w:rPr>
          <w:rFonts w:cs="Arial" w:ascii="Arial" w:hAnsi="Arial"/>
        </w:rPr>
        <w:t>size</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roughly</w:t>
      </w:r>
      <w:r>
        <w:rPr>
          <w:rFonts w:cs="Arial" w:ascii="Arial" w:hAnsi="Arial"/>
          <w:spacing w:val="-10"/>
        </w:rPr>
        <w:t xml:space="preserve"> </w:t>
      </w:r>
      <w:r>
        <w:rPr>
          <w:rFonts w:cs="Arial" w:ascii="Arial" w:hAnsi="Arial"/>
        </w:rPr>
        <w:t>6x</w:t>
      </w:r>
      <w:r>
        <w:rPr>
          <w:rFonts w:cs="Arial" w:ascii="Arial" w:hAnsi="Arial"/>
          <w:spacing w:val="-10"/>
        </w:rPr>
        <w:t xml:space="preserve"> </w:t>
      </w:r>
      <w:r>
        <w:rPr>
          <w:rFonts w:cs="Arial" w:ascii="Arial" w:hAnsi="Arial"/>
        </w:rPr>
        <w:t>larger</w:t>
      </w:r>
      <w:r>
        <w:rPr>
          <w:rFonts w:cs="Arial" w:ascii="Arial" w:hAnsi="Arial"/>
          <w:spacing w:val="-10"/>
        </w:rPr>
        <w:t xml:space="preserve"> </w:t>
      </w:r>
      <w:r>
        <w:rPr>
          <w:rFonts w:cs="Arial" w:ascii="Arial" w:hAnsi="Arial"/>
        </w:rPr>
        <w:t>than</w:t>
      </w:r>
      <w:r>
        <w:rPr>
          <w:rFonts w:cs="Arial" w:ascii="Arial" w:hAnsi="Arial"/>
          <w:spacing w:val="-10"/>
        </w:rPr>
        <w:t xml:space="preserve"> </w:t>
      </w:r>
      <w:r>
        <w:rPr>
          <w:rFonts w:cs="Arial" w:ascii="Arial" w:hAnsi="Arial"/>
        </w:rPr>
        <w:t>that</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pollen deposition,</w:t>
      </w:r>
      <w:r>
        <w:rPr>
          <w:rFonts w:cs="Arial" w:ascii="Arial" w:hAnsi="Arial"/>
          <w:spacing w:val="-15"/>
        </w:rPr>
        <w:t xml:space="preserve"> </w:t>
      </w:r>
      <w:r>
        <w:rPr>
          <w:rFonts w:cs="Arial" w:ascii="Arial" w:hAnsi="Arial"/>
        </w:rPr>
        <w:t>indicating</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factors</w:t>
      </w:r>
      <w:r>
        <w:rPr>
          <w:rFonts w:cs="Arial" w:ascii="Arial" w:hAnsi="Arial"/>
          <w:spacing w:val="-15"/>
        </w:rPr>
        <w:t xml:space="preserve"> </w:t>
      </w:r>
      <w:r>
        <w:rPr>
          <w:rFonts w:cs="Arial" w:ascii="Arial" w:hAnsi="Arial"/>
        </w:rPr>
        <w:t>controlling</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size</w:t>
      </w:r>
      <w:r>
        <w:rPr>
          <w:rFonts w:cs="Arial" w:ascii="Arial" w:hAnsi="Arial"/>
          <w:spacing w:val="-14"/>
        </w:rPr>
        <w:t xml:space="preserve"> </w:t>
      </w:r>
      <w:r>
        <w:rPr>
          <w:rFonts w:cs="Arial" w:ascii="Arial" w:hAnsi="Arial"/>
        </w:rPr>
        <w:t>(e.g.</w:t>
      </w:r>
      <w:r>
        <w:rPr>
          <w:rFonts w:cs="Arial" w:ascii="Arial" w:hAnsi="Arial"/>
          <w:spacing w:val="-4"/>
        </w:rPr>
        <w:t xml:space="preserve"> </w:t>
      </w:r>
      <w:r>
        <w:rPr>
          <w:rFonts w:cs="Arial" w:ascii="Arial" w:hAnsi="Arial"/>
        </w:rPr>
        <w:t>fertilizer</w:t>
      </w:r>
      <w:r>
        <w:rPr>
          <w:rFonts w:cs="Arial" w:ascii="Arial" w:hAnsi="Arial"/>
          <w:spacing w:val="-14"/>
        </w:rPr>
        <w:t xml:space="preserve"> </w:t>
      </w:r>
      <w:r>
        <w:rPr>
          <w:rFonts w:cs="Arial" w:ascii="Arial" w:hAnsi="Arial"/>
        </w:rPr>
        <w:t>application,</w:t>
      </w:r>
      <w:r>
        <w:rPr>
          <w:rFonts w:cs="Arial" w:ascii="Arial" w:hAnsi="Arial"/>
          <w:spacing w:val="-15"/>
        </w:rPr>
        <w:t xml:space="preserve"> </w:t>
      </w:r>
      <w:r>
        <w:rPr>
          <w:rFonts w:cs="Arial" w:ascii="Arial" w:hAnsi="Arial"/>
        </w:rPr>
        <w:t xml:space="preserve">soil </w:t>
      </w:r>
      <w:r>
        <w:rPr>
          <w:rFonts w:cs="Arial" w:ascii="Arial" w:hAnsi="Arial"/>
          <w:w w:val="95"/>
        </w:rPr>
        <w:t>quality)</w:t>
      </w:r>
      <w:r>
        <w:rPr>
          <w:rFonts w:cs="Arial" w:ascii="Arial" w:hAnsi="Arial"/>
          <w:spacing w:val="7"/>
        </w:rPr>
        <w:t xml:space="preserve"> </w:t>
      </w:r>
      <w:r>
        <w:rPr>
          <w:rFonts w:cs="Arial" w:ascii="Arial" w:hAnsi="Arial"/>
          <w:w w:val="95"/>
        </w:rPr>
        <w:t>likely</w:t>
      </w:r>
      <w:r>
        <w:rPr>
          <w:rFonts w:cs="Arial" w:ascii="Arial" w:hAnsi="Arial"/>
          <w:spacing w:val="8"/>
        </w:rPr>
        <w:t xml:space="preserve"> </w:t>
      </w:r>
      <w:r>
        <w:rPr>
          <w:rFonts w:cs="Arial" w:ascii="Arial" w:hAnsi="Arial"/>
          <w:w w:val="95"/>
        </w:rPr>
        <w:t>constrain</w:t>
      </w:r>
      <w:r>
        <w:rPr>
          <w:rFonts w:cs="Arial" w:ascii="Arial" w:hAnsi="Arial"/>
          <w:spacing w:val="7"/>
        </w:rPr>
        <w:t xml:space="preserve"> </w:t>
      </w:r>
      <w:r>
        <w:rPr>
          <w:rFonts w:cs="Arial" w:ascii="Arial" w:hAnsi="Arial"/>
          <w:w w:val="95"/>
        </w:rPr>
        <w:t>pod</w:t>
      </w:r>
      <w:r>
        <w:rPr>
          <w:rFonts w:cs="Arial" w:ascii="Arial" w:hAnsi="Arial"/>
          <w:spacing w:val="8"/>
        </w:rPr>
        <w:t xml:space="preserve"> </w:t>
      </w:r>
      <w:r>
        <w:rPr>
          <w:rFonts w:cs="Arial" w:ascii="Arial" w:hAnsi="Arial"/>
          <w:w w:val="95"/>
        </w:rPr>
        <w:t>production</w:t>
      </w:r>
      <w:r>
        <w:rPr>
          <w:rFonts w:cs="Arial" w:ascii="Arial" w:hAnsi="Arial"/>
          <w:spacing w:val="7"/>
        </w:rPr>
        <w:t xml:space="preserve"> </w:t>
      </w:r>
      <w:r>
        <w:rPr>
          <w:rFonts w:cs="Arial" w:ascii="Arial" w:hAnsi="Arial"/>
          <w:w w:val="95"/>
        </w:rPr>
        <w:t>more</w:t>
      </w:r>
      <w:r>
        <w:rPr>
          <w:rFonts w:cs="Arial" w:ascii="Arial" w:hAnsi="Arial"/>
          <w:spacing w:val="8"/>
        </w:rPr>
        <w:t xml:space="preserve"> </w:t>
      </w:r>
      <w:r>
        <w:rPr>
          <w:rFonts w:cs="Arial" w:ascii="Arial" w:hAnsi="Arial"/>
          <w:w w:val="95"/>
        </w:rPr>
        <w:t>strongly</w:t>
      </w:r>
      <w:r>
        <w:rPr>
          <w:rFonts w:cs="Arial" w:ascii="Arial" w:hAnsi="Arial"/>
          <w:spacing w:val="7"/>
        </w:rPr>
        <w:t xml:space="preserve"> </w:t>
      </w:r>
      <w:r>
        <w:rPr>
          <w:rFonts w:cs="Arial" w:ascii="Arial" w:hAnsi="Arial"/>
          <w:w w:val="95"/>
        </w:rPr>
        <w:t>than</w:t>
      </w:r>
      <w:r>
        <w:rPr>
          <w:rFonts w:cs="Arial" w:ascii="Arial" w:hAnsi="Arial"/>
          <w:spacing w:val="8"/>
        </w:rPr>
        <w:t xml:space="preserve"> </w:t>
      </w:r>
      <w:r>
        <w:rPr>
          <w:rFonts w:cs="Arial" w:ascii="Arial" w:hAnsi="Arial"/>
          <w:w w:val="95"/>
        </w:rPr>
        <w:t>pollination</w:t>
      </w:r>
      <w:r>
        <w:rPr>
          <w:rFonts w:cs="Arial" w:ascii="Arial" w:hAnsi="Arial"/>
          <w:spacing w:val="7"/>
        </w:rPr>
        <w:t xml:space="preserve"> </w:t>
      </w:r>
      <w:r>
        <w:rPr>
          <w:rFonts w:cs="Arial" w:ascii="Arial" w:hAnsi="Arial"/>
          <w:w w:val="95"/>
        </w:rPr>
        <w:t>alone</w:t>
      </w:r>
      <w:r>
        <w:rPr>
          <w:rFonts w:cs="Arial" w:ascii="Arial" w:hAnsi="Arial"/>
          <w:spacing w:val="8"/>
        </w:rPr>
        <w:t xml:space="preserve"> </w:t>
      </w:r>
      <w:hyperlink w:anchor="_bookmark67">
        <w:r>
          <w:rPr>
            <w:rFonts w:cs="Arial" w:ascii="Arial" w:hAnsi="Arial"/>
            <w:w w:val="95"/>
          </w:rPr>
          <w:t>(Marini</w:t>
        </w:r>
        <w:r>
          <w:rPr>
            <w:rFonts w:cs="Arial" w:ascii="Arial" w:hAnsi="Arial"/>
            <w:spacing w:val="7"/>
          </w:rPr>
          <w:t xml:space="preserve"> </w:t>
        </w:r>
        <w:r>
          <w:rPr>
            <w:rFonts w:cs="Arial" w:ascii="Arial" w:hAnsi="Arial"/>
            <w:w w:val="95"/>
          </w:rPr>
          <w:t>et</w:t>
        </w:r>
        <w:r>
          <w:rPr>
            <w:rFonts w:cs="Arial" w:ascii="Arial" w:hAnsi="Arial"/>
            <w:spacing w:val="8"/>
          </w:rPr>
          <w:t xml:space="preserve"> </w:t>
        </w:r>
        <w:r>
          <w:rPr>
            <w:rFonts w:cs="Arial" w:ascii="Arial" w:hAnsi="Arial"/>
            <w:spacing w:val="-4"/>
            <w:w w:val="95"/>
          </w:rPr>
          <w:t>al.,</w:t>
        </w:r>
      </w:hyperlink>
    </w:p>
    <w:p>
      <w:pPr>
        <w:pStyle w:val="TextBody"/>
        <w:spacing w:lineRule="auto" w:line="480"/>
        <w:ind w:right="1055" w:hanging="0"/>
        <w:jc w:val="both"/>
        <w:rPr>
          <w:rFonts w:ascii="Arial" w:hAnsi="Arial" w:cs="Arial"/>
          <w:del w:id="218" w:author="Hoover, Shelley" w:date="2022-09-09T17:06:00Z"/>
        </w:rPr>
      </w:pPr>
      <w:del w:id="217" w:author="Hoover, Shelley" w:date="2022-09-09T17:06:00Z">
        <w:r>
          <w:rPr>
            <w:rFonts w:cs="Arial" w:ascii="Arial" w:hAnsi="Arial"/>
          </w:rPr>
        </w:r>
      </w:del>
    </w:p>
    <w:p>
      <w:pPr>
        <w:pStyle w:val="TextBody"/>
        <w:spacing w:lineRule="auto" w:line="480"/>
        <w:ind w:left="120" w:right="1055" w:hanging="0"/>
        <w:jc w:val="both"/>
        <w:pPrChange w:id="0" w:author="Hoover, Shelley" w:date="2022-09-09T17:06:00Z">
          <w:pPr>
            <w:pStyle w:val="Textbody"/>
            <w:jc w:val="both"/>
            <w:ind w:left="120" w:hanging="0"/>
            <w:spacing w:before="39" w:after="0"/>
          </w:pPr>
        </w:pPrChange>
        <w:rPr>
          <w:rFonts w:ascii="Arial" w:hAnsi="Arial" w:cs="Arial"/>
          <w:spacing w:val="-4"/>
          <w:w w:val="95"/>
        </w:rPr>
      </w:pPr>
      <w:hyperlink w:anchor="_bookmark67">
        <w:r>
          <w:rPr>
            <w:rFonts w:cs="Arial" w:ascii="Arial" w:hAnsi="Arial"/>
            <w:spacing w:val="-2"/>
            <w:lang w:val="fr-CA"/>
          </w:rPr>
          <w:t>2015;</w:t>
        </w:r>
      </w:hyperlink>
      <w:r>
        <w:rPr>
          <w:rFonts w:cs="Arial" w:ascii="Arial" w:hAnsi="Arial"/>
          <w:spacing w:val="-2"/>
          <w:lang w:val="fr-CA"/>
        </w:rPr>
        <w:t xml:space="preserve"> </w:t>
      </w:r>
      <w:hyperlink w:anchor="_bookmark108">
        <w:r>
          <w:rPr>
            <w:rFonts w:cs="Arial" w:ascii="Arial" w:hAnsi="Arial"/>
            <w:spacing w:val="-2"/>
            <w:lang w:val="fr-CA"/>
          </w:rPr>
          <w:t>Tamburini et al.,</w:t>
        </w:r>
      </w:hyperlink>
      <w:r>
        <w:rPr>
          <w:rFonts w:cs="Arial" w:ascii="Arial" w:hAnsi="Arial"/>
          <w:spacing w:val="-2"/>
          <w:lang w:val="fr-CA"/>
        </w:rPr>
        <w:t xml:space="preserve"> </w:t>
      </w:r>
      <w:hyperlink w:anchor="_bookmark108">
        <w:r>
          <w:rPr>
            <w:rFonts w:cs="Arial" w:ascii="Arial" w:hAnsi="Arial"/>
            <w:spacing w:val="-2"/>
            <w:lang w:val="fr-CA"/>
          </w:rPr>
          <w:t>2017;</w:t>
        </w:r>
      </w:hyperlink>
      <w:r>
        <w:rPr>
          <w:rFonts w:cs="Arial" w:ascii="Arial" w:hAnsi="Arial"/>
          <w:spacing w:val="-2"/>
          <w:lang w:val="fr-CA"/>
        </w:rPr>
        <w:t xml:space="preserve"> </w:t>
      </w:r>
      <w:hyperlink w:anchor="_bookmark37">
        <w:r>
          <w:rPr>
            <w:rFonts w:cs="Arial" w:ascii="Arial" w:hAnsi="Arial"/>
            <w:spacing w:val="-2"/>
            <w:lang w:val="fr-CA"/>
          </w:rPr>
          <w:t>Gagic</w:t>
        </w:r>
        <w:r>
          <w:rPr>
            <w:rFonts w:cs="Arial" w:ascii="Arial" w:hAnsi="Arial"/>
            <w:spacing w:val="-1"/>
            <w:lang w:val="fr-CA"/>
          </w:rPr>
          <w:t xml:space="preserve"> </w:t>
        </w:r>
        <w:r>
          <w:rPr>
            <w:rFonts w:cs="Arial" w:ascii="Arial" w:hAnsi="Arial"/>
            <w:spacing w:val="-2"/>
            <w:lang w:val="fr-CA"/>
          </w:rPr>
          <w:t>et al.,</w:t>
        </w:r>
      </w:hyperlink>
      <w:r>
        <w:rPr>
          <w:rFonts w:cs="Arial" w:ascii="Arial" w:hAnsi="Arial"/>
          <w:spacing w:val="-2"/>
          <w:lang w:val="fr-CA"/>
        </w:rPr>
        <w:t xml:space="preserve"> </w:t>
      </w:r>
      <w:hyperlink w:anchor="_bookmark37">
        <w:r>
          <w:rPr>
            <w:rFonts w:cs="Arial" w:ascii="Arial" w:hAnsi="Arial"/>
            <w:spacing w:val="-2"/>
            <w:lang w:val="fr-CA"/>
          </w:rPr>
          <w:t>201</w:t>
        </w:r>
      </w:hyperlink>
      <w:r>
        <w:rPr>
          <w:rFonts w:cs="Arial" w:ascii="Arial" w:hAnsi="Arial"/>
          <w:spacing w:val="-2"/>
          <w:lang w:val="fr-CA"/>
        </w:rPr>
        <w:t xml:space="preserve">7; </w:t>
      </w:r>
      <w:hyperlink w:anchor="_bookmark107">
        <w:r>
          <w:rPr>
            <w:rFonts w:cs="Arial" w:ascii="Arial" w:hAnsi="Arial"/>
            <w:spacing w:val="-2"/>
            <w:lang w:val="fr-CA"/>
          </w:rPr>
          <w:t>Tamburini et al.,</w:t>
        </w:r>
      </w:hyperlink>
      <w:r>
        <w:rPr>
          <w:rFonts w:cs="Arial" w:ascii="Arial" w:hAnsi="Arial"/>
          <w:spacing w:val="-1"/>
          <w:lang w:val="fr-CA"/>
        </w:rPr>
        <w:t xml:space="preserve"> </w:t>
      </w:r>
      <w:hyperlink w:anchor="_bookmark107">
        <w:r>
          <w:rPr>
            <w:rFonts w:cs="Arial" w:ascii="Arial" w:hAnsi="Arial"/>
            <w:spacing w:val="-2"/>
            <w:lang w:val="fr-CA"/>
          </w:rPr>
          <w:t>2019).</w:t>
        </w:r>
      </w:hyperlink>
    </w:p>
    <w:p>
      <w:pPr>
        <w:pStyle w:val="TextBody"/>
        <w:spacing w:lineRule="exact" w:line="478" w:before="43" w:after="0"/>
        <w:ind w:left="120" w:right="1054" w:firstLine="351"/>
        <w:jc w:val="both"/>
        <w:rPr>
          <w:rFonts w:ascii="Arial" w:hAnsi="Arial" w:cs="Arial"/>
          <w:del w:id="223" w:author="Hoover, Shelley" w:date="2022-09-09T17:07:00Z"/>
        </w:rPr>
      </w:pPr>
      <w:r>
        <w:rPr>
          <w:rFonts w:cs="Arial" w:ascii="Arial" w:hAnsi="Arial"/>
        </w:rPr>
        <w:t>We</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that</w:t>
      </w:r>
      <w:r>
        <w:rPr>
          <w:rFonts w:cs="Arial" w:ascii="Arial" w:hAnsi="Arial"/>
          <w:spacing w:val="-14"/>
        </w:rPr>
        <w:t xml:space="preserve"> </w:t>
      </w:r>
      <w:r>
        <w:rPr>
          <w:rFonts w:cs="Arial" w:ascii="Arial" w:hAnsi="Arial"/>
        </w:rPr>
        <w:t>seeds</w:t>
      </w:r>
      <w:r>
        <w:rPr>
          <w:rFonts w:cs="Arial" w:ascii="Arial" w:hAnsi="Arial"/>
          <w:spacing w:val="-14"/>
        </w:rPr>
        <w:t xml:space="preserve"> </w:t>
      </w:r>
      <w:r>
        <w:rPr>
          <w:rFonts w:cs="Arial" w:ascii="Arial" w:hAnsi="Arial"/>
        </w:rPr>
        <w:t>per</w:t>
      </w:r>
      <w:r>
        <w:rPr>
          <w:rFonts w:cs="Arial" w:ascii="Arial" w:hAnsi="Arial"/>
          <w:spacing w:val="-14"/>
        </w:rPr>
        <w:t xml:space="preserve"> </w:t>
      </w:r>
      <w:r>
        <w:rPr>
          <w:rFonts w:cs="Arial" w:ascii="Arial" w:hAnsi="Arial"/>
        </w:rPr>
        <w:t>pod</w:t>
      </w:r>
      <w:r>
        <w:rPr>
          <w:rFonts w:cs="Arial" w:ascii="Arial" w:hAnsi="Arial"/>
          <w:spacing w:val="-14"/>
        </w:rPr>
        <w:t xml:space="preserve"> </w:t>
      </w:r>
      <w:r>
        <w:rPr>
          <w:rFonts w:cs="Arial" w:ascii="Arial" w:hAnsi="Arial"/>
        </w:rPr>
        <w:t>in</w:t>
      </w:r>
      <w:r>
        <w:rPr>
          <w:rFonts w:cs="Arial" w:ascii="Arial" w:hAnsi="Arial"/>
          <w:spacing w:val="-14"/>
        </w:rPr>
        <w:t xml:space="preserve"> </w:t>
      </w:r>
      <w:r>
        <w:rPr>
          <w:rFonts w:cs="Arial" w:ascii="Arial" w:hAnsi="Arial"/>
        </w:rPr>
        <w:t>commodity</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was</w:t>
      </w:r>
      <w:r>
        <w:rPr>
          <w:rFonts w:cs="Arial" w:ascii="Arial" w:hAnsi="Arial"/>
          <w:spacing w:val="-14"/>
        </w:rPr>
        <w:t xml:space="preserve"> </w:t>
      </w:r>
      <w:r>
        <w:rPr>
          <w:rFonts w:cs="Arial" w:ascii="Arial" w:hAnsi="Arial"/>
        </w:rPr>
        <w:t>mainly</w:t>
      </w:r>
      <w:r>
        <w:rPr>
          <w:rFonts w:cs="Arial" w:ascii="Arial" w:hAnsi="Arial"/>
          <w:spacing w:val="-14"/>
        </w:rPr>
        <w:t xml:space="preserve"> </w:t>
      </w:r>
      <w:r>
        <w:rPr>
          <w:rFonts w:cs="Arial" w:ascii="Arial" w:hAnsi="Arial"/>
        </w:rPr>
        <w:t>influenced</w:t>
      </w:r>
      <w:r>
        <w:rPr>
          <w:rFonts w:cs="Arial" w:ascii="Arial" w:hAnsi="Arial"/>
          <w:spacing w:val="-14"/>
        </w:rPr>
        <w:t xml:space="preserve"> </w:t>
      </w:r>
      <w:r>
        <w:rPr>
          <w:rFonts w:cs="Arial" w:ascii="Arial" w:hAnsi="Arial"/>
        </w:rPr>
        <w:t>by</w:t>
      </w:r>
      <w:r>
        <w:rPr>
          <w:rFonts w:cs="Arial" w:ascii="Arial" w:hAnsi="Arial"/>
          <w:spacing w:val="-14"/>
        </w:rPr>
        <w:t xml:space="preserve"> </w:t>
      </w:r>
      <w:r>
        <w:rPr>
          <w:rFonts w:cs="Arial" w:ascii="Arial" w:hAnsi="Arial"/>
        </w:rPr>
        <w:t>plant</w:t>
      </w:r>
      <w:r>
        <w:rPr>
          <w:rFonts w:cs="Arial" w:ascii="Arial" w:hAnsi="Arial"/>
          <w:spacing w:val="-14"/>
        </w:rPr>
        <w:t xml:space="preserve"> </w:t>
      </w:r>
      <w:r>
        <w:rPr>
          <w:rFonts w:cs="Arial" w:ascii="Arial" w:hAnsi="Arial"/>
        </w:rPr>
        <w:t xml:space="preserve">size, </w:t>
      </w:r>
      <w:r>
        <w:rPr>
          <w:rFonts w:cs="Arial" w:ascii="Arial" w:hAnsi="Arial"/>
          <w:w w:val="95"/>
        </w:rPr>
        <w:t>while</w:t>
      </w:r>
      <w:r>
        <w:rPr>
          <w:rFonts w:cs="Arial" w:ascii="Arial" w:hAnsi="Arial"/>
          <w:spacing w:val="-10"/>
          <w:w w:val="95"/>
        </w:rPr>
        <w:t xml:space="preserve"> </w:t>
      </w:r>
      <w:r>
        <w:rPr>
          <w:rFonts w:cs="Arial" w:ascii="Arial" w:hAnsi="Arial"/>
          <w:w w:val="95"/>
        </w:rPr>
        <w:t>both</w:t>
      </w:r>
      <w:r>
        <w:rPr>
          <w:rFonts w:cs="Arial" w:ascii="Arial" w:hAnsi="Arial"/>
          <w:spacing w:val="-10"/>
          <w:w w:val="95"/>
        </w:rPr>
        <w:t xml:space="preserve"> </w:t>
      </w:r>
      <w:r>
        <w:rPr>
          <w:rFonts w:cs="Arial" w:ascii="Arial" w:hAnsi="Arial"/>
          <w:w w:val="95"/>
        </w:rPr>
        <w:t>seed</w:t>
      </w:r>
      <w:r>
        <w:rPr>
          <w:rFonts w:cs="Arial" w:ascii="Arial" w:hAnsi="Arial"/>
          <w:spacing w:val="-10"/>
          <w:w w:val="95"/>
        </w:rPr>
        <w:t xml:space="preserve"> </w:t>
      </w:r>
      <w:r>
        <w:rPr>
          <w:rFonts w:cs="Arial" w:ascii="Arial" w:hAnsi="Arial"/>
          <w:w w:val="95"/>
        </w:rPr>
        <w:t>size</w:t>
      </w:r>
      <w:r>
        <w:rPr>
          <w:rFonts w:cs="Arial" w:ascii="Arial" w:hAnsi="Arial"/>
          <w:spacing w:val="-10"/>
          <w:w w:val="95"/>
        </w:rPr>
        <w:t xml:space="preserve"> </w:t>
      </w:r>
      <w:r>
        <w:rPr>
          <w:rFonts w:cs="Arial" w:ascii="Arial" w:hAnsi="Arial"/>
          <w:w w:val="95"/>
        </w:rPr>
        <w:t>and</w:t>
      </w:r>
      <w:r>
        <w:rPr>
          <w:rFonts w:cs="Arial" w:ascii="Arial" w:hAnsi="Arial"/>
          <w:spacing w:val="-10"/>
          <w:w w:val="95"/>
        </w:rPr>
        <w:t xml:space="preserve"> </w:t>
      </w:r>
      <w:r>
        <w:rPr>
          <w:rFonts w:cs="Arial" w:ascii="Arial" w:hAnsi="Arial"/>
          <w:w w:val="95"/>
        </w:rPr>
        <w:t>seeds</w:t>
      </w:r>
      <w:r>
        <w:rPr>
          <w:rFonts w:cs="Arial" w:ascii="Arial" w:hAnsi="Arial"/>
          <w:spacing w:val="-10"/>
          <w:w w:val="95"/>
        </w:rPr>
        <w:t xml:space="preserve"> </w:t>
      </w:r>
      <w:r>
        <w:rPr>
          <w:rFonts w:cs="Arial" w:ascii="Arial" w:hAnsi="Arial"/>
          <w:w w:val="95"/>
        </w:rPr>
        <w:t>per</w:t>
      </w:r>
      <w:r>
        <w:rPr>
          <w:rFonts w:cs="Arial" w:ascii="Arial" w:hAnsi="Arial"/>
          <w:spacing w:val="-10"/>
          <w:w w:val="95"/>
        </w:rPr>
        <w:t xml:space="preserve"> </w:t>
      </w:r>
      <w:r>
        <w:rPr>
          <w:rFonts w:cs="Arial" w:ascii="Arial" w:hAnsi="Arial"/>
          <w:w w:val="95"/>
        </w:rPr>
        <w:t>pod</w:t>
      </w:r>
      <w:r>
        <w:rPr>
          <w:rFonts w:cs="Arial" w:ascii="Arial" w:hAnsi="Arial"/>
          <w:spacing w:val="-10"/>
          <w:w w:val="95"/>
        </w:rPr>
        <w:t xml:space="preserve"> </w:t>
      </w:r>
      <w:r>
        <w:rPr>
          <w:rFonts w:cs="Arial" w:ascii="Arial" w:hAnsi="Arial"/>
          <w:w w:val="95"/>
        </w:rPr>
        <w:t>was</w:t>
      </w:r>
      <w:r>
        <w:rPr>
          <w:rFonts w:cs="Arial" w:ascii="Arial" w:hAnsi="Arial"/>
          <w:spacing w:val="-10"/>
          <w:w w:val="95"/>
        </w:rPr>
        <w:t xml:space="preserve"> </w:t>
      </w:r>
      <w:r>
        <w:rPr>
          <w:rFonts w:cs="Arial" w:ascii="Arial" w:hAnsi="Arial"/>
          <w:w w:val="95"/>
        </w:rPr>
        <w:t>influenced</w:t>
      </w:r>
      <w:r>
        <w:rPr>
          <w:rFonts w:cs="Arial" w:ascii="Arial" w:hAnsi="Arial"/>
          <w:spacing w:val="-10"/>
          <w:w w:val="95"/>
        </w:rPr>
        <w:t xml:space="preserve"> </w:t>
      </w:r>
      <w:r>
        <w:rPr>
          <w:rFonts w:cs="Arial" w:ascii="Arial" w:hAnsi="Arial"/>
          <w:w w:val="95"/>
        </w:rPr>
        <w:t>by</w:t>
      </w:r>
      <w:r>
        <w:rPr>
          <w:rFonts w:cs="Arial" w:ascii="Arial" w:hAnsi="Arial"/>
          <w:spacing w:val="-10"/>
          <w:w w:val="95"/>
        </w:rPr>
        <w:t xml:space="preserve"> </w:t>
      </w:r>
      <w:r>
        <w:rPr>
          <w:rFonts w:cs="Arial" w:ascii="Arial" w:hAnsi="Arial"/>
          <w:w w:val="95"/>
        </w:rPr>
        <w:t>both</w:t>
      </w:r>
      <w:r>
        <w:rPr>
          <w:rFonts w:cs="Arial" w:ascii="Arial" w:hAnsi="Arial"/>
          <w:spacing w:val="-10"/>
          <w:w w:val="95"/>
        </w:rPr>
        <w:t xml:space="preserve"> </w:t>
      </w:r>
      <w:r>
        <w:rPr>
          <w:rFonts w:cs="Arial" w:ascii="Arial" w:hAnsi="Arial"/>
          <w:w w:val="95"/>
        </w:rPr>
        <w:t>plant</w:t>
      </w:r>
      <w:r>
        <w:rPr>
          <w:rFonts w:cs="Arial" w:ascii="Arial" w:hAnsi="Arial"/>
          <w:spacing w:val="-10"/>
          <w:w w:val="95"/>
        </w:rPr>
        <w:t xml:space="preserve"> </w:t>
      </w:r>
      <w:r>
        <w:rPr>
          <w:rFonts w:cs="Arial" w:ascii="Arial" w:hAnsi="Arial"/>
          <w:w w:val="95"/>
        </w:rPr>
        <w:t>size</w:t>
      </w:r>
      <w:r>
        <w:rPr>
          <w:rFonts w:cs="Arial" w:ascii="Arial" w:hAnsi="Arial"/>
          <w:spacing w:val="-10"/>
          <w:w w:val="95"/>
        </w:rPr>
        <w:t xml:space="preserve"> </w:t>
      </w:r>
      <w:r>
        <w:rPr>
          <w:rFonts w:cs="Arial" w:ascii="Arial" w:hAnsi="Arial"/>
          <w:w w:val="95"/>
        </w:rPr>
        <w:t>and</w:t>
      </w:r>
      <w:r>
        <w:rPr>
          <w:rFonts w:cs="Arial" w:ascii="Arial" w:hAnsi="Arial"/>
          <w:spacing w:val="-10"/>
          <w:w w:val="95"/>
        </w:rPr>
        <w:t xml:space="preserve"> </w:t>
      </w:r>
      <w:r>
        <w:rPr>
          <w:rFonts w:cs="Arial" w:ascii="Arial" w:hAnsi="Arial"/>
          <w:w w:val="95"/>
        </w:rPr>
        <w:t>pollen</w:t>
      </w:r>
      <w:r>
        <w:rPr>
          <w:rFonts w:cs="Arial" w:ascii="Arial" w:hAnsi="Arial"/>
          <w:spacing w:val="-10"/>
          <w:w w:val="95"/>
        </w:rPr>
        <w:t xml:space="preserve"> </w:t>
      </w:r>
      <w:r>
        <w:rPr>
          <w:rFonts w:cs="Arial" w:ascii="Arial" w:hAnsi="Arial"/>
          <w:w w:val="95"/>
        </w:rPr>
        <w:t>deposition in seed canola.</w:t>
      </w:r>
      <w:r>
        <w:rPr>
          <w:rFonts w:cs="Arial" w:ascii="Arial" w:hAnsi="Arial"/>
          <w:spacing w:val="30"/>
        </w:rPr>
        <w:t xml:space="preserve"> </w:t>
      </w:r>
      <w:r>
        <w:rPr>
          <w:rFonts w:cs="Arial" w:ascii="Arial" w:hAnsi="Arial"/>
          <w:w w:val="95"/>
        </w:rPr>
        <w:t xml:space="preserve">Extra pollination generally results in canola plants producing more, smaller- </w:t>
      </w:r>
      <w:r>
        <w:rPr>
          <w:rFonts w:cs="Arial" w:ascii="Arial" w:hAnsi="Arial"/>
        </w:rPr>
        <w:t xml:space="preserve">sized seeds (see review in </w:t>
      </w:r>
      <w:hyperlink w:anchor="_bookmark80">
        <w:r>
          <w:rPr>
            <w:rFonts w:cs="Arial" w:ascii="Arial" w:hAnsi="Arial"/>
          </w:rPr>
          <w:t>Ouvrard and Jacquemart</w:t>
        </w:r>
      </w:hyperlink>
      <w:r>
        <w:rPr>
          <w:rFonts w:cs="Arial" w:ascii="Arial" w:hAnsi="Arial"/>
        </w:rPr>
        <w:t xml:space="preserve"> </w:t>
      </w:r>
      <w:hyperlink w:anchor="_bookmark80">
        <w:r>
          <w:rPr>
            <w:rFonts w:cs="Arial" w:ascii="Arial" w:hAnsi="Arial"/>
          </w:rPr>
          <w:t>2019,</w:t>
        </w:r>
      </w:hyperlink>
      <w:r>
        <w:rPr>
          <w:rFonts w:cs="Arial" w:ascii="Arial" w:hAnsi="Arial"/>
        </w:rPr>
        <w:t xml:space="preserve"> but see also </w:t>
      </w:r>
      <w:hyperlink w:anchor="_bookmark62">
        <w:r>
          <w:rPr>
            <w:rFonts w:cs="Arial" w:ascii="Arial" w:hAnsi="Arial"/>
          </w:rPr>
          <w:t>Ko</w:t>
        </w:r>
      </w:hyperlink>
      <w:hyperlink w:anchor="_bookmark62">
        <w:del w:id="219" w:author="Hoover, Shelley" w:date="2022-09-09T17:08:00Z">
          <w:r>
            <w:rPr>
              <w:rFonts w:cs="Arial" w:ascii="Arial" w:hAnsi="Arial"/>
            </w:rPr>
            <w:delText>-</w:delText>
          </w:r>
        </w:del>
      </w:hyperlink>
      <w:hyperlink w:anchor="_bookmark62">
        <w:r>
          <w:rPr>
            <w:rFonts w:cs="Arial" w:ascii="Arial" w:hAnsi="Arial"/>
          </w:rPr>
          <w:t>ltowski</w:t>
        </w:r>
      </w:hyperlink>
      <w:r>
        <w:rPr>
          <w:rFonts w:cs="Arial" w:ascii="Arial" w:hAnsi="Arial"/>
        </w:rPr>
        <w:t xml:space="preserve"> </w:t>
      </w:r>
      <w:hyperlink w:anchor="_bookmark62">
        <w:r>
          <w:rPr>
            <w:rFonts w:cs="Arial" w:ascii="Arial" w:hAnsi="Arial"/>
          </w:rPr>
          <w:t>2005),</w:t>
        </w:r>
      </w:hyperlink>
      <w:r>
        <w:rPr>
          <w:rFonts w:cs="Arial" w:ascii="Arial" w:hAnsi="Arial"/>
        </w:rPr>
        <w:t xml:space="preserve"> as</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plant</w:t>
      </w:r>
      <w:r>
        <w:rPr>
          <w:rFonts w:cs="Arial" w:ascii="Arial" w:hAnsi="Arial"/>
          <w:spacing w:val="-5"/>
        </w:rPr>
        <w:t xml:space="preserve"> </w:t>
      </w:r>
      <w:r>
        <w:rPr>
          <w:rFonts w:cs="Arial" w:ascii="Arial" w:hAnsi="Arial"/>
        </w:rPr>
        <w:t>re-allocates</w:t>
      </w:r>
      <w:r>
        <w:rPr>
          <w:rFonts w:cs="Arial" w:ascii="Arial" w:hAnsi="Arial"/>
          <w:spacing w:val="-6"/>
        </w:rPr>
        <w:t xml:space="preserve"> </w:t>
      </w:r>
      <w:r>
        <w:rPr>
          <w:rFonts w:cs="Arial" w:ascii="Arial" w:hAnsi="Arial"/>
        </w:rPr>
        <w:t>resources</w:t>
      </w:r>
      <w:r>
        <w:rPr>
          <w:rFonts w:cs="Arial" w:ascii="Arial" w:hAnsi="Arial"/>
          <w:spacing w:val="-5"/>
        </w:rPr>
        <w:t xml:space="preserve"> </w:t>
      </w:r>
      <w:r>
        <w:rPr>
          <w:rFonts w:cs="Arial" w:ascii="Arial" w:hAnsi="Arial"/>
        </w:rPr>
        <w:t>across</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greater</w:t>
      </w:r>
      <w:r>
        <w:rPr>
          <w:rFonts w:cs="Arial" w:ascii="Arial" w:hAnsi="Arial"/>
          <w:spacing w:val="-5"/>
        </w:rPr>
        <w:t xml:space="preserve"> </w:t>
      </w:r>
      <w:r>
        <w:rPr>
          <w:rFonts w:cs="Arial" w:ascii="Arial" w:hAnsi="Arial"/>
        </w:rPr>
        <w:t>number</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fertilized</w:t>
      </w:r>
      <w:r>
        <w:rPr>
          <w:rFonts w:cs="Arial" w:ascii="Arial" w:hAnsi="Arial"/>
          <w:spacing w:val="-5"/>
        </w:rPr>
        <w:t xml:space="preserve"> </w:t>
      </w:r>
      <w:r>
        <w:rPr>
          <w:rFonts w:cs="Arial" w:ascii="Arial" w:hAnsi="Arial"/>
        </w:rPr>
        <w:t>ovules.</w:t>
      </w:r>
      <w:r>
        <w:rPr>
          <w:rFonts w:cs="Arial" w:ascii="Arial" w:hAnsi="Arial"/>
          <w:spacing w:val="33"/>
        </w:rPr>
        <w:t xml:space="preserve"> </w:t>
      </w:r>
      <w:r>
        <w:rPr>
          <w:rFonts w:cs="Arial" w:ascii="Arial" w:hAnsi="Arial"/>
        </w:rPr>
        <w:t>Similarly, canola</w:t>
      </w:r>
      <w:r>
        <w:rPr>
          <w:rFonts w:cs="Arial" w:ascii="Arial" w:hAnsi="Arial"/>
          <w:spacing w:val="-7"/>
        </w:rPr>
        <w:t xml:space="preserve"> </w:t>
      </w:r>
      <w:r>
        <w:rPr>
          <w:rFonts w:cs="Arial" w:ascii="Arial" w:hAnsi="Arial"/>
        </w:rPr>
        <w:t>plants</w:t>
      </w:r>
      <w:r>
        <w:rPr>
          <w:rFonts w:cs="Arial" w:ascii="Arial" w:hAnsi="Arial"/>
          <w:spacing w:val="-7"/>
        </w:rPr>
        <w:t xml:space="preserve"> </w:t>
      </w:r>
      <w:r>
        <w:rPr>
          <w:rFonts w:cs="Arial" w:ascii="Arial" w:hAnsi="Arial"/>
        </w:rPr>
        <w:t>can</w:t>
      </w:r>
      <w:r>
        <w:rPr>
          <w:rFonts w:cs="Arial" w:ascii="Arial" w:hAnsi="Arial"/>
          <w:spacing w:val="-7"/>
        </w:rPr>
        <w:t xml:space="preserve"> </w:t>
      </w:r>
      <w:r>
        <w:rPr>
          <w:rFonts w:cs="Arial" w:ascii="Arial" w:hAnsi="Arial"/>
        </w:rPr>
        <w:t>also</w:t>
      </w:r>
      <w:r>
        <w:rPr>
          <w:rFonts w:cs="Arial" w:ascii="Arial" w:hAnsi="Arial"/>
          <w:spacing w:val="-7"/>
        </w:rPr>
        <w:t xml:space="preserve"> </w:t>
      </w:r>
      <w:r>
        <w:rPr>
          <w:rFonts w:cs="Arial" w:ascii="Arial" w:hAnsi="Arial"/>
        </w:rPr>
        <w:t>increase</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number</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matured</w:t>
      </w:r>
      <w:r>
        <w:rPr>
          <w:rFonts w:cs="Arial" w:ascii="Arial" w:hAnsi="Arial"/>
          <w:spacing w:val="-7"/>
        </w:rPr>
        <w:t xml:space="preserve"> </w:t>
      </w:r>
      <w:r>
        <w:rPr>
          <w:rFonts w:cs="Arial" w:ascii="Arial" w:hAnsi="Arial"/>
        </w:rPr>
        <w:t>ovules</w:t>
      </w:r>
      <w:r>
        <w:rPr>
          <w:rFonts w:cs="Arial" w:ascii="Arial" w:hAnsi="Arial"/>
          <w:spacing w:val="-7"/>
        </w:rPr>
        <w:t xml:space="preserve"> </w:t>
      </w:r>
      <w:r>
        <w:rPr>
          <w:rFonts w:cs="Arial" w:ascii="Arial" w:hAnsi="Arial"/>
        </w:rPr>
        <w:t>depending</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available plant</w:t>
      </w:r>
      <w:r>
        <w:rPr>
          <w:rFonts w:cs="Arial" w:ascii="Arial" w:hAnsi="Arial"/>
          <w:spacing w:val="-5"/>
        </w:rPr>
        <w:t xml:space="preserve"> </w:t>
      </w:r>
      <w:r>
        <w:rPr>
          <w:rFonts w:cs="Arial" w:ascii="Arial" w:hAnsi="Arial"/>
        </w:rPr>
        <w:t>resources</w:t>
      </w:r>
      <w:r>
        <w:rPr>
          <w:rFonts w:cs="Arial" w:ascii="Arial" w:hAnsi="Arial"/>
          <w:spacing w:val="-5"/>
        </w:rPr>
        <w:t xml:space="preserve"> </w:t>
      </w:r>
      <w:hyperlink w:anchor="_bookmark17">
        <w:r>
          <w:rPr>
            <w:rFonts w:cs="Arial" w:ascii="Arial" w:hAnsi="Arial"/>
          </w:rPr>
          <w:t>(Bouttier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Morgan,</w:t>
        </w:r>
      </w:hyperlink>
      <w:r>
        <w:rPr>
          <w:rFonts w:cs="Arial" w:ascii="Arial" w:hAnsi="Arial"/>
          <w:spacing w:val="-5"/>
        </w:rPr>
        <w:t xml:space="preserve"> </w:t>
      </w:r>
      <w:hyperlink w:anchor="_bookmark17">
        <w:r>
          <w:rPr>
            <w:rFonts w:cs="Arial" w:ascii="Arial" w:hAnsi="Arial"/>
          </w:rPr>
          <w:t>1992;</w:t>
        </w:r>
      </w:hyperlink>
      <w:r>
        <w:rPr>
          <w:rFonts w:cs="Arial" w:ascii="Arial" w:hAnsi="Arial"/>
          <w:spacing w:val="-5"/>
        </w:rPr>
        <w:t xml:space="preserve"> </w:t>
      </w:r>
      <w:hyperlink w:anchor="_bookmark58">
        <w:r>
          <w:rPr>
            <w:rFonts w:cs="Arial" w:ascii="Arial" w:hAnsi="Arial"/>
          </w:rPr>
          <w:t>Kirkegaard</w:t>
        </w:r>
        <w:r>
          <w:rPr>
            <w:rFonts w:cs="Arial" w:ascii="Arial" w:hAnsi="Arial"/>
            <w:spacing w:val="-5"/>
          </w:rPr>
          <w:t xml:space="preserve"> </w:t>
        </w:r>
        <w:r>
          <w:rPr>
            <w:rFonts w:cs="Arial" w:ascii="Arial" w:hAnsi="Arial"/>
          </w:rPr>
          <w:t>et</w:t>
        </w:r>
        <w:r>
          <w:rPr>
            <w:rFonts w:cs="Arial" w:ascii="Arial" w:hAnsi="Arial"/>
            <w:spacing w:val="-5"/>
          </w:rPr>
          <w:t xml:space="preserve"> </w:t>
        </w:r>
        <w:r>
          <w:rPr>
            <w:rFonts w:cs="Arial" w:ascii="Arial" w:hAnsi="Arial"/>
          </w:rPr>
          <w:t>al.</w:t>
        </w:r>
      </w:hyperlink>
      <w:r>
        <w:rPr>
          <w:rFonts w:cs="Arial" w:ascii="Arial" w:hAnsi="Arial"/>
        </w:rPr>
        <w:t>,</w:t>
      </w:r>
      <w:r>
        <w:rPr>
          <w:rFonts w:cs="Arial" w:ascii="Arial" w:hAnsi="Arial"/>
          <w:spacing w:val="-5"/>
        </w:rPr>
        <w:t xml:space="preserve"> </w:t>
      </w:r>
      <w:hyperlink w:anchor="_bookmark58">
        <w:r>
          <w:rPr>
            <w:rFonts w:cs="Arial" w:ascii="Arial" w:hAnsi="Arial"/>
          </w:rPr>
          <w:t>2018).</w:t>
        </w:r>
      </w:hyperlink>
      <w:r>
        <w:rPr>
          <w:rFonts w:cs="Arial" w:ascii="Arial" w:hAnsi="Arial"/>
          <w:spacing w:val="26"/>
        </w:rPr>
        <w:t xml:space="preserve"> </w:t>
      </w:r>
      <w:r>
        <w:rPr>
          <w:rFonts w:cs="Arial" w:ascii="Arial" w:hAnsi="Arial"/>
        </w:rPr>
        <w:t>Our</w:t>
      </w:r>
      <w:r>
        <w:rPr>
          <w:rFonts w:cs="Arial" w:ascii="Arial" w:hAnsi="Arial"/>
          <w:spacing w:val="-5"/>
        </w:rPr>
        <w:t xml:space="preserve"> </w:t>
      </w:r>
      <w:r>
        <w:rPr>
          <w:rFonts w:cs="Arial" w:ascii="Arial" w:hAnsi="Arial"/>
        </w:rPr>
        <w:t>results</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 xml:space="preserve">seed </w:t>
      </w:r>
      <w:r>
        <w:rPr>
          <w:rFonts w:cs="Arial" w:ascii="Arial" w:hAnsi="Arial"/>
          <w:w w:val="95"/>
        </w:rPr>
        <w:t xml:space="preserve">canola fields showed that pollen deposition had a smaller effect than plant size for seeds per </w:t>
      </w:r>
      <w:r>
        <w:rPr>
          <w:rFonts w:cs="Arial" w:ascii="Arial" w:hAnsi="Arial"/>
        </w:rPr>
        <w:t>pod</w:t>
      </w:r>
      <w:r>
        <w:rPr>
          <w:rFonts w:cs="Arial" w:ascii="Arial" w:hAnsi="Arial"/>
          <w:spacing w:val="-6"/>
        </w:rPr>
        <w:t xml:space="preserve"> </w:t>
      </w:r>
      <w:r>
        <w:rPr>
          <w:rFonts w:cs="Arial" w:ascii="Arial" w:hAnsi="Arial"/>
        </w:rPr>
        <w:t>(Z</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3.8</w:t>
      </w:r>
      <w:r>
        <w:rPr>
          <w:rFonts w:cs="Arial" w:ascii="Arial" w:hAnsi="Arial"/>
          <w:spacing w:val="-6"/>
        </w:rPr>
        <w:t xml:space="preserve"> </w:t>
      </w:r>
      <w:r>
        <w:rPr>
          <w:rFonts w:cs="Arial" w:ascii="Arial" w:hAnsi="Arial"/>
        </w:rPr>
        <w:t>vs.</w:t>
      </w:r>
      <w:r>
        <w:rPr>
          <w:rFonts w:cs="Arial" w:ascii="Arial" w:hAnsi="Arial"/>
          <w:spacing w:val="18"/>
        </w:rPr>
        <w:t xml:space="preserve"> </w:t>
      </w:r>
      <w:r>
        <w:rPr>
          <w:rFonts w:cs="Arial" w:ascii="Arial" w:hAnsi="Arial"/>
        </w:rPr>
        <w:t>6.1),</w:t>
      </w:r>
      <w:r>
        <w:rPr>
          <w:rFonts w:cs="Arial" w:ascii="Arial" w:hAnsi="Arial"/>
          <w:spacing w:val="-4"/>
        </w:rPr>
        <w:t xml:space="preserve"> </w:t>
      </w:r>
      <w:r>
        <w:rPr>
          <w:rFonts w:cs="Arial" w:ascii="Arial" w:hAnsi="Arial"/>
        </w:rPr>
        <w:t>suggesting</w:t>
      </w:r>
      <w:r>
        <w:rPr>
          <w:rFonts w:cs="Arial" w:ascii="Arial" w:hAnsi="Arial"/>
          <w:spacing w:val="-6"/>
        </w:rPr>
        <w:t xml:space="preserve"> </w:t>
      </w:r>
      <w:r>
        <w:rPr>
          <w:rFonts w:cs="Arial" w:ascii="Arial" w:hAnsi="Arial"/>
        </w:rPr>
        <w:t>that</w:t>
      </w:r>
      <w:r>
        <w:rPr>
          <w:rFonts w:cs="Arial" w:ascii="Arial" w:hAnsi="Arial"/>
          <w:spacing w:val="-6"/>
        </w:rPr>
        <w:t xml:space="preserve"> </w:t>
      </w:r>
      <w:r>
        <w:rPr>
          <w:rFonts w:cs="Arial" w:ascii="Arial" w:hAnsi="Arial"/>
        </w:rPr>
        <w:t>plant</w:t>
      </w:r>
      <w:r>
        <w:rPr>
          <w:rFonts w:cs="Arial" w:ascii="Arial" w:hAnsi="Arial"/>
          <w:spacing w:val="-6"/>
        </w:rPr>
        <w:t xml:space="preserve"> </w:t>
      </w:r>
      <w:r>
        <w:rPr>
          <w:rFonts w:cs="Arial" w:ascii="Arial" w:hAnsi="Arial"/>
        </w:rPr>
        <w:t>resources</w:t>
      </w:r>
      <w:r>
        <w:rPr>
          <w:rFonts w:cs="Arial" w:ascii="Arial" w:hAnsi="Arial"/>
          <w:spacing w:val="-6"/>
        </w:rPr>
        <w:t xml:space="preserve"> </w:t>
      </w:r>
      <w:r>
        <w:rPr>
          <w:rFonts w:cs="Arial" w:ascii="Arial" w:hAnsi="Arial"/>
        </w:rPr>
        <w:t>limit</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production</w:t>
      </w:r>
      <w:r>
        <w:rPr>
          <w:rFonts w:cs="Arial" w:ascii="Arial" w:hAnsi="Arial"/>
          <w:spacing w:val="-6"/>
        </w:rPr>
        <w:t xml:space="preserve"> </w:t>
      </w:r>
      <w:r>
        <w:rPr>
          <w:rFonts w:cs="Arial" w:ascii="Arial" w:hAnsi="Arial"/>
        </w:rPr>
        <w:t>more</w:t>
      </w:r>
      <w:r>
        <w:rPr>
          <w:rFonts w:cs="Arial" w:ascii="Arial" w:hAnsi="Arial"/>
          <w:spacing w:val="-6"/>
        </w:rPr>
        <w:t xml:space="preserve"> </w:t>
      </w:r>
      <w:r>
        <w:rPr>
          <w:rFonts w:cs="Arial" w:ascii="Arial" w:hAnsi="Arial"/>
        </w:rPr>
        <w:t xml:space="preserve">strongly </w:t>
      </w:r>
      <w:r>
        <w:rPr>
          <w:rFonts w:cs="Arial" w:ascii="Arial" w:hAnsi="Arial"/>
          <w:w w:val="95"/>
        </w:rPr>
        <w:t xml:space="preserve">than pollen deposition, while plant size was the dominant term for commodity canola fields </w:t>
      </w:r>
      <w:r>
        <w:rPr>
          <w:rFonts w:cs="Arial" w:ascii="Arial" w:hAnsi="Arial"/>
        </w:rPr>
        <w:t>(Z = 1.2 vs.</w:t>
      </w:r>
      <w:r>
        <w:rPr>
          <w:rFonts w:cs="Arial" w:ascii="Arial" w:hAnsi="Arial"/>
          <w:spacing w:val="40"/>
        </w:rPr>
        <w:t xml:space="preserve"> </w:t>
      </w:r>
      <w:r>
        <w:rPr>
          <w:rFonts w:cs="Arial" w:ascii="Arial" w:hAnsi="Arial"/>
        </w:rPr>
        <w:t>6.6).</w:t>
      </w:r>
      <w:r>
        <w:rPr>
          <w:rFonts w:cs="Arial" w:ascii="Arial" w:hAnsi="Arial"/>
          <w:spacing w:val="40"/>
        </w:rPr>
        <w:t xml:space="preserve"> </w:t>
      </w:r>
      <w:r>
        <w:rPr>
          <w:rFonts w:cs="Arial" w:ascii="Arial" w:hAnsi="Arial"/>
        </w:rPr>
        <w:t>Seed size was affected only by plant size in seed canola, and was not affected</w:t>
      </w:r>
      <w:r>
        <w:rPr>
          <w:rFonts w:cs="Arial" w:ascii="Arial" w:hAnsi="Arial"/>
          <w:spacing w:val="-7"/>
        </w:rPr>
        <w:t xml:space="preserve"> </w:t>
      </w:r>
      <w:r>
        <w:rPr>
          <w:rFonts w:cs="Arial" w:ascii="Arial" w:hAnsi="Arial"/>
        </w:rPr>
        <w:t>by</w:t>
      </w:r>
      <w:r>
        <w:rPr>
          <w:rFonts w:cs="Arial" w:ascii="Arial" w:hAnsi="Arial"/>
          <w:spacing w:val="-8"/>
        </w:rPr>
        <w:t xml:space="preserve"> </w:t>
      </w:r>
      <w:r>
        <w:rPr>
          <w:rFonts w:cs="Arial" w:ascii="Arial" w:hAnsi="Arial"/>
        </w:rPr>
        <w:t>pollen</w:t>
      </w:r>
      <w:r>
        <w:rPr>
          <w:rFonts w:cs="Arial" w:ascii="Arial" w:hAnsi="Arial"/>
          <w:spacing w:val="-7"/>
        </w:rPr>
        <w:t xml:space="preserve"> </w:t>
      </w:r>
      <w:r>
        <w:rPr>
          <w:rFonts w:cs="Arial" w:ascii="Arial" w:hAnsi="Arial"/>
        </w:rPr>
        <w:t>or</w:t>
      </w:r>
      <w:r>
        <w:rPr>
          <w:rFonts w:cs="Arial" w:ascii="Arial" w:hAnsi="Arial"/>
          <w:spacing w:val="-8"/>
        </w:rPr>
        <w:t xml:space="preserve"> </w:t>
      </w: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commodity</w:t>
      </w:r>
      <w:r>
        <w:rPr>
          <w:rFonts w:cs="Arial" w:ascii="Arial" w:hAnsi="Arial"/>
          <w:spacing w:val="-8"/>
        </w:rPr>
        <w:t xml:space="preserve"> </w:t>
      </w:r>
      <w:r>
        <w:rPr>
          <w:rFonts w:cs="Arial" w:ascii="Arial" w:hAnsi="Arial"/>
        </w:rPr>
        <w:t>canola.</w:t>
      </w:r>
      <w:r>
        <w:rPr>
          <w:rFonts w:cs="Arial" w:ascii="Arial" w:hAnsi="Arial"/>
          <w:spacing w:val="15"/>
        </w:rPr>
        <w:t xml:space="preserve"> </w:t>
      </w: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8"/>
        </w:rPr>
        <w:t xml:space="preserve"> </w:t>
      </w:r>
      <w:r>
        <w:rPr>
          <w:rFonts w:cs="Arial" w:ascii="Arial" w:hAnsi="Arial"/>
        </w:rPr>
        <w:t>is</w:t>
      </w:r>
      <w:r>
        <w:rPr>
          <w:rFonts w:cs="Arial" w:ascii="Arial" w:hAnsi="Arial"/>
          <w:spacing w:val="-7"/>
        </w:rPr>
        <w:t xml:space="preserve"> </w:t>
      </w:r>
      <w:r>
        <w:rPr>
          <w:rFonts w:cs="Arial" w:ascii="Arial" w:hAnsi="Arial"/>
        </w:rPr>
        <w:t>a</w:t>
      </w:r>
      <w:r>
        <w:rPr>
          <w:rFonts w:cs="Arial" w:ascii="Arial" w:hAnsi="Arial"/>
          <w:spacing w:val="-8"/>
        </w:rPr>
        <w:t xml:space="preserve"> </w:t>
      </w:r>
      <w:r>
        <w:rPr>
          <w:rFonts w:cs="Arial" w:ascii="Arial" w:hAnsi="Arial"/>
        </w:rPr>
        <w:t>measure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 xml:space="preserve">source </w:t>
      </w:r>
      <w:r>
        <w:rPr>
          <w:rFonts w:cs="Arial" w:ascii="Arial" w:hAnsi="Arial"/>
          <w:w w:val="95"/>
        </w:rPr>
        <w:t xml:space="preserve">of photosynthates available to the seeds, while fertilized flowers act as sinks of nutrients, but both of these measures are crude, as both sources and sinks of seed nutrients vary across the </w:t>
      </w:r>
      <w:r>
        <w:rPr>
          <w:rFonts w:cs="Arial" w:ascii="Arial" w:hAnsi="Arial"/>
        </w:rPr>
        <w:t>season</w:t>
      </w:r>
      <w:r>
        <w:rPr>
          <w:rFonts w:cs="Arial" w:ascii="Arial" w:hAnsi="Arial"/>
          <w:spacing w:val="-5"/>
        </w:rPr>
        <w:t xml:space="preserve"> </w:t>
      </w:r>
      <w:hyperlink w:anchor="_bookmark21">
        <w:r>
          <w:rPr>
            <w:rFonts w:cs="Arial" w:ascii="Arial" w:hAnsi="Arial"/>
          </w:rPr>
          <w:t>(Clark</w:t>
        </w:r>
      </w:hyperlink>
      <w:r>
        <w:rPr>
          <w:rFonts w:cs="Arial" w:ascii="Arial" w:hAnsi="Arial"/>
        </w:rPr>
        <w:t>e,</w:t>
      </w:r>
      <w:r>
        <w:rPr>
          <w:rFonts w:cs="Arial" w:ascii="Arial" w:hAnsi="Arial"/>
          <w:spacing w:val="-5"/>
        </w:rPr>
        <w:t xml:space="preserve"> </w:t>
      </w:r>
      <w:hyperlink w:anchor="_bookmark21">
        <w:r>
          <w:rPr>
            <w:rFonts w:cs="Arial" w:ascii="Arial" w:hAnsi="Arial"/>
          </w:rPr>
          <w:t>1979;</w:t>
        </w:r>
      </w:hyperlink>
      <w:r>
        <w:rPr>
          <w:rFonts w:cs="Arial" w:ascii="Arial" w:hAnsi="Arial"/>
          <w:spacing w:val="-5"/>
        </w:rPr>
        <w:t xml:space="preserve"> </w:t>
      </w:r>
      <w:hyperlink w:anchor="_bookmark117">
        <w:r>
          <w:rPr>
            <w:rFonts w:cs="Arial" w:ascii="Arial" w:hAnsi="Arial"/>
          </w:rPr>
          <w:t>Zhang</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Flottmann,</w:t>
        </w:r>
      </w:hyperlink>
      <w:r>
        <w:rPr>
          <w:rFonts w:cs="Arial" w:ascii="Arial" w:hAnsi="Arial"/>
          <w:spacing w:val="-5"/>
        </w:rPr>
        <w:t xml:space="preserve"> </w:t>
      </w:r>
      <w:hyperlink w:anchor="_bookmark117">
        <w:r>
          <w:rPr>
            <w:rFonts w:cs="Arial" w:ascii="Arial" w:hAnsi="Arial"/>
          </w:rPr>
          <w:t>2018).</w:t>
        </w:r>
      </w:hyperlink>
      <w:r>
        <w:rPr>
          <w:rFonts w:cs="Arial" w:ascii="Arial" w:hAnsi="Arial"/>
          <w:spacing w:val="30"/>
        </w:rPr>
        <w:t xml:space="preserve"> </w:t>
      </w:r>
      <w:r>
        <w:rPr>
          <w:rFonts w:cs="Arial" w:ascii="Arial" w:hAnsi="Arial"/>
        </w:rPr>
        <w:t>Canola</w:t>
      </w:r>
      <w:r>
        <w:rPr>
          <w:rFonts w:cs="Arial" w:ascii="Arial" w:hAnsi="Arial"/>
          <w:spacing w:val="-5"/>
        </w:rPr>
        <w:t xml:space="preserve"> </w:t>
      </w:r>
      <w:r>
        <w:rPr>
          <w:rFonts w:cs="Arial" w:ascii="Arial" w:hAnsi="Arial"/>
        </w:rPr>
        <w:t>growth</w:t>
      </w:r>
      <w:r>
        <w:rPr>
          <w:rFonts w:cs="Arial" w:ascii="Arial" w:hAnsi="Arial"/>
          <w:spacing w:val="-5"/>
        </w:rPr>
        <w:t xml:space="preserve"> </w:t>
      </w:r>
      <w:r>
        <w:rPr>
          <w:rFonts w:cs="Arial" w:ascii="Arial" w:hAnsi="Arial"/>
        </w:rPr>
        <w:t>is</w:t>
      </w:r>
      <w:r>
        <w:rPr>
          <w:rFonts w:cs="Arial" w:ascii="Arial" w:hAnsi="Arial"/>
          <w:spacing w:val="-5"/>
        </w:rPr>
        <w:t xml:space="preserve"> </w:t>
      </w:r>
      <w:r>
        <w:rPr>
          <w:rFonts w:cs="Arial" w:ascii="Arial" w:hAnsi="Arial"/>
        </w:rPr>
        <w:t>indeterminate,</w:t>
      </w:r>
      <w:r>
        <w:rPr>
          <w:rFonts w:cs="Arial" w:ascii="Arial" w:hAnsi="Arial"/>
          <w:spacing w:val="-2"/>
        </w:rPr>
        <w:t xml:space="preserve"> </w:t>
      </w:r>
      <w:r>
        <w:rPr>
          <w:rFonts w:cs="Arial" w:ascii="Arial" w:hAnsi="Arial"/>
        </w:rPr>
        <w:t>and poorly-pollinated</w:t>
      </w:r>
      <w:r>
        <w:rPr>
          <w:rFonts w:cs="Arial" w:ascii="Arial" w:hAnsi="Arial"/>
          <w:spacing w:val="-13"/>
        </w:rPr>
        <w:t xml:space="preserve"> </w:t>
      </w:r>
      <w:r>
        <w:rPr>
          <w:rFonts w:cs="Arial" w:ascii="Arial" w:hAnsi="Arial"/>
        </w:rPr>
        <w:t>plants</w:t>
      </w:r>
      <w:r>
        <w:rPr>
          <w:rFonts w:cs="Arial" w:ascii="Arial" w:hAnsi="Arial"/>
          <w:spacing w:val="-13"/>
        </w:rPr>
        <w:t xml:space="preserve"> </w:t>
      </w:r>
      <w:r>
        <w:rPr>
          <w:rFonts w:cs="Arial" w:ascii="Arial" w:hAnsi="Arial"/>
        </w:rPr>
        <w:t>respond</w:t>
      </w:r>
      <w:r>
        <w:rPr>
          <w:rFonts w:cs="Arial" w:ascii="Arial" w:hAnsi="Arial"/>
          <w:spacing w:val="-13"/>
        </w:rPr>
        <w:t xml:space="preserve"> </w:t>
      </w:r>
      <w:r>
        <w:rPr>
          <w:rFonts w:cs="Arial" w:ascii="Arial" w:hAnsi="Arial"/>
        </w:rPr>
        <w:t>by</w:t>
      </w:r>
      <w:r>
        <w:rPr>
          <w:rFonts w:cs="Arial" w:ascii="Arial" w:hAnsi="Arial"/>
          <w:spacing w:val="-13"/>
        </w:rPr>
        <w:t xml:space="preserve"> </w:t>
      </w:r>
      <w:r>
        <w:rPr>
          <w:rFonts w:cs="Arial" w:ascii="Arial" w:hAnsi="Arial"/>
        </w:rPr>
        <w:t>making</w:t>
      </w:r>
      <w:r>
        <w:rPr>
          <w:rFonts w:cs="Arial" w:ascii="Arial" w:hAnsi="Arial"/>
          <w:spacing w:val="-13"/>
        </w:rPr>
        <w:t xml:space="preserve"> </w:t>
      </w:r>
      <w:r>
        <w:rPr>
          <w:rFonts w:cs="Arial" w:ascii="Arial" w:hAnsi="Arial"/>
        </w:rPr>
        <w:t>more</w:t>
      </w:r>
      <w:r>
        <w:rPr>
          <w:rFonts w:cs="Arial" w:ascii="Arial" w:hAnsi="Arial"/>
          <w:spacing w:val="-13"/>
        </w:rPr>
        <w:t xml:space="preserve"> </w:t>
      </w:r>
      <w:r>
        <w:rPr>
          <w:rFonts w:cs="Arial" w:ascii="Arial" w:hAnsi="Arial"/>
        </w:rPr>
        <w:t>branches</w:t>
      </w:r>
      <w:r>
        <w:rPr>
          <w:rFonts w:cs="Arial" w:ascii="Arial" w:hAnsi="Arial"/>
          <w:spacing w:val="-13"/>
        </w:rPr>
        <w:t xml:space="preserve"> </w:t>
      </w:r>
      <w:hyperlink w:anchor="_bookmark72">
        <w:r>
          <w:rPr>
            <w:rFonts w:cs="Arial" w:ascii="Arial" w:hAnsi="Arial"/>
          </w:rPr>
          <w:t>(Mesquida</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Renard,</w:t>
        </w:r>
      </w:hyperlink>
      <w:r>
        <w:rPr>
          <w:rFonts w:cs="Arial" w:ascii="Arial" w:hAnsi="Arial"/>
          <w:spacing w:val="-13"/>
        </w:rPr>
        <w:t xml:space="preserve"> </w:t>
      </w:r>
      <w:hyperlink w:anchor="_bookmark72">
        <w:r>
          <w:rPr>
            <w:rFonts w:cs="Arial" w:ascii="Arial" w:hAnsi="Arial"/>
          </w:rPr>
          <w:t>1981;</w:t>
        </w:r>
      </w:hyperlink>
      <w:r>
        <w:rPr>
          <w:rFonts w:cs="Arial" w:ascii="Arial" w:hAnsi="Arial"/>
        </w:rPr>
        <w:t xml:space="preserve"> </w:t>
      </w:r>
      <w:hyperlink w:anchor="_bookmark95">
        <w:r>
          <w:rPr>
            <w:rFonts w:cs="Arial" w:ascii="Arial" w:hAnsi="Arial"/>
            <w:w w:val="95"/>
          </w:rPr>
          <w:t>Sabbahi et al.,</w:t>
        </w:r>
      </w:hyperlink>
      <w:r>
        <w:rPr>
          <w:rFonts w:cs="Arial" w:ascii="Arial" w:hAnsi="Arial"/>
          <w:w w:val="95"/>
        </w:rPr>
        <w:t xml:space="preserve"> </w:t>
      </w:r>
      <w:hyperlink w:anchor="_bookmark95">
        <w:r>
          <w:rPr>
            <w:rFonts w:cs="Arial" w:ascii="Arial" w:hAnsi="Arial"/>
            <w:w w:val="95"/>
          </w:rPr>
          <w:t>2006),</w:t>
        </w:r>
      </w:hyperlink>
      <w:r>
        <w:rPr>
          <w:rFonts w:cs="Arial" w:ascii="Arial" w:hAnsi="Arial"/>
          <w:w w:val="95"/>
        </w:rPr>
        <w:t xml:space="preserve"> so it may be that large, poorly-pollinated plants have more resources </w:t>
      </w:r>
      <w:r>
        <w:rPr>
          <w:rFonts w:cs="Arial" w:ascii="Arial" w:hAnsi="Arial"/>
        </w:rPr>
        <w:t>and low numbers of fertilized ovules per flower at the end of the season.</w:t>
      </w:r>
      <w:r>
        <w:rPr>
          <w:rFonts w:cs="Arial" w:ascii="Arial" w:hAnsi="Arial"/>
          <w:spacing w:val="40"/>
        </w:rPr>
        <w:t xml:space="preserve"> </w:t>
      </w:r>
      <w:r>
        <w:rPr>
          <w:rFonts w:cs="Arial" w:ascii="Arial" w:hAnsi="Arial"/>
        </w:rPr>
        <w:t xml:space="preserve">While we did not quantify pod position on branches, the pods at the end of the branches did appear to </w:t>
      </w:r>
      <w:r>
        <w:rPr>
          <w:rFonts w:cs="Arial" w:ascii="Arial" w:hAnsi="Arial"/>
          <w:w w:val="95"/>
        </w:rPr>
        <w:t xml:space="preserve">have fewer seeds, meaning that variation within plants likely occurred because of late-season </w:t>
      </w:r>
      <w:r>
        <w:rPr>
          <w:rFonts w:cs="Arial" w:ascii="Arial" w:hAnsi="Arial"/>
        </w:rPr>
        <w:t>seed.</w:t>
      </w:r>
      <w:r>
        <w:rPr>
          <w:rFonts w:cs="Arial" w:ascii="Arial" w:hAnsi="Arial"/>
          <w:spacing w:val="40"/>
        </w:rPr>
        <w:t xml:space="preserve"> </w:t>
      </w:r>
      <w:r>
        <w:rPr>
          <w:rFonts w:cs="Arial" w:ascii="Arial" w:hAnsi="Arial"/>
        </w:rPr>
        <w:t xml:space="preserve">Unexpectedly, plant density had a </w:t>
      </w:r>
      <w:r>
        <w:rPr>
          <w:rFonts w:cs="Arial" w:ascii="Arial" w:hAnsi="Arial"/>
          <w:i/>
        </w:rPr>
        <w:t xml:space="preserve">positive </w:t>
      </w:r>
      <w:r>
        <w:rPr>
          <w:rFonts w:cs="Arial" w:ascii="Arial" w:hAnsi="Arial"/>
        </w:rPr>
        <w:t xml:space="preserve">effect on seed size in both crop types, </w:t>
      </w:r>
      <w:r>
        <w:rPr>
          <w:rFonts w:cs="Arial" w:ascii="Arial" w:hAnsi="Arial"/>
          <w:w w:val="95"/>
        </w:rPr>
        <w:t>which may be caused by two different processes:</w:t>
      </w:r>
      <w:r>
        <w:rPr>
          <w:rFonts w:cs="Arial" w:ascii="Arial" w:hAnsi="Arial"/>
          <w:spacing w:val="32"/>
        </w:rPr>
        <w:t xml:space="preserve"> </w:t>
      </w:r>
      <w:r>
        <w:rPr>
          <w:rFonts w:cs="Arial" w:ascii="Arial" w:hAnsi="Arial"/>
          <w:w w:val="95"/>
        </w:rPr>
        <w:t xml:space="preserve">a) plant density could be positively related to resource availability if plant survival is higher in plots with better growing conditions (i.e. </w:t>
      </w:r>
      <w:r>
        <w:rPr>
          <w:rFonts w:cs="Arial" w:ascii="Arial" w:hAnsi="Arial"/>
        </w:rPr>
        <w:t>Berkson’s</w:t>
      </w:r>
      <w:r>
        <w:rPr>
          <w:rFonts w:cs="Arial" w:ascii="Arial" w:hAnsi="Arial"/>
          <w:spacing w:val="-15"/>
        </w:rPr>
        <w:t xml:space="preserve"> </w:t>
      </w:r>
      <w:r>
        <w:rPr>
          <w:rFonts w:cs="Arial" w:ascii="Arial" w:hAnsi="Arial"/>
        </w:rPr>
        <w:t>paradox,</w:t>
      </w:r>
      <w:r>
        <w:rPr>
          <w:rFonts w:cs="Arial" w:ascii="Arial" w:hAnsi="Arial"/>
          <w:spacing w:val="-14"/>
        </w:rPr>
        <w:t xml:space="preserve"> </w:t>
      </w:r>
      <w:hyperlink w:anchor="_bookmark101">
        <w:r>
          <w:rPr>
            <w:rFonts w:cs="Arial" w:ascii="Arial" w:hAnsi="Arial"/>
          </w:rPr>
          <w:t>(Snoep</w:t>
        </w:r>
        <w:r>
          <w:rPr>
            <w:rFonts w:cs="Arial" w:ascii="Arial" w:hAnsi="Arial"/>
            <w:spacing w:val="-15"/>
          </w:rPr>
          <w:t xml:space="preserve"> </w:t>
        </w:r>
        <w:r>
          <w:rPr>
            <w:rFonts w:cs="Arial" w:ascii="Arial" w:hAnsi="Arial"/>
          </w:rPr>
          <w:t>et</w:t>
        </w:r>
        <w:r>
          <w:rPr>
            <w:rFonts w:cs="Arial" w:ascii="Arial" w:hAnsi="Arial"/>
            <w:spacing w:val="-14"/>
          </w:rPr>
          <w:t xml:space="preserve"> </w:t>
        </w:r>
        <w:r>
          <w:rPr>
            <w:rFonts w:cs="Arial" w:ascii="Arial" w:hAnsi="Arial"/>
          </w:rPr>
          <w:t>al.,</w:t>
        </w:r>
      </w:hyperlink>
      <w:r>
        <w:rPr>
          <w:rFonts w:cs="Arial" w:ascii="Arial" w:hAnsi="Arial"/>
          <w:spacing w:val="-15"/>
        </w:rPr>
        <w:t xml:space="preserve"> </w:t>
      </w:r>
      <w:hyperlink w:anchor="_bookmark101">
        <w:r>
          <w:rPr>
            <w:rFonts w:cs="Arial" w:ascii="Arial" w:hAnsi="Arial"/>
          </w:rPr>
          <w:t>2014))</w:t>
        </w:r>
      </w:hyperlink>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b)</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density</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improve</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 xml:space="preserve">microclimate </w:t>
      </w:r>
      <w:r>
        <w:rPr>
          <w:rFonts w:cs="Arial" w:ascii="Arial" w:hAnsi="Arial"/>
          <w:w w:val="95"/>
        </w:rPr>
        <w:t>conditions of the canola stand, reducing heat or desiccation stress on individual plants.</w:t>
      </w:r>
      <w:r>
        <w:rPr>
          <w:rFonts w:cs="Arial" w:ascii="Arial" w:hAnsi="Arial"/>
        </w:rPr>
        <w:t xml:space="preserve"> </w:t>
      </w:r>
      <w:r>
        <w:rPr>
          <w:rFonts w:cs="Arial" w:ascii="Arial" w:hAnsi="Arial"/>
          <w:w w:val="95"/>
        </w:rPr>
        <w:t>We consider</w:t>
      </w:r>
      <w:r>
        <w:rPr>
          <w:rFonts w:cs="Arial" w:ascii="Arial" w:hAnsi="Arial"/>
          <w:spacing w:val="-3"/>
        </w:rPr>
        <w:t xml:space="preserve"> </w:t>
      </w:r>
      <w:r>
        <w:rPr>
          <w:rFonts w:cs="Arial" w:ascii="Arial" w:hAnsi="Arial"/>
          <w:w w:val="95"/>
        </w:rPr>
        <w:t>the</w:t>
      </w:r>
      <w:r>
        <w:rPr>
          <w:rFonts w:cs="Arial" w:ascii="Arial" w:hAnsi="Arial"/>
          <w:spacing w:val="-3"/>
        </w:rPr>
        <w:t xml:space="preserve"> </w:t>
      </w:r>
      <w:r>
        <w:rPr>
          <w:rFonts w:cs="Arial" w:ascii="Arial" w:hAnsi="Arial"/>
          <w:w w:val="95"/>
        </w:rPr>
        <w:t>first</w:t>
      </w:r>
      <w:r>
        <w:rPr>
          <w:rFonts w:cs="Arial" w:ascii="Arial" w:hAnsi="Arial"/>
          <w:spacing w:val="-2"/>
        </w:rPr>
        <w:t xml:space="preserve"> </w:t>
      </w:r>
      <w:r>
        <w:rPr>
          <w:rFonts w:cs="Arial" w:ascii="Arial" w:hAnsi="Arial"/>
          <w:w w:val="95"/>
        </w:rPr>
        <w:t>process</w:t>
      </w:r>
      <w:r>
        <w:rPr>
          <w:rFonts w:cs="Arial" w:ascii="Arial" w:hAnsi="Arial"/>
          <w:spacing w:val="-3"/>
        </w:rPr>
        <w:t xml:space="preserve"> </w:t>
      </w:r>
      <w:r>
        <w:rPr>
          <w:rFonts w:cs="Arial" w:ascii="Arial" w:hAnsi="Arial"/>
          <w:w w:val="95"/>
        </w:rPr>
        <w:t>more</w:t>
      </w:r>
      <w:r>
        <w:rPr>
          <w:rFonts w:cs="Arial" w:ascii="Arial" w:hAnsi="Arial"/>
          <w:spacing w:val="-2"/>
        </w:rPr>
        <w:t xml:space="preserve"> </w:t>
      </w:r>
      <w:r>
        <w:rPr>
          <w:rFonts w:cs="Arial" w:ascii="Arial" w:hAnsi="Arial"/>
          <w:w w:val="95"/>
        </w:rPr>
        <w:t>likely,</w:t>
      </w:r>
      <w:r>
        <w:rPr>
          <w:rFonts w:cs="Arial" w:ascii="Arial" w:hAnsi="Arial"/>
          <w:spacing w:val="-2"/>
        </w:rPr>
        <w:t xml:space="preserve"> </w:t>
      </w:r>
      <w:r>
        <w:rPr>
          <w:rFonts w:cs="Arial" w:ascii="Arial" w:hAnsi="Arial"/>
          <w:w w:val="95"/>
        </w:rPr>
        <w:t>as</w:t>
      </w:r>
      <w:r>
        <w:rPr>
          <w:rFonts w:cs="Arial" w:ascii="Arial" w:hAnsi="Arial"/>
          <w:spacing w:val="-2"/>
        </w:rPr>
        <w:t xml:space="preserve"> </w:t>
      </w:r>
      <w:r>
        <w:rPr>
          <w:rFonts w:cs="Arial" w:ascii="Arial" w:hAnsi="Arial"/>
          <w:w w:val="95"/>
        </w:rPr>
        <w:t>planting</w:t>
      </w:r>
      <w:r>
        <w:rPr>
          <w:rFonts w:cs="Arial" w:ascii="Arial" w:hAnsi="Arial"/>
          <w:spacing w:val="-3"/>
        </w:rPr>
        <w:t xml:space="preserve"> </w:t>
      </w:r>
      <w:r>
        <w:rPr>
          <w:rFonts w:cs="Arial" w:ascii="Arial" w:hAnsi="Arial"/>
          <w:w w:val="95"/>
        </w:rPr>
        <w:t>density</w:t>
      </w:r>
      <w:r>
        <w:rPr>
          <w:rFonts w:cs="Arial" w:ascii="Arial" w:hAnsi="Arial"/>
          <w:spacing w:val="-2"/>
        </w:rPr>
        <w:t xml:space="preserve"> </w:t>
      </w:r>
      <w:r>
        <w:rPr>
          <w:rFonts w:cs="Arial" w:ascii="Arial" w:hAnsi="Arial"/>
          <w:w w:val="95"/>
        </w:rPr>
        <w:t>under</w:t>
      </w:r>
      <w:r>
        <w:rPr>
          <w:rFonts w:cs="Arial" w:ascii="Arial" w:hAnsi="Arial"/>
          <w:spacing w:val="-3"/>
        </w:rPr>
        <w:t xml:space="preserve"> </w:t>
      </w:r>
      <w:r>
        <w:rPr>
          <w:rFonts w:cs="Arial" w:ascii="Arial" w:hAnsi="Arial"/>
          <w:w w:val="95"/>
        </w:rPr>
        <w:t>uniform</w:t>
      </w:r>
      <w:r>
        <w:rPr>
          <w:rFonts w:cs="Arial" w:ascii="Arial" w:hAnsi="Arial"/>
          <w:spacing w:val="-2"/>
        </w:rPr>
        <w:t xml:space="preserve"> </w:t>
      </w:r>
      <w:r>
        <w:rPr>
          <w:rFonts w:cs="Arial" w:ascii="Arial" w:hAnsi="Arial"/>
          <w:w w:val="95"/>
        </w:rPr>
        <w:t>conditions</w:t>
      </w:r>
      <w:r>
        <w:rPr>
          <w:rFonts w:cs="Arial" w:ascii="Arial" w:hAnsi="Arial"/>
          <w:spacing w:val="-2"/>
        </w:rPr>
        <w:t xml:space="preserve"> </w:t>
      </w:r>
      <w:r>
        <w:rPr>
          <w:rFonts w:cs="Arial" w:ascii="Arial" w:hAnsi="Arial"/>
          <w:spacing w:val="-2"/>
          <w:w w:val="95"/>
        </w:rPr>
        <w:t>typicall</w:t>
      </w:r>
      <w:ins w:id="220" w:author="Hoover, Shelley" w:date="2022-09-09T17:07:00Z">
        <w:r>
          <w:rPr>
            <w:rFonts w:cs="Arial" w:ascii="Arial" w:hAnsi="Arial"/>
            <w:spacing w:val="-2"/>
            <w:w w:val="95"/>
          </w:rPr>
          <w:t>y</w:t>
        </w:r>
      </w:ins>
      <w:del w:id="221" w:author="Hoover, Shelley" w:date="2022-09-09T17:07:00Z">
        <w:r>
          <w:rPr>
            <w:rFonts w:cs="Arial" w:ascii="Arial" w:hAnsi="Arial"/>
            <w:spacing w:val="-2"/>
            <w:w w:val="95"/>
          </w:rPr>
          <w:delText>y</w:delText>
        </w:r>
      </w:del>
      <w:ins w:id="222" w:author="Hoover, Shelley" w:date="2022-09-09T17:07:00Z">
        <w:r>
          <w:rPr>
            <w:rFonts w:cs="Arial" w:ascii="Arial" w:hAnsi="Arial"/>
          </w:rPr>
          <w:t xml:space="preserve"> </w:t>
        </w:r>
      </w:ins>
    </w:p>
    <w:p>
      <w:pPr>
        <w:pStyle w:val="TextBody"/>
        <w:spacing w:lineRule="exact" w:line="478" w:before="43" w:after="0"/>
        <w:ind w:left="120" w:right="1054" w:firstLine="351"/>
        <w:jc w:val="both"/>
        <w:pPrChange w:id="0" w:author="Hoover, Shelley" w:date="2022-09-09T17:07:00Z">
          <w:pPr>
            <w:pStyle w:val="Textbody"/>
            <w:jc w:val="both"/>
            <w:ind w:left="120" w:right="1057" w:hanging="0"/>
            <w:spacing w:lineRule="auto" w:line="420" w:before="39" w:after="0"/>
          </w:pPr>
        </w:pPrChange>
        <w:rPr>
          <w:rFonts w:ascii="Arial" w:hAnsi="Arial" w:cs="Arial"/>
        </w:rPr>
      </w:pPr>
      <w:r>
        <w:rPr>
          <w:rFonts w:cs="Arial" w:ascii="Arial" w:hAnsi="Arial"/>
        </w:rPr>
        <w:t>has</w:t>
      </w:r>
      <w:r>
        <w:rPr>
          <w:rFonts w:cs="Arial" w:ascii="Arial" w:hAnsi="Arial"/>
          <w:spacing w:val="-14"/>
        </w:rPr>
        <w:t xml:space="preserve"> </w:t>
      </w:r>
      <w:r>
        <w:rPr>
          <w:rFonts w:cs="Arial" w:ascii="Arial" w:hAnsi="Arial"/>
        </w:rPr>
        <w:t>little</w:t>
      </w:r>
      <w:r>
        <w:rPr>
          <w:rFonts w:cs="Arial" w:ascii="Arial" w:hAnsi="Arial"/>
          <w:spacing w:val="-14"/>
        </w:rPr>
        <w:t xml:space="preserve"> </w:t>
      </w:r>
      <w:r>
        <w:rPr>
          <w:rFonts w:cs="Arial" w:ascii="Arial" w:hAnsi="Arial"/>
        </w:rPr>
        <w:t>effect</w:t>
      </w:r>
      <w:r>
        <w:rPr>
          <w:rFonts w:cs="Arial" w:ascii="Arial" w:hAnsi="Arial"/>
          <w:spacing w:val="-14"/>
        </w:rPr>
        <w:t xml:space="preserve"> </w:t>
      </w:r>
      <w:r>
        <w:rPr>
          <w:rFonts w:cs="Arial" w:ascii="Arial" w:hAnsi="Arial"/>
        </w:rPr>
        <w:t>on</w:t>
      </w:r>
      <w:r>
        <w:rPr>
          <w:rFonts w:cs="Arial" w:ascii="Arial" w:hAnsi="Arial"/>
          <w:spacing w:val="-14"/>
        </w:rPr>
        <w:t xml:space="preserve"> </w:t>
      </w:r>
      <w:r>
        <w:rPr>
          <w:rFonts w:cs="Arial" w:ascii="Arial" w:hAnsi="Arial"/>
        </w:rPr>
        <w:t>seed</w:t>
      </w:r>
      <w:r>
        <w:rPr>
          <w:rFonts w:cs="Arial" w:ascii="Arial" w:hAnsi="Arial"/>
          <w:spacing w:val="-14"/>
        </w:rPr>
        <w:t xml:space="preserve"> </w:t>
      </w:r>
      <w:r>
        <w:rPr>
          <w:rFonts w:cs="Arial" w:ascii="Arial" w:hAnsi="Arial"/>
        </w:rPr>
        <w:t>size</w:t>
      </w:r>
      <w:r>
        <w:rPr>
          <w:rFonts w:cs="Arial" w:ascii="Arial" w:hAnsi="Arial"/>
          <w:spacing w:val="-14"/>
        </w:rPr>
        <w:t xml:space="preserve"> </w:t>
      </w:r>
      <w:hyperlink w:anchor="_bookmark9">
        <w:r>
          <w:rPr>
            <w:rFonts w:cs="Arial" w:ascii="Arial" w:hAnsi="Arial"/>
          </w:rPr>
          <w:t>(Angadi</w:t>
        </w:r>
        <w:r>
          <w:rPr>
            <w:rFonts w:cs="Arial" w:ascii="Arial" w:hAnsi="Arial"/>
            <w:spacing w:val="-14"/>
          </w:rPr>
          <w:t xml:space="preserve"> </w:t>
        </w:r>
        <w:r>
          <w:rPr>
            <w:rFonts w:cs="Arial" w:ascii="Arial" w:hAnsi="Arial"/>
          </w:rPr>
          <w:t>et</w:t>
        </w:r>
        <w:r>
          <w:rPr>
            <w:rFonts w:cs="Arial" w:ascii="Arial" w:hAnsi="Arial"/>
            <w:spacing w:val="-14"/>
          </w:rPr>
          <w:t xml:space="preserve"> </w:t>
        </w:r>
        <w:r>
          <w:rPr>
            <w:rFonts w:cs="Arial" w:ascii="Arial" w:hAnsi="Arial"/>
          </w:rPr>
          <w:t>al.</w:t>
        </w:r>
      </w:hyperlink>
      <w:r>
        <w:rPr>
          <w:rFonts w:cs="Arial" w:ascii="Arial" w:hAnsi="Arial"/>
          <w:spacing w:val="-14"/>
        </w:rPr>
        <w:t xml:space="preserve"> </w:t>
      </w:r>
      <w:hyperlink w:anchor="_bookmark9">
        <w:r>
          <w:rPr>
            <w:rFonts w:cs="Arial" w:ascii="Arial" w:hAnsi="Arial"/>
          </w:rPr>
          <w:t>2003).</w:t>
        </w:r>
      </w:hyperlink>
      <w:r>
        <w:rPr>
          <w:rFonts w:cs="Arial" w:ascii="Arial" w:hAnsi="Arial"/>
        </w:rPr>
        <w:t xml:space="preserve"> In</w:t>
      </w:r>
      <w:r>
        <w:rPr>
          <w:rFonts w:cs="Arial" w:ascii="Arial" w:hAnsi="Arial"/>
          <w:spacing w:val="-14"/>
        </w:rPr>
        <w:t xml:space="preserve"> </w:t>
      </w:r>
      <w:r>
        <w:rPr>
          <w:rFonts w:cs="Arial" w:ascii="Arial" w:hAnsi="Arial"/>
        </w:rPr>
        <w:t>summary,</w:t>
      </w:r>
      <w:r>
        <w:rPr>
          <w:rFonts w:cs="Arial" w:ascii="Arial" w:hAnsi="Arial"/>
          <w:spacing w:val="-14"/>
        </w:rPr>
        <w:t xml:space="preserve"> </w:t>
      </w:r>
      <w:r>
        <w:rPr>
          <w:rFonts w:cs="Arial" w:ascii="Arial" w:hAnsi="Arial"/>
        </w:rPr>
        <w:t>our</w:t>
      </w:r>
      <w:r>
        <w:rPr>
          <w:rFonts w:cs="Arial" w:ascii="Arial" w:hAnsi="Arial"/>
          <w:spacing w:val="-14"/>
        </w:rPr>
        <w:t xml:space="preserve"> </w:t>
      </w:r>
      <w:r>
        <w:rPr>
          <w:rFonts w:cs="Arial" w:ascii="Arial" w:hAnsi="Arial"/>
        </w:rPr>
        <w:t>results</w:t>
      </w:r>
      <w:r>
        <w:rPr>
          <w:rFonts w:cs="Arial" w:ascii="Arial" w:hAnsi="Arial"/>
          <w:spacing w:val="-14"/>
        </w:rPr>
        <w:t xml:space="preserve"> </w:t>
      </w:r>
      <w:r>
        <w:rPr>
          <w:rFonts w:cs="Arial" w:ascii="Arial" w:hAnsi="Arial"/>
        </w:rPr>
        <w:t>add</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 xml:space="preserve">growing </w:t>
      </w:r>
      <w:r>
        <w:rPr>
          <w:rFonts w:cs="Arial" w:ascii="Arial" w:hAnsi="Arial"/>
          <w:w w:val="95"/>
        </w:rPr>
        <w:t xml:space="preserve">body of literature on the context-dependent value of pollination services </w:t>
      </w:r>
      <w:hyperlink w:anchor="_bookmark67">
        <w:r>
          <w:rPr>
            <w:rFonts w:cs="Arial" w:ascii="Arial" w:hAnsi="Arial"/>
            <w:w w:val="95"/>
          </w:rPr>
          <w:t>(Marini et al.,</w:t>
        </w:r>
      </w:hyperlink>
      <w:r>
        <w:rPr>
          <w:rFonts w:cs="Arial" w:ascii="Arial" w:hAnsi="Arial"/>
          <w:w w:val="95"/>
        </w:rPr>
        <w:t xml:space="preserve"> </w:t>
      </w:r>
      <w:hyperlink w:anchor="_bookmark67">
        <w:r>
          <w:rPr>
            <w:rFonts w:cs="Arial" w:ascii="Arial" w:hAnsi="Arial"/>
            <w:w w:val="95"/>
          </w:rPr>
          <w:t>2015;</w:t>
        </w:r>
      </w:hyperlink>
      <w:r>
        <w:rPr>
          <w:rFonts w:cs="Arial" w:ascii="Arial" w:hAnsi="Arial"/>
          <w:w w:val="95"/>
        </w:rPr>
        <w:t xml:space="preserve"> </w:t>
      </w:r>
      <w:hyperlink w:anchor="_bookmark108">
        <w:r>
          <w:rPr>
            <w:rFonts w:cs="Arial" w:ascii="Arial" w:hAnsi="Arial"/>
          </w:rPr>
          <w:t>Tamburini et al.,</w:t>
        </w:r>
      </w:hyperlink>
      <w:r>
        <w:rPr>
          <w:rFonts w:cs="Arial" w:ascii="Arial" w:hAnsi="Arial"/>
        </w:rPr>
        <w:t xml:space="preserve"> </w:t>
      </w:r>
      <w:hyperlink w:anchor="_bookmark108">
        <w:r>
          <w:rPr>
            <w:rFonts w:cs="Arial" w:ascii="Arial" w:hAnsi="Arial"/>
          </w:rPr>
          <w:t>2017,</w:t>
        </w:r>
      </w:hyperlink>
      <w:r>
        <w:rPr>
          <w:rFonts w:cs="Arial" w:ascii="Arial" w:hAnsi="Arial"/>
        </w:rPr>
        <w:t xml:space="preserve"> </w:t>
      </w:r>
      <w:hyperlink w:anchor="_bookmark107">
        <w:r>
          <w:rPr>
            <w:rFonts w:cs="Arial" w:ascii="Arial" w:hAnsi="Arial"/>
          </w:rPr>
          <w:t>2019).</w:t>
        </w:r>
      </w:hyperlink>
    </w:p>
    <w:p>
      <w:pPr>
        <w:pStyle w:val="TextBody"/>
        <w:spacing w:before="6" w:after="0"/>
        <w:rPr>
          <w:rFonts w:ascii="Arial" w:hAnsi="Arial" w:cs="Arial"/>
          <w:sz w:val="34"/>
        </w:rPr>
      </w:pPr>
      <w:r>
        <w:rPr>
          <w:rFonts w:cs="Arial" w:ascii="Arial" w:hAnsi="Arial"/>
          <w:sz w:val="34"/>
        </w:rPr>
      </w:r>
    </w:p>
    <w:p>
      <w:pPr>
        <w:pStyle w:val="Heading2"/>
        <w:rPr>
          <w:rFonts w:ascii="Arial" w:hAnsi="Arial" w:cs="Arial"/>
        </w:rPr>
      </w:pPr>
      <w:r>
        <w:rPr>
          <w:rFonts w:cs="Arial" w:ascii="Arial" w:hAnsi="Arial"/>
          <w:spacing w:val="-2"/>
        </w:rPr>
        <w:t>Conclusion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5" w:hanging="0"/>
        <w:jc w:val="both"/>
        <w:rPr>
          <w:rFonts w:ascii="Arial" w:hAnsi="Arial" w:cs="Arial"/>
        </w:rPr>
      </w:pPr>
      <w:r>
        <w:rPr>
          <w:rFonts w:cs="Arial" w:ascii="Arial" w:hAnsi="Arial"/>
        </w:rPr>
        <w:t>This</w:t>
      </w:r>
      <w:r>
        <w:rPr>
          <w:rFonts w:cs="Arial" w:ascii="Arial" w:hAnsi="Arial"/>
          <w:spacing w:val="-13"/>
        </w:rPr>
        <w:t xml:space="preserve"> </w:t>
      </w:r>
      <w:r>
        <w:rPr>
          <w:rFonts w:cs="Arial" w:ascii="Arial" w:hAnsi="Arial"/>
        </w:rPr>
        <w:t>study</w:t>
      </w:r>
      <w:r>
        <w:rPr>
          <w:rFonts w:cs="Arial" w:ascii="Arial" w:hAnsi="Arial"/>
          <w:spacing w:val="-13"/>
        </w:rPr>
        <w:t xml:space="preserve"> </w:t>
      </w:r>
      <w:r>
        <w:rPr>
          <w:rFonts w:cs="Arial" w:ascii="Arial" w:hAnsi="Arial"/>
        </w:rPr>
        <w:t>has</w:t>
      </w:r>
      <w:r>
        <w:rPr>
          <w:rFonts w:cs="Arial" w:ascii="Arial" w:hAnsi="Arial"/>
          <w:spacing w:val="-13"/>
        </w:rPr>
        <w:t xml:space="preserve"> </w:t>
      </w:r>
      <w:r>
        <w:rPr>
          <w:rFonts w:cs="Arial" w:ascii="Arial" w:hAnsi="Arial"/>
        </w:rPr>
        <w:t>revealed</w:t>
      </w:r>
      <w:r>
        <w:rPr>
          <w:rFonts w:cs="Arial" w:ascii="Arial" w:hAnsi="Arial"/>
          <w:spacing w:val="-13"/>
        </w:rPr>
        <w:t xml:space="preserve"> </w:t>
      </w:r>
      <w:r>
        <w:rPr>
          <w:rFonts w:cs="Arial" w:ascii="Arial" w:hAnsi="Arial"/>
        </w:rPr>
        <w:t>some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detailed</w:t>
      </w:r>
      <w:r>
        <w:rPr>
          <w:rFonts w:cs="Arial" w:ascii="Arial" w:hAnsi="Arial"/>
          <w:spacing w:val="-12"/>
        </w:rPr>
        <w:t xml:space="preserve"> </w:t>
      </w:r>
      <w:r>
        <w:rPr>
          <w:rFonts w:cs="Arial" w:ascii="Arial" w:hAnsi="Arial"/>
        </w:rPr>
        <w:t>aspects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pollination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commodity</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seed canola</w:t>
      </w:r>
      <w:r>
        <w:rPr>
          <w:rFonts w:cs="Arial" w:ascii="Arial" w:hAnsi="Arial"/>
          <w:spacing w:val="-11"/>
        </w:rPr>
        <w:t xml:space="preserve"> </w:t>
      </w:r>
      <w:r>
        <w:rPr>
          <w:rFonts w:cs="Arial" w:ascii="Arial" w:hAnsi="Arial"/>
        </w:rPr>
        <w:t>crops.</w:t>
      </w:r>
      <w:r>
        <w:rPr>
          <w:rFonts w:cs="Arial" w:ascii="Arial" w:hAnsi="Arial"/>
          <w:spacing w:val="17"/>
        </w:rPr>
        <w:t xml:space="preserve"> </w:t>
      </w:r>
      <w:r>
        <w:rPr>
          <w:rFonts w:cs="Arial" w:ascii="Arial" w:hAnsi="Arial"/>
        </w:rPr>
        <w:t>First,</w:t>
      </w:r>
      <w:r>
        <w:rPr>
          <w:rFonts w:cs="Arial" w:ascii="Arial" w:hAnsi="Arial"/>
          <w:spacing w:val="-9"/>
        </w:rPr>
        <w:t xml:space="preserve"> </w:t>
      </w:r>
      <w:r>
        <w:rPr>
          <w:rFonts w:cs="Arial" w:ascii="Arial" w:hAnsi="Arial"/>
        </w:rPr>
        <w:t>it</w:t>
      </w:r>
      <w:r>
        <w:rPr>
          <w:rFonts w:cs="Arial" w:ascii="Arial" w:hAnsi="Arial"/>
          <w:spacing w:val="-11"/>
        </w:rPr>
        <w:t xml:space="preserve"> </w:t>
      </w:r>
      <w:r>
        <w:rPr>
          <w:rFonts w:cs="Arial" w:ascii="Arial" w:hAnsi="Arial"/>
        </w:rPr>
        <w:t>shows</w:t>
      </w:r>
      <w:r>
        <w:rPr>
          <w:rFonts w:cs="Arial" w:ascii="Arial" w:hAnsi="Arial"/>
          <w:spacing w:val="-12"/>
        </w:rPr>
        <w:t xml:space="preserve"> </w:t>
      </w:r>
      <w:r>
        <w:rPr>
          <w:rFonts w:cs="Arial" w:ascii="Arial" w:hAnsi="Arial"/>
        </w:rPr>
        <w:t>how</w:t>
      </w:r>
      <w:r>
        <w:rPr>
          <w:rFonts w:cs="Arial" w:ascii="Arial" w:hAnsi="Arial"/>
          <w:spacing w:val="-11"/>
        </w:rPr>
        <w:t xml:space="preserve"> </w:t>
      </w:r>
      <w:r>
        <w:rPr>
          <w:rFonts w:cs="Arial" w:ascii="Arial" w:hAnsi="Arial"/>
        </w:rPr>
        <w:t>two</w:t>
      </w:r>
      <w:r>
        <w:rPr>
          <w:rFonts w:cs="Arial" w:ascii="Arial" w:hAnsi="Arial"/>
          <w:spacing w:val="-12"/>
        </w:rPr>
        <w:t xml:space="preserve"> </w:t>
      </w:r>
      <w:r>
        <w:rPr>
          <w:rFonts w:cs="Arial" w:ascii="Arial" w:hAnsi="Arial"/>
        </w:rPr>
        <w:t>important</w:t>
      </w:r>
      <w:r>
        <w:rPr>
          <w:rFonts w:cs="Arial" w:ascii="Arial" w:hAnsi="Arial"/>
          <w:spacing w:val="-11"/>
        </w:rPr>
        <w:t xml:space="preserve"> </w:t>
      </w:r>
      <w:r>
        <w:rPr>
          <w:rFonts w:cs="Arial" w:ascii="Arial" w:hAnsi="Arial"/>
        </w:rPr>
        <w:t>species</w:t>
      </w:r>
      <w:r>
        <w:rPr>
          <w:rFonts w:cs="Arial" w:ascii="Arial" w:hAnsi="Arial"/>
          <w:spacing w:val="-12"/>
        </w:rPr>
        <w:t xml:space="preserve"> </w:t>
      </w:r>
      <w:r>
        <w:rPr>
          <w:rFonts w:cs="Arial" w:ascii="Arial" w:hAnsi="Arial"/>
        </w:rPr>
        <w:t>of</w:t>
      </w:r>
      <w:r>
        <w:rPr>
          <w:rFonts w:cs="Arial" w:ascii="Arial" w:hAnsi="Arial"/>
          <w:spacing w:val="-11"/>
        </w:rPr>
        <w:t xml:space="preserve"> </w:t>
      </w:r>
      <w:r>
        <w:rPr>
          <w:rFonts w:cs="Arial" w:ascii="Arial" w:hAnsi="Arial"/>
        </w:rPr>
        <w:t>commercial</w:t>
      </w:r>
      <w:r>
        <w:rPr>
          <w:rFonts w:cs="Arial" w:ascii="Arial" w:hAnsi="Arial"/>
          <w:spacing w:val="-12"/>
        </w:rPr>
        <w:t xml:space="preserve"> </w:t>
      </w:r>
      <w:r>
        <w:rPr>
          <w:rFonts w:cs="Arial" w:ascii="Arial" w:hAnsi="Arial"/>
        </w:rPr>
        <w:t>pollinators</w:t>
      </w:r>
      <w:r>
        <w:rPr>
          <w:rFonts w:cs="Arial" w:ascii="Arial" w:hAnsi="Arial"/>
          <w:spacing w:val="-11"/>
        </w:rPr>
        <w:t xml:space="preserve"> </w:t>
      </w:r>
      <w:r>
        <w:rPr>
          <w:rFonts w:cs="Arial" w:ascii="Arial" w:hAnsi="Arial"/>
        </w:rPr>
        <w:t xml:space="preserve">decline </w:t>
      </w:r>
      <w:r>
        <w:rPr>
          <w:rFonts w:cs="Arial" w:ascii="Arial" w:hAnsi="Arial"/>
          <w:w w:val="95"/>
        </w:rPr>
        <w:t>with</w:t>
      </w:r>
      <w:r>
        <w:rPr>
          <w:rFonts w:cs="Arial" w:ascii="Arial" w:hAnsi="Arial"/>
          <w:spacing w:val="-6"/>
          <w:w w:val="95"/>
        </w:rPr>
        <w:t xml:space="preserve"> </w:t>
      </w:r>
      <w:r>
        <w:rPr>
          <w:rFonts w:cs="Arial" w:ascii="Arial" w:hAnsi="Arial"/>
          <w:w w:val="95"/>
        </w:rPr>
        <w:t>distance</w:t>
      </w:r>
      <w:r>
        <w:rPr>
          <w:rFonts w:cs="Arial" w:ascii="Arial" w:hAnsi="Arial"/>
          <w:spacing w:val="-6"/>
          <w:w w:val="95"/>
        </w:rPr>
        <w:t xml:space="preserve"> </w:t>
      </w:r>
      <w:r>
        <w:rPr>
          <w:rFonts w:cs="Arial" w:ascii="Arial" w:hAnsi="Arial"/>
          <w:w w:val="95"/>
        </w:rPr>
        <w:t>from</w:t>
      </w:r>
      <w:r>
        <w:rPr>
          <w:rFonts w:cs="Arial" w:ascii="Arial" w:hAnsi="Arial"/>
          <w:spacing w:val="-6"/>
          <w:w w:val="95"/>
        </w:rPr>
        <w:t xml:space="preserve"> </w:t>
      </w:r>
      <w:r>
        <w:rPr>
          <w:rFonts w:cs="Arial" w:ascii="Arial" w:hAnsi="Arial"/>
          <w:w w:val="95"/>
        </w:rPr>
        <w:t>their</w:t>
      </w:r>
      <w:r>
        <w:rPr>
          <w:rFonts w:cs="Arial" w:ascii="Arial" w:hAnsi="Arial"/>
          <w:spacing w:val="-5"/>
          <w:w w:val="95"/>
        </w:rPr>
        <w:t xml:space="preserve"> </w:t>
      </w:r>
      <w:r>
        <w:rPr>
          <w:rFonts w:cs="Arial" w:ascii="Arial" w:hAnsi="Arial"/>
          <w:w w:val="95"/>
        </w:rPr>
        <w:t>nesting</w:t>
      </w:r>
      <w:r>
        <w:rPr>
          <w:rFonts w:cs="Arial" w:ascii="Arial" w:hAnsi="Arial"/>
          <w:spacing w:val="-6"/>
          <w:w w:val="95"/>
        </w:rPr>
        <w:t xml:space="preserve"> </w:t>
      </w:r>
      <w:r>
        <w:rPr>
          <w:rFonts w:cs="Arial" w:ascii="Arial" w:hAnsi="Arial"/>
          <w:w w:val="95"/>
        </w:rPr>
        <w:t>sites,</w:t>
      </w:r>
      <w:r>
        <w:rPr>
          <w:rFonts w:cs="Arial" w:ascii="Arial" w:hAnsi="Arial"/>
          <w:spacing w:val="-2"/>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how</w:t>
      </w:r>
      <w:r>
        <w:rPr>
          <w:rFonts w:cs="Arial" w:ascii="Arial" w:hAnsi="Arial"/>
          <w:spacing w:val="-6"/>
          <w:w w:val="95"/>
        </w:rPr>
        <w:t xml:space="preserve"> </w:t>
      </w:r>
      <w:r>
        <w:rPr>
          <w:rFonts w:cs="Arial" w:ascii="Arial" w:hAnsi="Arial"/>
          <w:w w:val="95"/>
        </w:rPr>
        <w:t>LCBs</w:t>
      </w:r>
      <w:r>
        <w:rPr>
          <w:rFonts w:cs="Arial" w:ascii="Arial" w:hAnsi="Arial"/>
          <w:spacing w:val="-6"/>
          <w:w w:val="95"/>
        </w:rPr>
        <w:t xml:space="preserve"> </w:t>
      </w:r>
      <w:r>
        <w:rPr>
          <w:rFonts w:cs="Arial" w:ascii="Arial" w:hAnsi="Arial"/>
          <w:w w:val="95"/>
        </w:rPr>
        <w:t>unexpectedly</w:t>
      </w:r>
      <w:r>
        <w:rPr>
          <w:rFonts w:cs="Arial" w:ascii="Arial" w:hAnsi="Arial"/>
          <w:spacing w:val="-5"/>
          <w:w w:val="95"/>
        </w:rPr>
        <w:t xml:space="preserve"> </w:t>
      </w:r>
      <w:r>
        <w:rPr>
          <w:rFonts w:cs="Arial" w:ascii="Arial" w:hAnsi="Arial"/>
          <w:w w:val="95"/>
        </w:rPr>
        <w:t>decline</w:t>
      </w:r>
      <w:r>
        <w:rPr>
          <w:rFonts w:cs="Arial" w:ascii="Arial" w:hAnsi="Arial"/>
          <w:spacing w:val="-6"/>
          <w:w w:val="95"/>
        </w:rPr>
        <w:t xml:space="preserve"> </w:t>
      </w:r>
      <w:r>
        <w:rPr>
          <w:rFonts w:cs="Arial" w:ascii="Arial" w:hAnsi="Arial"/>
          <w:w w:val="95"/>
        </w:rPr>
        <w:t>with</w:t>
      </w:r>
      <w:r>
        <w:rPr>
          <w:rFonts w:cs="Arial" w:ascii="Arial" w:hAnsi="Arial"/>
          <w:spacing w:val="-5"/>
          <w:w w:val="95"/>
        </w:rPr>
        <w:t xml:space="preserve"> </w:t>
      </w:r>
      <w:r>
        <w:rPr>
          <w:rFonts w:cs="Arial" w:ascii="Arial" w:hAnsi="Arial"/>
          <w:w w:val="95"/>
        </w:rPr>
        <w:t>distance</w:t>
      </w:r>
      <w:r>
        <w:rPr>
          <w:rFonts w:cs="Arial" w:ascii="Arial" w:hAnsi="Arial"/>
          <w:spacing w:val="-6"/>
          <w:w w:val="95"/>
        </w:rPr>
        <w:t xml:space="preserve"> </w:t>
      </w:r>
      <w:r>
        <w:rPr>
          <w:rFonts w:cs="Arial" w:ascii="Arial" w:hAnsi="Arial"/>
          <w:w w:val="95"/>
        </w:rPr>
        <w:t xml:space="preserve">from </w:t>
      </w:r>
      <w:r>
        <w:rPr>
          <w:rFonts w:cs="Arial" w:ascii="Arial" w:hAnsi="Arial"/>
        </w:rPr>
        <w:t>the edge of the field.</w:t>
      </w:r>
      <w:r>
        <w:rPr>
          <w:rFonts w:cs="Arial" w:ascii="Arial" w:hAnsi="Arial"/>
          <w:spacing w:val="40"/>
        </w:rPr>
        <w:t xml:space="preserve"> </w:t>
      </w:r>
      <w:r>
        <w:rPr>
          <w:rFonts w:cs="Arial" w:ascii="Arial" w:hAnsi="Arial"/>
        </w:rPr>
        <w:t xml:space="preserve">Second, it sheds light on the relative importance of HBs and LCBs </w:t>
      </w:r>
      <w:r>
        <w:rPr>
          <w:rFonts w:cs="Arial" w:ascii="Arial" w:hAnsi="Arial"/>
          <w:w w:val="95"/>
        </w:rPr>
        <w:t>as pollinators, showing that commonly</w:t>
      </w:r>
      <w:ins w:id="224" w:author="Hoover, Shelley" w:date="2022-09-12T08:12:00Z">
        <w:r>
          <w:rPr>
            <w:rFonts w:cs="Arial" w:ascii="Arial" w:hAnsi="Arial"/>
            <w:w w:val="95"/>
          </w:rPr>
          <w:t xml:space="preserve"> </w:t>
        </w:r>
      </w:ins>
      <w:del w:id="225" w:author="Hoover, Shelley" w:date="2022-09-12T08:12:00Z">
        <w:r>
          <w:rPr>
            <w:rFonts w:cs="Arial" w:ascii="Arial" w:hAnsi="Arial"/>
            <w:w w:val="95"/>
          </w:rPr>
          <w:delText>-</w:delText>
        </w:r>
      </w:del>
      <w:r>
        <w:rPr>
          <w:rFonts w:cs="Arial" w:ascii="Arial" w:hAnsi="Arial"/>
          <w:w w:val="95"/>
        </w:rPr>
        <w:t xml:space="preserve">used </w:t>
      </w:r>
      <w:del w:id="226" w:author="Hoover, Shelley" w:date="2022-09-12T08:13:00Z">
        <w:r>
          <w:rPr>
            <w:rFonts w:cs="Arial" w:ascii="Arial" w:hAnsi="Arial"/>
            <w:w w:val="95"/>
          </w:rPr>
          <w:delText xml:space="preserve">levels of </w:delText>
        </w:r>
      </w:del>
      <w:r>
        <w:rPr>
          <w:rFonts w:cs="Arial" w:ascii="Arial" w:hAnsi="Arial"/>
          <w:w w:val="95"/>
        </w:rPr>
        <w:t>HB stocking</w:t>
      </w:r>
      <w:ins w:id="227" w:author="Hoover, Shelley" w:date="2022-09-12T08:13:00Z">
        <w:r>
          <w:rPr>
            <w:rFonts w:cs="Arial" w:ascii="Arial" w:hAnsi="Arial"/>
            <w:w w:val="95"/>
          </w:rPr>
          <w:t xml:space="preserve"> rates,</w:t>
        </w:r>
      </w:ins>
      <w:ins w:id="228" w:author="Hoover, Shelley" w:date="2022-09-12T08:14:00Z">
        <w:r>
          <w:rPr>
            <w:rFonts w:cs="Arial" w:ascii="Arial" w:hAnsi="Arial"/>
            <w:w w:val="95"/>
          </w:rPr>
          <w:t xml:space="preserve"> selected for honey production rather than pollination per se,</w:t>
        </w:r>
      </w:ins>
      <w:r>
        <w:rPr>
          <w:rFonts w:cs="Arial" w:ascii="Arial" w:hAnsi="Arial"/>
          <w:w w:val="95"/>
        </w:rPr>
        <w:t xml:space="preserve"> do not strongly influence </w:t>
      </w:r>
      <w:r>
        <w:rPr>
          <w:rFonts w:cs="Arial" w:ascii="Arial" w:hAnsi="Arial"/>
        </w:rPr>
        <w:t>yield</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commodity</w:t>
      </w:r>
      <w:r>
        <w:rPr>
          <w:rFonts w:cs="Arial" w:ascii="Arial" w:hAnsi="Arial"/>
          <w:spacing w:val="-5"/>
        </w:rPr>
        <w:t xml:space="preserve"> </w:t>
      </w:r>
      <w:r>
        <w:rPr>
          <w:rFonts w:cs="Arial" w:ascii="Arial" w:hAnsi="Arial"/>
        </w:rPr>
        <w:t>canola</w:t>
      </w:r>
      <w:r>
        <w:rPr>
          <w:rFonts w:cs="Arial" w:ascii="Arial" w:hAnsi="Arial"/>
          <w:spacing w:val="-5"/>
        </w:rPr>
        <w:t xml:space="preserve"> </w:t>
      </w:r>
      <w:r>
        <w:rPr>
          <w:rFonts w:cs="Arial" w:ascii="Arial" w:hAnsi="Arial"/>
        </w:rPr>
        <w:t>crops,</w:t>
      </w:r>
      <w:r>
        <w:rPr>
          <w:rFonts w:cs="Arial" w:ascii="Arial" w:hAnsi="Arial"/>
          <w:spacing w:val="-4"/>
        </w:rPr>
        <w:t xml:space="preserve"> </w:t>
      </w:r>
      <w:r>
        <w:rPr>
          <w:rFonts w:cs="Arial" w:ascii="Arial" w:hAnsi="Arial"/>
        </w:rPr>
        <w:t>and</w:t>
      </w:r>
      <w:r>
        <w:rPr>
          <w:rFonts w:cs="Arial" w:ascii="Arial" w:hAnsi="Arial"/>
          <w:spacing w:val="-5"/>
        </w:rPr>
        <w:t xml:space="preserve"> </w:t>
      </w:r>
      <w:del w:id="229" w:author="Hoover, Shelley" w:date="2022-09-12T08:14:00Z">
        <w:r>
          <w:rPr>
            <w:rFonts w:cs="Arial" w:ascii="Arial" w:hAnsi="Arial"/>
            <w:spacing w:val="-5"/>
          </w:rPr>
          <w:delText xml:space="preserve">that </w:delText>
        </w:r>
      </w:del>
      <w:ins w:id="230" w:author="Hoover, Shelley" w:date="2022-09-12T08:14:00Z">
        <w:r>
          <w:rPr>
            <w:rFonts w:cs="Arial" w:ascii="Arial" w:hAnsi="Arial"/>
          </w:rPr>
          <w:t>the importance of</w:t>
        </w:r>
      </w:ins>
      <w:ins w:id="231" w:author="Hoover, Shelley" w:date="2022-09-12T08:14:00Z">
        <w:r>
          <w:rPr>
            <w:rFonts w:cs="Arial" w:ascii="Arial" w:hAnsi="Arial"/>
            <w:spacing w:val="-5"/>
          </w:rPr>
          <w:t xml:space="preserve"> </w:t>
        </w:r>
      </w:ins>
      <w:r>
        <w:rPr>
          <w:rFonts w:cs="Arial" w:ascii="Arial" w:hAnsi="Arial"/>
        </w:rPr>
        <w:t>LCBs</w:t>
      </w:r>
      <w:r>
        <w:rPr>
          <w:rFonts w:cs="Arial" w:ascii="Arial" w:hAnsi="Arial"/>
          <w:spacing w:val="-5"/>
        </w:rPr>
        <w:t xml:space="preserve"> </w:t>
      </w:r>
      <w:del w:id="232" w:author="Hoover, Shelley" w:date="2022-09-12T08:14:00Z">
        <w:r>
          <w:rPr>
            <w:rFonts w:cs="Arial" w:ascii="Arial" w:hAnsi="Arial"/>
            <w:spacing w:val="-5"/>
          </w:rPr>
          <w:delText>are likely the</w:delText>
        </w:r>
      </w:del>
      <w:ins w:id="233" w:author="Hoover, Shelley" w:date="2022-09-12T08:14:00Z">
        <w:r>
          <w:rPr>
            <w:rFonts w:cs="Arial" w:ascii="Arial" w:hAnsi="Arial"/>
          </w:rPr>
          <w:t>as</w:t>
        </w:r>
      </w:ins>
      <w:r>
        <w:rPr>
          <w:rFonts w:cs="Arial" w:ascii="Arial" w:hAnsi="Arial"/>
          <w:spacing w:val="-5"/>
        </w:rPr>
        <w:t xml:space="preserve"> </w:t>
      </w:r>
      <w:r>
        <w:rPr>
          <w:rFonts w:cs="Arial" w:ascii="Arial" w:hAnsi="Arial"/>
        </w:rPr>
        <w:t>primary</w:t>
      </w:r>
      <w:r>
        <w:rPr>
          <w:rFonts w:cs="Arial" w:ascii="Arial" w:hAnsi="Arial"/>
          <w:spacing w:val="-5"/>
        </w:rPr>
        <w:t xml:space="preserve"> </w:t>
      </w:r>
      <w:r>
        <w:rPr>
          <w:rFonts w:cs="Arial" w:ascii="Arial" w:hAnsi="Arial"/>
        </w:rPr>
        <w:t>pollinators</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 xml:space="preserve">seed </w:t>
      </w:r>
      <w:r>
        <w:rPr>
          <w:rFonts w:cs="Arial" w:ascii="Arial" w:hAnsi="Arial"/>
          <w:w w:val="95"/>
        </w:rPr>
        <w:t>canola.</w:t>
      </w:r>
      <w:r>
        <w:rPr>
          <w:rFonts w:cs="Arial" w:ascii="Arial" w:hAnsi="Arial"/>
        </w:rPr>
        <w:t xml:space="preserve"> </w:t>
      </w:r>
      <w:r>
        <w:rPr>
          <w:rFonts w:cs="Arial" w:ascii="Arial" w:hAnsi="Arial"/>
          <w:w w:val="95"/>
        </w:rPr>
        <w:t xml:space="preserve">Finally, it contextualizes the value of pollination alongside plant resources, showing </w:t>
      </w:r>
      <w:r>
        <w:rPr>
          <w:rFonts w:cs="Arial" w:ascii="Arial" w:hAnsi="Arial"/>
        </w:rPr>
        <w:t>that</w:t>
      </w:r>
      <w:r>
        <w:rPr>
          <w:rFonts w:cs="Arial" w:ascii="Arial" w:hAnsi="Arial"/>
          <w:spacing w:val="-15"/>
        </w:rPr>
        <w:t xml:space="preserve"> </w:t>
      </w:r>
      <w:r>
        <w:rPr>
          <w:rFonts w:cs="Arial" w:ascii="Arial" w:hAnsi="Arial"/>
        </w:rPr>
        <w:t>plant</w:t>
      </w:r>
      <w:r>
        <w:rPr>
          <w:rFonts w:cs="Arial" w:ascii="Arial" w:hAnsi="Arial"/>
          <w:spacing w:val="-14"/>
        </w:rPr>
        <w:t xml:space="preserve"> </w:t>
      </w:r>
      <w:r>
        <w:rPr>
          <w:rFonts w:cs="Arial" w:ascii="Arial" w:hAnsi="Arial"/>
        </w:rPr>
        <w:t>resources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limit</w:t>
      </w:r>
      <w:r>
        <w:rPr>
          <w:rFonts w:cs="Arial" w:ascii="Arial" w:hAnsi="Arial"/>
          <w:spacing w:val="-14"/>
        </w:rPr>
        <w:t xml:space="preserve"> </w:t>
      </w:r>
      <w:r>
        <w:rPr>
          <w:rFonts w:cs="Arial" w:ascii="Arial" w:hAnsi="Arial"/>
        </w:rPr>
        <w:t>production</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while</w:t>
      </w:r>
      <w:r>
        <w:rPr>
          <w:rFonts w:cs="Arial" w:ascii="Arial" w:hAnsi="Arial"/>
          <w:spacing w:val="-15"/>
        </w:rPr>
        <w:t xml:space="preserve"> </w:t>
      </w:r>
      <w:r>
        <w:rPr>
          <w:rFonts w:cs="Arial" w:ascii="Arial" w:hAnsi="Arial"/>
        </w:rPr>
        <w:t>only</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resources limit</w:t>
      </w:r>
      <w:r>
        <w:rPr>
          <w:rFonts w:cs="Arial" w:ascii="Arial" w:hAnsi="Arial"/>
          <w:spacing w:val="-9"/>
        </w:rPr>
        <w:t xml:space="preserve"> </w:t>
      </w:r>
      <w:del w:id="234" w:author="Hoover, Shelley" w:date="2022-09-12T08:15:00Z">
        <w:r>
          <w:rPr>
            <w:rFonts w:cs="Arial" w:ascii="Arial" w:hAnsi="Arial"/>
            <w:spacing w:val="-9"/>
          </w:rPr>
          <w:delText xml:space="preserve">commodity </w:delText>
        </w:r>
      </w:del>
      <w:r>
        <w:rPr>
          <w:rFonts w:cs="Arial" w:ascii="Arial" w:hAnsi="Arial"/>
        </w:rPr>
        <w:t>production</w:t>
      </w:r>
      <w:ins w:id="235" w:author="Hoover, Shelley" w:date="2022-09-12T08:15:00Z">
        <w:r>
          <w:rPr>
            <w:rFonts w:cs="Arial" w:ascii="Arial" w:hAnsi="Arial"/>
          </w:rPr>
          <w:t xml:space="preserve"> in seed fields</w:t>
        </w:r>
      </w:ins>
      <w:r>
        <w:rPr>
          <w:rFonts w:cs="Arial" w:ascii="Arial" w:hAnsi="Arial"/>
        </w:rPr>
        <w:t>.</w:t>
      </w:r>
      <w:r>
        <w:rPr>
          <w:rFonts w:cs="Arial" w:ascii="Arial" w:hAnsi="Arial"/>
          <w:spacing w:val="18"/>
        </w:rPr>
        <w:t xml:space="preserve"> </w:t>
      </w:r>
      <w:r>
        <w:rPr>
          <w:rFonts w:cs="Arial" w:ascii="Arial" w:hAnsi="Arial"/>
        </w:rPr>
        <w:t>Our</w:t>
      </w:r>
      <w:r>
        <w:rPr>
          <w:rFonts w:cs="Arial" w:ascii="Arial" w:hAnsi="Arial"/>
          <w:spacing w:val="-9"/>
        </w:rPr>
        <w:t xml:space="preserve"> </w:t>
      </w:r>
      <w:r>
        <w:rPr>
          <w:rFonts w:cs="Arial" w:ascii="Arial" w:hAnsi="Arial"/>
        </w:rPr>
        <w:t>unique</w:t>
      </w:r>
      <w:r>
        <w:rPr>
          <w:rFonts w:cs="Arial" w:ascii="Arial" w:hAnsi="Arial"/>
          <w:spacing w:val="-9"/>
        </w:rPr>
        <w:t xml:space="preserve"> </w:t>
      </w:r>
      <w:r>
        <w:rPr>
          <w:rFonts w:cs="Arial" w:ascii="Arial" w:hAnsi="Arial"/>
        </w:rPr>
        <w:t>SEM</w:t>
      </w:r>
      <w:r>
        <w:rPr>
          <w:rFonts w:cs="Arial" w:ascii="Arial" w:hAnsi="Arial"/>
          <w:spacing w:val="-9"/>
        </w:rPr>
        <w:t xml:space="preserve"> </w:t>
      </w:r>
      <w:r>
        <w:rPr>
          <w:rFonts w:cs="Arial" w:ascii="Arial" w:hAnsi="Arial"/>
        </w:rPr>
        <w:t>approach</w:t>
      </w:r>
      <w:r>
        <w:rPr>
          <w:rFonts w:cs="Arial" w:ascii="Arial" w:hAnsi="Arial"/>
          <w:spacing w:val="-9"/>
        </w:rPr>
        <w:t xml:space="preserve"> </w:t>
      </w:r>
      <w:r>
        <w:rPr>
          <w:rFonts w:cs="Arial" w:ascii="Arial" w:hAnsi="Arial"/>
        </w:rPr>
        <w:t>allowed</w:t>
      </w:r>
      <w:r>
        <w:rPr>
          <w:rFonts w:cs="Arial" w:ascii="Arial" w:hAnsi="Arial"/>
          <w:spacing w:val="-9"/>
        </w:rPr>
        <w:t xml:space="preserve"> </w:t>
      </w:r>
      <w:r>
        <w:rPr>
          <w:rFonts w:cs="Arial" w:ascii="Arial" w:hAnsi="Arial"/>
        </w:rPr>
        <w:t>us</w:t>
      </w:r>
      <w:r>
        <w:rPr>
          <w:rFonts w:cs="Arial" w:ascii="Arial" w:hAnsi="Arial"/>
          <w:spacing w:val="-9"/>
        </w:rPr>
        <w:t xml:space="preserve"> </w:t>
      </w:r>
      <w:r>
        <w:rPr>
          <w:rFonts w:cs="Arial" w:ascii="Arial" w:hAnsi="Arial"/>
        </w:rPr>
        <w:t>to</w:t>
      </w:r>
      <w:r>
        <w:rPr>
          <w:rFonts w:cs="Arial" w:ascii="Arial" w:hAnsi="Arial"/>
          <w:spacing w:val="-9"/>
        </w:rPr>
        <w:t xml:space="preserve"> </w:t>
      </w:r>
      <w:r>
        <w:rPr>
          <w:rFonts w:cs="Arial" w:ascii="Arial" w:hAnsi="Arial"/>
        </w:rPr>
        <w:t>formulate</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test relationships</w:t>
      </w:r>
      <w:r>
        <w:rPr>
          <w:rFonts w:cs="Arial" w:ascii="Arial" w:hAnsi="Arial"/>
          <w:spacing w:val="-12"/>
        </w:rPr>
        <w:t xml:space="preserve"> </w:t>
      </w:r>
      <w:r>
        <w:rPr>
          <w:rFonts w:cs="Arial" w:ascii="Arial" w:hAnsi="Arial"/>
        </w:rPr>
        <w:t>within</w:t>
      </w:r>
      <w:r>
        <w:rPr>
          <w:rFonts w:cs="Arial" w:ascii="Arial" w:hAnsi="Arial"/>
          <w:spacing w:val="-12"/>
        </w:rPr>
        <w:t xml:space="preserve"> </w:t>
      </w:r>
      <w:r>
        <w:rPr>
          <w:rFonts w:cs="Arial" w:ascii="Arial" w:hAnsi="Arial"/>
        </w:rPr>
        <w:t>a</w:t>
      </w:r>
      <w:r>
        <w:rPr>
          <w:rFonts w:cs="Arial" w:ascii="Arial" w:hAnsi="Arial"/>
          <w:spacing w:val="-12"/>
        </w:rPr>
        <w:t xml:space="preserve"> </w:t>
      </w:r>
      <w:r>
        <w:rPr>
          <w:rFonts w:cs="Arial" w:ascii="Arial" w:hAnsi="Arial"/>
        </w:rPr>
        <w:t>causal</w:t>
      </w:r>
      <w:r>
        <w:rPr>
          <w:rFonts w:cs="Arial" w:ascii="Arial" w:hAnsi="Arial"/>
          <w:spacing w:val="-12"/>
        </w:rPr>
        <w:t xml:space="preserve"> </w:t>
      </w:r>
      <w:r>
        <w:rPr>
          <w:rFonts w:cs="Arial" w:ascii="Arial" w:hAnsi="Arial"/>
        </w:rPr>
        <w:t>framework,</w:t>
      </w:r>
      <w:r>
        <w:rPr>
          <w:rFonts w:cs="Arial" w:ascii="Arial" w:hAnsi="Arial"/>
          <w:spacing w:val="-10"/>
        </w:rPr>
        <w:t xml:space="preserve"> </w:t>
      </w:r>
      <w:r>
        <w:rPr>
          <w:rFonts w:cs="Arial" w:ascii="Arial" w:hAnsi="Arial"/>
        </w:rPr>
        <w:t>which</w:t>
      </w:r>
      <w:r>
        <w:rPr>
          <w:rFonts w:cs="Arial" w:ascii="Arial" w:hAnsi="Arial"/>
          <w:spacing w:val="-12"/>
        </w:rPr>
        <w:t xml:space="preserve"> </w:t>
      </w:r>
      <w:r>
        <w:rPr>
          <w:rFonts w:cs="Arial" w:ascii="Arial" w:hAnsi="Arial"/>
        </w:rPr>
        <w:t>we</w:t>
      </w:r>
      <w:r>
        <w:rPr>
          <w:rFonts w:cs="Arial" w:ascii="Arial" w:hAnsi="Arial"/>
          <w:spacing w:val="-12"/>
        </w:rPr>
        <w:t xml:space="preserve"> </w:t>
      </w:r>
      <w:r>
        <w:rPr>
          <w:rFonts w:cs="Arial" w:ascii="Arial" w:hAnsi="Arial"/>
        </w:rPr>
        <w:t>consider</w:t>
      </w:r>
      <w:r>
        <w:rPr>
          <w:rFonts w:cs="Arial" w:ascii="Arial" w:hAnsi="Arial"/>
          <w:spacing w:val="-12"/>
        </w:rPr>
        <w:t xml:space="preserve"> </w:t>
      </w:r>
      <w:r>
        <w:rPr>
          <w:rFonts w:cs="Arial" w:ascii="Arial" w:hAnsi="Arial"/>
        </w:rPr>
        <w:t>to</w:t>
      </w:r>
      <w:r>
        <w:rPr>
          <w:rFonts w:cs="Arial" w:ascii="Arial" w:hAnsi="Arial"/>
          <w:spacing w:val="-12"/>
        </w:rPr>
        <w:t xml:space="preserve"> </w:t>
      </w:r>
      <w:r>
        <w:rPr>
          <w:rFonts w:cs="Arial" w:ascii="Arial" w:hAnsi="Arial"/>
        </w:rPr>
        <w:t>be</w:t>
      </w:r>
      <w:r>
        <w:rPr>
          <w:rFonts w:cs="Arial" w:ascii="Arial" w:hAnsi="Arial"/>
          <w:spacing w:val="-12"/>
        </w:rPr>
        <w:t xml:space="preserve"> </w:t>
      </w:r>
      <w:r>
        <w:rPr>
          <w:rFonts w:cs="Arial" w:ascii="Arial" w:hAnsi="Arial"/>
        </w:rPr>
        <w:t>extremely</w:t>
      </w:r>
      <w:r>
        <w:rPr>
          <w:rFonts w:cs="Arial" w:ascii="Arial" w:hAnsi="Arial"/>
          <w:spacing w:val="-12"/>
        </w:rPr>
        <w:t xml:space="preserve"> </w:t>
      </w:r>
      <w:r>
        <w:rPr>
          <w:rFonts w:cs="Arial" w:ascii="Arial" w:hAnsi="Arial"/>
        </w:rPr>
        <w:t>valuable,</w:t>
      </w:r>
      <w:r>
        <w:rPr>
          <w:rFonts w:cs="Arial" w:ascii="Arial" w:hAnsi="Arial"/>
          <w:spacing w:val="-10"/>
        </w:rPr>
        <w:t xml:space="preserve"> </w:t>
      </w:r>
      <w:r>
        <w:rPr>
          <w:rFonts w:cs="Arial" w:ascii="Arial" w:hAnsi="Arial"/>
        </w:rPr>
        <w:t xml:space="preserve">and </w:t>
      </w:r>
      <w:r>
        <w:rPr>
          <w:rFonts w:cs="Arial" w:ascii="Arial" w:hAnsi="Arial"/>
          <w:w w:val="95"/>
        </w:rPr>
        <w:t>highly</w:t>
      </w:r>
      <w:r>
        <w:rPr>
          <w:rFonts w:cs="Arial" w:ascii="Arial" w:hAnsi="Arial"/>
          <w:spacing w:val="-4"/>
          <w:w w:val="95"/>
        </w:rPr>
        <w:t xml:space="preserve"> </w:t>
      </w:r>
      <w:r>
        <w:rPr>
          <w:rFonts w:cs="Arial" w:ascii="Arial" w:hAnsi="Arial"/>
          <w:w w:val="95"/>
        </w:rPr>
        <w:t>underused</w:t>
      </w:r>
      <w:r>
        <w:rPr>
          <w:rFonts w:cs="Arial" w:ascii="Arial" w:hAnsi="Arial"/>
          <w:spacing w:val="-5"/>
          <w:w w:val="95"/>
        </w:rPr>
        <w:t xml:space="preserve"> </w:t>
      </w:r>
      <w:r>
        <w:rPr>
          <w:rFonts w:cs="Arial" w:ascii="Arial" w:hAnsi="Arial"/>
          <w:w w:val="95"/>
        </w:rPr>
        <w:t>in</w:t>
      </w:r>
      <w:r>
        <w:rPr>
          <w:rFonts w:cs="Arial" w:ascii="Arial" w:hAnsi="Arial"/>
          <w:spacing w:val="-4"/>
          <w:w w:val="95"/>
        </w:rPr>
        <w:t xml:space="preserve"> </w:t>
      </w:r>
      <w:r>
        <w:rPr>
          <w:rFonts w:cs="Arial" w:ascii="Arial" w:hAnsi="Arial"/>
          <w:w w:val="95"/>
        </w:rPr>
        <w:t>agricultural</w:t>
      </w:r>
      <w:r>
        <w:rPr>
          <w:rFonts w:cs="Arial" w:ascii="Arial" w:hAnsi="Arial"/>
          <w:spacing w:val="-5"/>
          <w:w w:val="95"/>
        </w:rPr>
        <w:t xml:space="preserve"> </w:t>
      </w:r>
      <w:r>
        <w:rPr>
          <w:rFonts w:cs="Arial" w:ascii="Arial" w:hAnsi="Arial"/>
          <w:w w:val="95"/>
        </w:rPr>
        <w:t>studies.</w:t>
      </w:r>
      <w:r>
        <w:rPr>
          <w:rFonts w:cs="Arial" w:ascii="Arial" w:hAnsi="Arial"/>
          <w:spacing w:val="26"/>
        </w:rPr>
        <w:t xml:space="preserve"> </w:t>
      </w:r>
      <w:r>
        <w:rPr>
          <w:rFonts w:cs="Arial" w:ascii="Arial" w:hAnsi="Arial"/>
          <w:w w:val="95"/>
        </w:rPr>
        <w:t>Our</w:t>
      </w:r>
      <w:r>
        <w:rPr>
          <w:rFonts w:cs="Arial" w:ascii="Arial" w:hAnsi="Arial"/>
          <w:spacing w:val="-4"/>
          <w:w w:val="95"/>
        </w:rPr>
        <w:t xml:space="preserve"> </w:t>
      </w:r>
      <w:r>
        <w:rPr>
          <w:rFonts w:cs="Arial" w:ascii="Arial" w:hAnsi="Arial"/>
          <w:w w:val="95"/>
        </w:rPr>
        <w:t>model</w:t>
      </w:r>
      <w:r>
        <w:rPr>
          <w:rFonts w:cs="Arial" w:ascii="Arial" w:hAnsi="Arial"/>
          <w:spacing w:val="-5"/>
          <w:w w:val="95"/>
        </w:rPr>
        <w:t xml:space="preserve"> </w:t>
      </w:r>
      <w:r>
        <w:rPr>
          <w:rFonts w:cs="Arial" w:ascii="Arial" w:hAnsi="Arial"/>
          <w:w w:val="95"/>
        </w:rPr>
        <w:t>serves</w:t>
      </w:r>
      <w:r>
        <w:rPr>
          <w:rFonts w:cs="Arial" w:ascii="Arial" w:hAnsi="Arial"/>
          <w:spacing w:val="-4"/>
          <w:w w:val="95"/>
        </w:rPr>
        <w:t xml:space="preserve"> </w:t>
      </w:r>
      <w:r>
        <w:rPr>
          <w:rFonts w:cs="Arial" w:ascii="Arial" w:hAnsi="Arial"/>
          <w:w w:val="95"/>
        </w:rPr>
        <w:t>as</w:t>
      </w:r>
      <w:r>
        <w:rPr>
          <w:rFonts w:cs="Arial" w:ascii="Arial" w:hAnsi="Arial"/>
          <w:spacing w:val="-5"/>
          <w:w w:val="95"/>
        </w:rPr>
        <w:t xml:space="preserve"> </w:t>
      </w:r>
      <w:r>
        <w:rPr>
          <w:rFonts w:cs="Arial" w:ascii="Arial" w:hAnsi="Arial"/>
          <w:w w:val="95"/>
        </w:rPr>
        <w:t>an</w:t>
      </w:r>
      <w:r>
        <w:rPr>
          <w:rFonts w:cs="Arial" w:ascii="Arial" w:hAnsi="Arial"/>
          <w:spacing w:val="-4"/>
          <w:w w:val="95"/>
        </w:rPr>
        <w:t xml:space="preserve"> </w:t>
      </w:r>
      <w:r>
        <w:rPr>
          <w:rFonts w:cs="Arial" w:ascii="Arial" w:hAnsi="Arial"/>
          <w:w w:val="95"/>
        </w:rPr>
        <w:t>approximation</w:t>
      </w:r>
      <w:r>
        <w:rPr>
          <w:rFonts w:cs="Arial" w:ascii="Arial" w:hAnsi="Arial"/>
          <w:spacing w:val="-5"/>
          <w:w w:val="95"/>
        </w:rPr>
        <w:t xml:space="preserve"> </w:t>
      </w:r>
      <w:r>
        <w:rPr>
          <w:rFonts w:cs="Arial" w:ascii="Arial" w:hAnsi="Arial"/>
          <w:w w:val="95"/>
        </w:rPr>
        <w:t>of</w:t>
      </w:r>
      <w:r>
        <w:rPr>
          <w:rFonts w:cs="Arial" w:ascii="Arial" w:hAnsi="Arial"/>
          <w:spacing w:val="-4"/>
          <w:w w:val="95"/>
        </w:rPr>
        <w:t xml:space="preserve"> </w:t>
      </w:r>
      <w:r>
        <w:rPr>
          <w:rFonts w:cs="Arial" w:ascii="Arial" w:hAnsi="Arial"/>
          <w:w w:val="95"/>
        </w:rPr>
        <w:t>a</w:t>
      </w:r>
      <w:r>
        <w:rPr>
          <w:rFonts w:cs="Arial" w:ascii="Arial" w:hAnsi="Arial"/>
          <w:spacing w:val="-5"/>
          <w:w w:val="95"/>
        </w:rPr>
        <w:t xml:space="preserve"> </w:t>
      </w:r>
      <w:r>
        <w:rPr>
          <w:rFonts w:cs="Arial" w:ascii="Arial" w:hAnsi="Arial"/>
          <w:w w:val="95"/>
        </w:rPr>
        <w:t xml:space="preserve">dynamic process, but could be built upon by using dynamic linear models </w:t>
      </w:r>
      <w:hyperlink w:anchor="_bookmark55">
        <w:r>
          <w:rPr>
            <w:rFonts w:cs="Arial" w:ascii="Arial" w:hAnsi="Arial"/>
            <w:w w:val="95"/>
          </w:rPr>
          <w:t>(Iwasa,</w:t>
        </w:r>
      </w:hyperlink>
      <w:r>
        <w:rPr>
          <w:rFonts w:cs="Arial" w:ascii="Arial" w:hAnsi="Arial"/>
          <w:w w:val="95"/>
        </w:rPr>
        <w:t xml:space="preserve"> </w:t>
      </w:r>
      <w:hyperlink w:anchor="_bookmark55">
        <w:r>
          <w:rPr>
            <w:rFonts w:cs="Arial" w:ascii="Arial" w:hAnsi="Arial"/>
            <w:w w:val="95"/>
          </w:rPr>
          <w:t>2000;</w:t>
        </w:r>
      </w:hyperlink>
      <w:r>
        <w:rPr>
          <w:rFonts w:cs="Arial" w:ascii="Arial" w:hAnsi="Arial"/>
          <w:w w:val="95"/>
        </w:rPr>
        <w:t xml:space="preserve"> </w:t>
      </w:r>
      <w:hyperlink w:anchor="_bookmark78">
        <w:r>
          <w:rPr>
            <w:rFonts w:cs="Arial" w:ascii="Arial" w:hAnsi="Arial"/>
            <w:w w:val="95"/>
          </w:rPr>
          <w:t>Nord et al.,</w:t>
        </w:r>
      </w:hyperlink>
      <w:r>
        <w:rPr>
          <w:rFonts w:cs="Arial" w:ascii="Arial" w:hAnsi="Arial"/>
          <w:w w:val="95"/>
        </w:rPr>
        <w:t xml:space="preserve"> </w:t>
      </w:r>
      <w:hyperlink w:anchor="_bookmark78">
        <w:r>
          <w:rPr>
            <w:rFonts w:cs="Arial" w:ascii="Arial" w:hAnsi="Arial"/>
            <w:w w:val="95"/>
          </w:rPr>
          <w:t>2011;</w:t>
        </w:r>
      </w:hyperlink>
      <w:r>
        <w:rPr>
          <w:rFonts w:cs="Arial" w:ascii="Arial" w:hAnsi="Arial"/>
          <w:spacing w:val="-11"/>
          <w:w w:val="95"/>
        </w:rPr>
        <w:t xml:space="preserve"> </w:t>
      </w:r>
      <w:hyperlink w:anchor="_bookmark96">
        <w:r>
          <w:rPr>
            <w:rFonts w:cs="Arial" w:ascii="Arial" w:hAnsi="Arial"/>
            <w:spacing w:val="23"/>
            <w:w w:val="96"/>
          </w:rPr>
          <w:t>S</w:t>
        </w:r>
        <w:r>
          <w:rPr>
            <w:rFonts w:cs="Arial" w:ascii="Arial" w:hAnsi="Arial"/>
            <w:spacing w:val="-95"/>
            <w:w w:val="97"/>
          </w:rPr>
          <w:t>´</w:t>
        </w:r>
        <w:r>
          <w:rPr>
            <w:rFonts w:cs="Arial" w:ascii="Arial" w:hAnsi="Arial"/>
            <w:spacing w:val="23"/>
            <w:w w:val="94"/>
          </w:rPr>
          <w:t>aez</w:t>
        </w:r>
        <w:r>
          <w:rPr>
            <w:rFonts w:cs="Arial" w:ascii="Arial" w:hAnsi="Arial"/>
            <w:spacing w:val="-10"/>
            <w:w w:val="95"/>
          </w:rPr>
          <w:t xml:space="preserve"> </w:t>
        </w:r>
        <w:r>
          <w:rPr>
            <w:rFonts w:cs="Arial" w:ascii="Arial" w:hAnsi="Arial"/>
            <w:w w:val="95"/>
          </w:rPr>
          <w:t>et</w:t>
        </w:r>
        <w:r>
          <w:rPr>
            <w:rFonts w:cs="Arial" w:ascii="Arial" w:hAnsi="Arial"/>
            <w:spacing w:val="-12"/>
            <w:w w:val="95"/>
          </w:rPr>
          <w:t xml:space="preserve"> </w:t>
        </w:r>
        <w:r>
          <w:rPr>
            <w:rFonts w:cs="Arial" w:ascii="Arial" w:hAnsi="Arial"/>
            <w:w w:val="95"/>
          </w:rPr>
          <w:t>al.,</w:t>
        </w:r>
      </w:hyperlink>
      <w:r>
        <w:rPr>
          <w:rFonts w:cs="Arial" w:ascii="Arial" w:hAnsi="Arial"/>
          <w:spacing w:val="-10"/>
          <w:w w:val="95"/>
        </w:rPr>
        <w:t xml:space="preserve"> </w:t>
      </w:r>
      <w:hyperlink w:anchor="_bookmark96">
        <w:r>
          <w:rPr>
            <w:rFonts w:cs="Arial" w:ascii="Arial" w:hAnsi="Arial"/>
            <w:w w:val="95"/>
          </w:rPr>
          <w:t>2018)</w:t>
        </w:r>
      </w:hyperlink>
      <w:r>
        <w:rPr>
          <w:rFonts w:cs="Arial" w:ascii="Arial" w:hAnsi="Arial"/>
          <w:spacing w:val="-11"/>
          <w:w w:val="95"/>
        </w:rPr>
        <w:t xml:space="preserve"> </w:t>
      </w:r>
      <w:r>
        <w:rPr>
          <w:rFonts w:cs="Arial" w:ascii="Arial" w:hAnsi="Arial"/>
          <w:w w:val="95"/>
        </w:rPr>
        <w:t>to</w:t>
      </w:r>
      <w:r>
        <w:rPr>
          <w:rFonts w:cs="Arial" w:ascii="Arial" w:hAnsi="Arial"/>
          <w:spacing w:val="-11"/>
          <w:w w:val="95"/>
        </w:rPr>
        <w:t xml:space="preserve"> </w:t>
      </w:r>
      <w:r>
        <w:rPr>
          <w:rFonts w:cs="Arial" w:ascii="Arial" w:hAnsi="Arial"/>
          <w:w w:val="95"/>
        </w:rPr>
        <w:t>examine</w:t>
      </w:r>
      <w:r>
        <w:rPr>
          <w:rFonts w:cs="Arial" w:ascii="Arial" w:hAnsi="Arial"/>
          <w:spacing w:val="-11"/>
          <w:w w:val="95"/>
        </w:rPr>
        <w:t xml:space="preserve"> </w:t>
      </w:r>
      <w:r>
        <w:rPr>
          <w:rFonts w:cs="Arial" w:ascii="Arial" w:hAnsi="Arial"/>
          <w:w w:val="95"/>
        </w:rPr>
        <w:t>how</w:t>
      </w:r>
      <w:r>
        <w:rPr>
          <w:rFonts w:cs="Arial" w:ascii="Arial" w:hAnsi="Arial"/>
          <w:spacing w:val="-11"/>
          <w:w w:val="95"/>
        </w:rPr>
        <w:t xml:space="preserve"> </w:t>
      </w:r>
      <w:r>
        <w:rPr>
          <w:rFonts w:cs="Arial" w:ascii="Arial" w:hAnsi="Arial"/>
          <w:w w:val="95"/>
        </w:rPr>
        <w:t>plants</w:t>
      </w:r>
      <w:r>
        <w:rPr>
          <w:rFonts w:cs="Arial" w:ascii="Arial" w:hAnsi="Arial"/>
          <w:spacing w:val="-11"/>
          <w:w w:val="95"/>
        </w:rPr>
        <w:t xml:space="preserve"> </w:t>
      </w:r>
      <w:r>
        <w:rPr>
          <w:rFonts w:cs="Arial" w:ascii="Arial" w:hAnsi="Arial"/>
          <w:w w:val="95"/>
        </w:rPr>
        <w:t>dynamically</w:t>
      </w:r>
      <w:r>
        <w:rPr>
          <w:rFonts w:cs="Arial" w:ascii="Arial" w:hAnsi="Arial"/>
          <w:spacing w:val="-11"/>
          <w:w w:val="95"/>
        </w:rPr>
        <w:t xml:space="preserve"> </w:t>
      </w:r>
      <w:r>
        <w:rPr>
          <w:rFonts w:cs="Arial" w:ascii="Arial" w:hAnsi="Arial"/>
          <w:w w:val="95"/>
        </w:rPr>
        <w:t>respond</w:t>
      </w:r>
      <w:r>
        <w:rPr>
          <w:rFonts w:cs="Arial" w:ascii="Arial" w:hAnsi="Arial"/>
          <w:spacing w:val="-11"/>
          <w:w w:val="95"/>
        </w:rPr>
        <w:t xml:space="preserve"> </w:t>
      </w:r>
      <w:r>
        <w:rPr>
          <w:rFonts w:cs="Arial" w:ascii="Arial" w:hAnsi="Arial"/>
          <w:w w:val="95"/>
        </w:rPr>
        <w:t>to</w:t>
      </w:r>
      <w:r>
        <w:rPr>
          <w:rFonts w:cs="Arial" w:ascii="Arial" w:hAnsi="Arial"/>
          <w:spacing w:val="-11"/>
          <w:w w:val="95"/>
        </w:rPr>
        <w:t xml:space="preserve"> </w:t>
      </w:r>
      <w:r>
        <w:rPr>
          <w:rFonts w:cs="Arial" w:ascii="Arial" w:hAnsi="Arial"/>
          <w:w w:val="95"/>
        </w:rPr>
        <w:t>changes</w:t>
      </w:r>
      <w:r>
        <w:rPr>
          <w:rFonts w:cs="Arial" w:ascii="Arial" w:hAnsi="Arial"/>
          <w:spacing w:val="-11"/>
          <w:w w:val="95"/>
        </w:rPr>
        <w:t xml:space="preserve"> </w:t>
      </w:r>
      <w:r>
        <w:rPr>
          <w:rFonts w:cs="Arial" w:ascii="Arial" w:hAnsi="Arial"/>
          <w:w w:val="95"/>
        </w:rPr>
        <w:t>in</w:t>
      </w:r>
      <w:r>
        <w:rPr>
          <w:rFonts w:cs="Arial" w:ascii="Arial" w:hAnsi="Arial"/>
          <w:spacing w:val="-11"/>
          <w:w w:val="95"/>
        </w:rPr>
        <w:t xml:space="preserve"> </w:t>
      </w:r>
      <w:r>
        <w:rPr>
          <w:rFonts w:cs="Arial" w:ascii="Arial" w:hAnsi="Arial"/>
          <w:w w:val="95"/>
        </w:rPr>
        <w:t>pollination. These would lend greater understanding to the process of hybrid seed production</w:t>
      </w:r>
      <w:del w:id="236" w:author="Hoover, Shelley" w:date="2022-09-12T08:15:00Z">
        <w:r>
          <w:rPr>
            <w:rFonts w:cs="Arial" w:ascii="Arial" w:hAnsi="Arial"/>
            <w:w w:val="95"/>
          </w:rPr>
          <w:delText>,</w:delText>
        </w:r>
      </w:del>
      <w:r>
        <w:rPr>
          <w:rFonts w:cs="Arial" w:ascii="Arial" w:hAnsi="Arial"/>
          <w:w w:val="95"/>
        </w:rPr>
        <w:t xml:space="preserve"> and could </w:t>
      </w:r>
      <w:r>
        <w:rPr>
          <w:rFonts w:cs="Arial" w:ascii="Arial" w:hAnsi="Arial"/>
        </w:rPr>
        <w:t>be</w:t>
      </w:r>
      <w:r>
        <w:rPr>
          <w:rFonts w:cs="Arial" w:ascii="Arial" w:hAnsi="Arial"/>
          <w:spacing w:val="-4"/>
        </w:rPr>
        <w:t xml:space="preserve"> </w:t>
      </w:r>
      <w:r>
        <w:rPr>
          <w:rFonts w:cs="Arial" w:ascii="Arial" w:hAnsi="Arial"/>
        </w:rPr>
        <w:t>used</w:t>
      </w:r>
      <w:r>
        <w:rPr>
          <w:rFonts w:cs="Arial" w:ascii="Arial" w:hAnsi="Arial"/>
          <w:spacing w:val="-4"/>
        </w:rPr>
        <w:t xml:space="preserve"> </w:t>
      </w:r>
      <w:r>
        <w:rPr>
          <w:rFonts w:cs="Arial" w:ascii="Arial" w:hAnsi="Arial"/>
        </w:rPr>
        <w:t>to</w:t>
      </w:r>
      <w:r>
        <w:rPr>
          <w:rFonts w:cs="Arial" w:ascii="Arial" w:hAnsi="Arial"/>
          <w:spacing w:val="-4"/>
        </w:rPr>
        <w:t xml:space="preserve"> </w:t>
      </w:r>
      <w:r>
        <w:rPr>
          <w:rFonts w:cs="Arial" w:ascii="Arial" w:hAnsi="Arial"/>
        </w:rPr>
        <w:t>more</w:t>
      </w:r>
      <w:r>
        <w:rPr>
          <w:rFonts w:cs="Arial" w:ascii="Arial" w:hAnsi="Arial"/>
          <w:spacing w:val="-4"/>
        </w:rPr>
        <w:t xml:space="preserve"> </w:t>
      </w:r>
      <w:r>
        <w:rPr>
          <w:rFonts w:cs="Arial" w:ascii="Arial" w:hAnsi="Arial"/>
        </w:rPr>
        <w:t>accurately</w:t>
      </w:r>
      <w:r>
        <w:rPr>
          <w:rFonts w:cs="Arial" w:ascii="Arial" w:hAnsi="Arial"/>
          <w:spacing w:val="-4"/>
        </w:rPr>
        <w:t xml:space="preserve"> </w:t>
      </w:r>
      <w:r>
        <w:rPr>
          <w:rFonts w:cs="Arial" w:ascii="Arial" w:hAnsi="Arial"/>
        </w:rPr>
        <w:t>predict</w:t>
      </w:r>
      <w:r>
        <w:rPr>
          <w:rFonts w:cs="Arial" w:ascii="Arial" w:hAnsi="Arial"/>
          <w:spacing w:val="-4"/>
        </w:rPr>
        <w:t xml:space="preserve"> </w:t>
      </w:r>
      <w:r>
        <w:rPr>
          <w:rFonts w:cs="Arial" w:ascii="Arial" w:hAnsi="Arial"/>
        </w:rPr>
        <w:t>crop</w:t>
      </w:r>
      <w:r>
        <w:rPr>
          <w:rFonts w:cs="Arial" w:ascii="Arial" w:hAnsi="Arial"/>
          <w:spacing w:val="-4"/>
        </w:rPr>
        <w:t xml:space="preserve"> </w:t>
      </w:r>
      <w:r>
        <w:rPr>
          <w:rFonts w:cs="Arial" w:ascii="Arial" w:hAnsi="Arial"/>
        </w:rPr>
        <w:t>yields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novel</w:t>
      </w:r>
      <w:r>
        <w:rPr>
          <w:rFonts w:cs="Arial" w:ascii="Arial" w:hAnsi="Arial"/>
          <w:spacing w:val="-4"/>
        </w:rPr>
        <w:t xml:space="preserve"> </w:t>
      </w:r>
      <w:r>
        <w:rPr>
          <w:rFonts w:cs="Arial" w:ascii="Arial" w:hAnsi="Arial"/>
        </w:rPr>
        <w:t>scenarios.</w:t>
      </w:r>
    </w:p>
    <w:p>
      <w:pPr>
        <w:pStyle w:val="TextBody"/>
        <w:spacing w:before="3" w:after="0"/>
        <w:rPr>
          <w:rFonts w:ascii="Arial" w:hAnsi="Arial" w:cs="Arial"/>
          <w:sz w:val="20"/>
        </w:rPr>
      </w:pPr>
      <w:r>
        <w:rPr>
          <w:rFonts w:cs="Arial" w:ascii="Arial" w:hAnsi="Arial"/>
          <w:sz w:val="20"/>
        </w:rPr>
      </w:r>
    </w:p>
    <w:p>
      <w:pPr>
        <w:pStyle w:val="Heading1"/>
        <w:rPr>
          <w:rFonts w:ascii="Arial" w:hAnsi="Arial" w:cs="Arial"/>
        </w:rPr>
      </w:pPr>
      <w:r>
        <w:rPr>
          <w:rFonts w:cs="Arial" w:ascii="Arial" w:hAnsi="Arial"/>
          <w:spacing w:val="-2"/>
        </w:rPr>
        <w:t>References</w:t>
      </w:r>
    </w:p>
    <w:p>
      <w:pPr>
        <w:pStyle w:val="TextBody"/>
        <w:spacing w:before="215" w:after="0"/>
        <w:ind w:left="354" w:right="1054" w:hanging="235"/>
        <w:jc w:val="both"/>
        <w:rPr>
          <w:rFonts w:ascii="Arial" w:hAnsi="Arial" w:cs="Arial"/>
        </w:rPr>
      </w:pPr>
      <w:bookmarkStart w:id="10" w:name="_bookmark5"/>
      <w:bookmarkEnd w:id="10"/>
      <w:r>
        <w:rPr>
          <w:rFonts w:cs="Arial" w:ascii="Arial" w:hAnsi="Arial"/>
        </w:rPr>
        <w:t>Adamidis, G. C., Cartar, R. V., Melathopoulos, A. P., Pernal, S. F., and Hoover, S. E.</w:t>
      </w:r>
      <w:r>
        <w:rPr>
          <w:rFonts w:cs="Arial" w:ascii="Arial" w:hAnsi="Arial"/>
          <w:spacing w:val="40"/>
        </w:rPr>
        <w:t xml:space="preserve"> </w:t>
      </w:r>
      <w:r>
        <w:rPr>
          <w:rFonts w:cs="Arial" w:ascii="Arial" w:hAnsi="Arial"/>
          <w:w w:val="95"/>
        </w:rPr>
        <w:t xml:space="preserve">2019. Pollinators enhance crop yield and shorten the growing season by modulating plant </w:t>
      </w:r>
      <w:r>
        <w:rPr>
          <w:rFonts w:cs="Arial" w:ascii="Arial" w:hAnsi="Arial"/>
        </w:rPr>
        <w:t>functional characteristics:</w:t>
      </w:r>
      <w:r>
        <w:rPr>
          <w:rFonts w:cs="Arial" w:ascii="Arial" w:hAnsi="Arial"/>
          <w:spacing w:val="23"/>
        </w:rPr>
        <w:t xml:space="preserve"> </w:t>
      </w:r>
      <w:r>
        <w:rPr>
          <w:rFonts w:cs="Arial" w:ascii="Arial" w:hAnsi="Arial"/>
        </w:rPr>
        <w:t>A comparison of 23 canola varieties.</w:t>
      </w:r>
      <w:r>
        <w:rPr>
          <w:rFonts w:cs="Arial" w:ascii="Arial" w:hAnsi="Arial"/>
          <w:spacing w:val="21"/>
        </w:rPr>
        <w:t xml:space="preserve"> </w:t>
      </w:r>
      <w:r>
        <w:rPr>
          <w:rFonts w:cs="Arial" w:ascii="Arial" w:hAnsi="Arial"/>
          <w:i/>
        </w:rPr>
        <w:t>Scientific Reports</w:t>
      </w:r>
      <w:r>
        <w:rPr>
          <w:rFonts w:cs="Arial" w:ascii="Arial" w:hAnsi="Arial"/>
        </w:rPr>
        <w:t>, 9(1).</w:t>
      </w:r>
    </w:p>
    <w:p>
      <w:pPr>
        <w:pStyle w:val="TextBody"/>
        <w:spacing w:lineRule="exact" w:line="306" w:before="165" w:after="0"/>
        <w:ind w:left="120" w:hanging="0"/>
        <w:jc w:val="both"/>
        <w:rPr>
          <w:rFonts w:ascii="Arial" w:hAnsi="Arial" w:cs="Arial"/>
          <w:i/>
          <w:i/>
        </w:rPr>
      </w:pPr>
      <w:bookmarkStart w:id="11" w:name="_bookmark6"/>
      <w:bookmarkEnd w:id="11"/>
      <w:r>
        <w:rPr>
          <w:rFonts w:cs="Arial" w:ascii="Arial" w:hAnsi="Arial"/>
          <w:w w:val="95"/>
        </w:rPr>
        <w:t>Adegas,</w:t>
      </w:r>
      <w:r>
        <w:rPr>
          <w:rFonts w:cs="Arial" w:ascii="Arial" w:hAnsi="Arial"/>
          <w:spacing w:val="12"/>
        </w:rPr>
        <w:t xml:space="preserve"> </w:t>
      </w:r>
      <w:r>
        <w:rPr>
          <w:rFonts w:cs="Arial" w:ascii="Arial" w:hAnsi="Arial"/>
          <w:w w:val="95"/>
        </w:rPr>
        <w:t>J.</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Nogueira</w:t>
      </w:r>
      <w:r>
        <w:rPr>
          <w:rFonts w:cs="Arial" w:ascii="Arial" w:hAnsi="Arial"/>
          <w:spacing w:val="9"/>
        </w:rPr>
        <w:t xml:space="preserve"> </w:t>
      </w:r>
      <w:r>
        <w:rPr>
          <w:rFonts w:cs="Arial" w:ascii="Arial" w:hAnsi="Arial"/>
          <w:w w:val="95"/>
        </w:rPr>
        <w:t>Couto,</w:t>
      </w:r>
      <w:r>
        <w:rPr>
          <w:rFonts w:cs="Arial" w:ascii="Arial" w:hAnsi="Arial"/>
          <w:spacing w:val="13"/>
        </w:rPr>
        <w:t xml:space="preserve"> </w:t>
      </w:r>
      <w:r>
        <w:rPr>
          <w:rFonts w:cs="Arial" w:ascii="Arial" w:hAnsi="Arial"/>
          <w:w w:val="95"/>
        </w:rPr>
        <w:t>R.</w:t>
      </w:r>
      <w:r>
        <w:rPr>
          <w:rFonts w:cs="Arial" w:ascii="Arial" w:hAnsi="Arial"/>
          <w:spacing w:val="9"/>
        </w:rPr>
        <w:t xml:space="preserve"> </w:t>
      </w:r>
      <w:r>
        <w:rPr>
          <w:rFonts w:cs="Arial" w:ascii="Arial" w:hAnsi="Arial"/>
          <w:w w:val="95"/>
        </w:rPr>
        <w:t>1992.</w:t>
      </w:r>
      <w:r>
        <w:rPr>
          <w:rFonts w:cs="Arial" w:ascii="Arial" w:hAnsi="Arial"/>
          <w:spacing w:val="29"/>
        </w:rPr>
        <w:t xml:space="preserve"> </w:t>
      </w:r>
      <w:r>
        <w:rPr>
          <w:rFonts w:cs="Arial" w:ascii="Arial" w:hAnsi="Arial"/>
          <w:w w:val="95"/>
        </w:rPr>
        <w:t>Entomophilous</w:t>
      </w:r>
      <w:r>
        <w:rPr>
          <w:rFonts w:cs="Arial" w:ascii="Arial" w:hAnsi="Arial"/>
          <w:spacing w:val="9"/>
        </w:rPr>
        <w:t xml:space="preserve"> </w:t>
      </w:r>
      <w:r>
        <w:rPr>
          <w:rFonts w:cs="Arial" w:ascii="Arial" w:hAnsi="Arial"/>
          <w:w w:val="95"/>
        </w:rPr>
        <w:t>pollination</w:t>
      </w:r>
      <w:r>
        <w:rPr>
          <w:rFonts w:cs="Arial" w:ascii="Arial" w:hAnsi="Arial"/>
          <w:spacing w:val="10"/>
        </w:rPr>
        <w:t xml:space="preserve"> </w:t>
      </w:r>
      <w:r>
        <w:rPr>
          <w:rFonts w:cs="Arial" w:ascii="Arial" w:hAnsi="Arial"/>
          <w:w w:val="95"/>
        </w:rPr>
        <w:t>in</w:t>
      </w:r>
      <w:r>
        <w:rPr>
          <w:rFonts w:cs="Arial" w:ascii="Arial" w:hAnsi="Arial"/>
          <w:spacing w:val="10"/>
        </w:rPr>
        <w:t xml:space="preserve"> </w:t>
      </w:r>
      <w:r>
        <w:rPr>
          <w:rFonts w:cs="Arial" w:ascii="Arial" w:hAnsi="Arial"/>
          <w:w w:val="95"/>
        </w:rPr>
        <w:t>rape</w:t>
      </w:r>
      <w:r>
        <w:rPr>
          <w:rFonts w:cs="Arial" w:ascii="Arial" w:hAnsi="Arial"/>
          <w:spacing w:val="9"/>
        </w:rPr>
        <w:t xml:space="preserve"> </w:t>
      </w:r>
      <w:r>
        <w:rPr>
          <w:rFonts w:cs="Arial" w:ascii="Arial" w:hAnsi="Arial"/>
          <w:w w:val="95"/>
        </w:rPr>
        <w:t>(</w:t>
      </w:r>
      <w:r>
        <w:rPr>
          <w:rFonts w:cs="Arial" w:ascii="Arial" w:hAnsi="Arial"/>
          <w:i/>
          <w:w w:val="95"/>
        </w:rPr>
        <w:t>Brassica</w:t>
      </w:r>
      <w:r>
        <w:rPr>
          <w:rFonts w:cs="Arial" w:ascii="Arial" w:hAnsi="Arial"/>
          <w:i/>
          <w:spacing w:val="14"/>
        </w:rPr>
        <w:t xml:space="preserve"> </w:t>
      </w:r>
      <w:r>
        <w:rPr>
          <w:rFonts w:cs="Arial" w:ascii="Arial" w:hAnsi="Arial"/>
          <w:i/>
          <w:spacing w:val="-2"/>
          <w:w w:val="95"/>
        </w:rPr>
        <w:t>napus</w:t>
      </w:r>
    </w:p>
    <w:p>
      <w:pPr>
        <w:pStyle w:val="Normal"/>
        <w:spacing w:lineRule="exact" w:line="306"/>
        <w:ind w:left="354" w:hanging="0"/>
        <w:rPr>
          <w:rFonts w:ascii="Arial" w:hAnsi="Arial" w:cs="Arial"/>
          <w:sz w:val="24"/>
        </w:rPr>
      </w:pPr>
      <w:r>
        <w:rPr>
          <w:rFonts w:cs="Arial" w:ascii="Arial" w:hAnsi="Arial"/>
          <w:sz w:val="24"/>
        </w:rPr>
        <w:t>L.</w:t>
      </w:r>
      <w:r>
        <w:rPr>
          <w:rFonts w:cs="Arial" w:ascii="Arial" w:hAnsi="Arial"/>
          <w:spacing w:val="22"/>
          <w:sz w:val="24"/>
        </w:rPr>
        <w:t xml:space="preserve"> </w:t>
      </w:r>
      <w:r>
        <w:rPr>
          <w:rFonts w:cs="Arial" w:ascii="Arial" w:hAnsi="Arial"/>
          <w:sz w:val="24"/>
        </w:rPr>
        <w:t>var</w:t>
      </w:r>
      <w:r>
        <w:rPr>
          <w:rFonts w:cs="Arial" w:ascii="Arial" w:hAnsi="Arial"/>
          <w:spacing w:val="22"/>
          <w:sz w:val="24"/>
        </w:rPr>
        <w:t xml:space="preserve"> </w:t>
      </w:r>
      <w:r>
        <w:rPr>
          <w:rFonts w:cs="Arial" w:ascii="Arial" w:hAnsi="Arial"/>
          <w:i/>
          <w:sz w:val="24"/>
        </w:rPr>
        <w:t>oleifera</w:t>
      </w:r>
      <w:r>
        <w:rPr>
          <w:rFonts w:cs="Arial" w:ascii="Arial" w:hAnsi="Arial"/>
          <w:sz w:val="24"/>
        </w:rPr>
        <w:t>)</w:t>
      </w:r>
      <w:r>
        <w:rPr>
          <w:rFonts w:cs="Arial" w:ascii="Arial" w:hAnsi="Arial"/>
          <w:spacing w:val="22"/>
          <w:sz w:val="24"/>
        </w:rPr>
        <w:t xml:space="preserve"> </w:t>
      </w:r>
      <w:r>
        <w:rPr>
          <w:rFonts w:cs="Arial" w:ascii="Arial" w:hAnsi="Arial"/>
          <w:sz w:val="24"/>
        </w:rPr>
        <w:t>in</w:t>
      </w:r>
      <w:r>
        <w:rPr>
          <w:rFonts w:cs="Arial" w:ascii="Arial" w:hAnsi="Arial"/>
          <w:spacing w:val="23"/>
          <w:sz w:val="24"/>
        </w:rPr>
        <w:t xml:space="preserve"> </w:t>
      </w:r>
      <w:r>
        <w:rPr>
          <w:rFonts w:cs="Arial" w:ascii="Arial" w:hAnsi="Arial"/>
          <w:sz w:val="24"/>
        </w:rPr>
        <w:t>Brazil.</w:t>
      </w:r>
      <w:r>
        <w:rPr>
          <w:rFonts w:cs="Arial" w:ascii="Arial" w:hAnsi="Arial"/>
          <w:spacing w:val="47"/>
          <w:sz w:val="24"/>
        </w:rPr>
        <w:t xml:space="preserve"> </w:t>
      </w:r>
      <w:r>
        <w:rPr>
          <w:rFonts w:cs="Arial" w:ascii="Arial" w:hAnsi="Arial"/>
          <w:i/>
          <w:sz w:val="24"/>
        </w:rPr>
        <w:t>Apidologie</w:t>
      </w:r>
      <w:r>
        <w:rPr>
          <w:rFonts w:cs="Arial" w:ascii="Arial" w:hAnsi="Arial"/>
          <w:sz w:val="24"/>
        </w:rPr>
        <w:t>,</w:t>
      </w:r>
      <w:r>
        <w:rPr>
          <w:rFonts w:cs="Arial" w:ascii="Arial" w:hAnsi="Arial"/>
          <w:spacing w:val="22"/>
          <w:sz w:val="24"/>
        </w:rPr>
        <w:t xml:space="preserve"> </w:t>
      </w:r>
      <w:r>
        <w:rPr>
          <w:rFonts w:cs="Arial" w:ascii="Arial" w:hAnsi="Arial"/>
          <w:spacing w:val="-2"/>
          <w:sz w:val="24"/>
        </w:rPr>
        <w:t>23(3):203–209.</w:t>
      </w:r>
      <w:bookmarkStart w:id="12" w:name="_bookmark7"/>
    </w:p>
    <w:p>
      <w:pPr>
        <w:sectPr>
          <w:footerReference w:type="default" r:id="rId11"/>
          <w:type w:val="nextPage"/>
          <w:pgSz w:w="12240" w:h="15840"/>
          <w:pgMar w:left="1320" w:right="380" w:gutter="0" w:header="0" w:top="1500" w:footer="822" w:bottom="1020"/>
          <w:pgNumType w:fmt="decimal"/>
          <w:formProt w:val="false"/>
          <w:textDirection w:val="lrTb"/>
          <w:docGrid w:type="default" w:linePitch="100" w:charSpace="4096"/>
        </w:sectPr>
        <w:pStyle w:val="TextBody"/>
        <w:spacing w:lineRule="auto" w:line="228" w:before="207" w:after="0"/>
        <w:ind w:left="354" w:right="1057" w:hanging="235"/>
        <w:jc w:val="both"/>
        <w:rPr>
          <w:rFonts w:ascii="Arial" w:hAnsi="Arial" w:cs="Arial"/>
        </w:rPr>
      </w:pPr>
      <w:bookmarkEnd w:id="12"/>
      <w:r>
        <w:rPr>
          <w:rFonts w:cs="Arial" w:ascii="Arial" w:hAnsi="Arial"/>
          <w:w w:val="95"/>
        </w:rPr>
        <w:t xml:space="preserve">Aizen, M. A. and Harder, L. D. 2007. Expanding the limits of the pollen-limitation concept: </w:t>
      </w:r>
      <w:r>
        <w:rPr>
          <w:rFonts w:cs="Arial" w:ascii="Arial" w:hAnsi="Arial"/>
        </w:rPr>
        <w:t>effects</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quantity</w:t>
      </w:r>
      <w:r>
        <w:rPr>
          <w:rFonts w:cs="Arial" w:ascii="Arial" w:hAnsi="Arial"/>
          <w:spacing w:val="-8"/>
        </w:rPr>
        <w:t xml:space="preserve"> </w:t>
      </w:r>
      <w:r>
        <w:rPr>
          <w:rFonts w:cs="Arial" w:ascii="Arial" w:hAnsi="Arial"/>
        </w:rPr>
        <w:t>and</w:t>
      </w:r>
      <w:r>
        <w:rPr>
          <w:rFonts w:cs="Arial" w:ascii="Arial" w:hAnsi="Arial"/>
          <w:spacing w:val="-7"/>
        </w:rPr>
        <w:t xml:space="preserve"> </w:t>
      </w:r>
      <w:r>
        <w:rPr>
          <w:rFonts w:cs="Arial" w:ascii="Arial" w:hAnsi="Arial"/>
        </w:rPr>
        <w:t>quality.</w:t>
      </w:r>
      <w:r>
        <w:rPr>
          <w:rFonts w:cs="Arial" w:ascii="Arial" w:hAnsi="Arial"/>
          <w:spacing w:val="9"/>
        </w:rPr>
        <w:t xml:space="preserve"> </w:t>
      </w:r>
      <w:r>
        <w:rPr>
          <w:rFonts w:cs="Arial" w:ascii="Arial" w:hAnsi="Arial"/>
          <w:i/>
        </w:rPr>
        <w:t>Ecology</w:t>
      </w:r>
      <w:r>
        <w:rPr>
          <w:rFonts w:cs="Arial" w:ascii="Arial" w:hAnsi="Arial"/>
        </w:rPr>
        <w:t>,</w:t>
      </w:r>
      <w:r>
        <w:rPr>
          <w:rFonts w:cs="Arial" w:ascii="Arial" w:hAnsi="Arial"/>
          <w:spacing w:val="-8"/>
        </w:rPr>
        <w:t xml:space="preserve"> </w:t>
      </w:r>
      <w:r>
        <w:rPr>
          <w:rFonts w:cs="Arial" w:ascii="Arial" w:hAnsi="Arial"/>
        </w:rPr>
        <w:t>88(2):271–281.</w:t>
      </w:r>
    </w:p>
    <w:p>
      <w:pPr>
        <w:pStyle w:val="Normal"/>
        <w:spacing w:lineRule="auto" w:line="228" w:before="45" w:after="0"/>
        <w:ind w:left="354" w:right="1056" w:hanging="235"/>
        <w:jc w:val="both"/>
        <w:rPr>
          <w:rFonts w:ascii="Arial" w:hAnsi="Arial" w:cs="Arial"/>
          <w:sz w:val="24"/>
        </w:rPr>
      </w:pPr>
      <w:bookmarkStart w:id="13" w:name="_bookmark8"/>
      <w:bookmarkEnd w:id="13"/>
      <w:r>
        <w:rPr>
          <w:rFonts w:cs="Arial" w:ascii="Arial" w:hAnsi="Arial"/>
          <w:sz w:val="24"/>
        </w:rPr>
        <w:t>Ali, M., Saeed, S., Sajjad, A., and Whittington, A. 2011.</w:t>
      </w:r>
      <w:r>
        <w:rPr>
          <w:rFonts w:cs="Arial" w:ascii="Arial" w:hAnsi="Arial"/>
          <w:spacing w:val="40"/>
          <w:sz w:val="24"/>
        </w:rPr>
        <w:t xml:space="preserve"> </w:t>
      </w:r>
      <w:r>
        <w:rPr>
          <w:rFonts w:cs="Arial" w:ascii="Arial" w:hAnsi="Arial"/>
          <w:sz w:val="24"/>
        </w:rPr>
        <w:t>In search of the best pollinators for canola (</w:t>
      </w:r>
      <w:r>
        <w:rPr>
          <w:rFonts w:cs="Arial" w:ascii="Arial" w:hAnsi="Arial"/>
          <w:i/>
          <w:sz w:val="24"/>
        </w:rPr>
        <w:t xml:space="preserve">Brassica napus </w:t>
      </w:r>
      <w:r>
        <w:rPr>
          <w:rFonts w:cs="Arial" w:ascii="Arial" w:hAnsi="Arial"/>
          <w:sz w:val="24"/>
        </w:rPr>
        <w:t xml:space="preserve">L.) production in Pakistan. </w:t>
      </w:r>
      <w:r>
        <w:rPr>
          <w:rFonts w:cs="Arial" w:ascii="Arial" w:hAnsi="Arial"/>
          <w:i/>
          <w:sz w:val="24"/>
        </w:rPr>
        <w:t>Applied Entomology and Zoology</w:t>
      </w:r>
      <w:r>
        <w:rPr>
          <w:rFonts w:cs="Arial" w:ascii="Arial" w:hAnsi="Arial"/>
          <w:sz w:val="24"/>
        </w:rPr>
        <w:t xml:space="preserve">, </w:t>
      </w:r>
      <w:r>
        <w:rPr>
          <w:rFonts w:cs="Arial" w:ascii="Arial" w:hAnsi="Arial"/>
          <w:spacing w:val="-2"/>
          <w:sz w:val="24"/>
        </w:rPr>
        <w:t>46(3):353–361.</w:t>
      </w:r>
    </w:p>
    <w:p>
      <w:pPr>
        <w:pStyle w:val="TextBody"/>
        <w:spacing w:before="7" w:after="0"/>
        <w:rPr>
          <w:rFonts w:ascii="Arial" w:hAnsi="Arial" w:cs="Arial"/>
          <w:sz w:val="19"/>
        </w:rPr>
      </w:pPr>
      <w:r>
        <w:rPr>
          <w:rFonts w:cs="Arial" w:ascii="Arial" w:hAnsi="Arial"/>
          <w:sz w:val="19"/>
        </w:rPr>
      </w:r>
    </w:p>
    <w:p>
      <w:pPr>
        <w:pStyle w:val="TextBody"/>
        <w:spacing w:lineRule="auto" w:line="228"/>
        <w:ind w:left="354" w:right="1056" w:hanging="235"/>
        <w:jc w:val="both"/>
        <w:rPr>
          <w:rFonts w:ascii="Arial" w:hAnsi="Arial" w:cs="Arial"/>
        </w:rPr>
      </w:pPr>
      <w:bookmarkStart w:id="14" w:name="_bookmark9"/>
      <w:bookmarkEnd w:id="14"/>
      <w:r>
        <w:rPr>
          <w:rFonts w:cs="Arial" w:ascii="Arial" w:hAnsi="Arial"/>
        </w:rPr>
        <w:t>Angadi, S., Cutforth, H., McConkey, B., and Gan, Y. 2003.</w:t>
      </w:r>
      <w:r>
        <w:rPr>
          <w:rFonts w:cs="Arial" w:ascii="Arial" w:hAnsi="Arial"/>
          <w:spacing w:val="40"/>
        </w:rPr>
        <w:t xml:space="preserve"> </w:t>
      </w:r>
      <w:r>
        <w:rPr>
          <w:rFonts w:cs="Arial" w:ascii="Arial" w:hAnsi="Arial"/>
        </w:rPr>
        <w:t xml:space="preserve">Yield adjustment by canola </w:t>
      </w:r>
      <w:r>
        <w:rPr>
          <w:rFonts w:cs="Arial" w:ascii="Arial" w:hAnsi="Arial"/>
          <w:w w:val="95"/>
        </w:rPr>
        <w:t xml:space="preserve">grown at different plant populations under semiarid conditions. </w:t>
      </w:r>
      <w:r>
        <w:rPr>
          <w:rFonts w:cs="Arial" w:ascii="Arial" w:hAnsi="Arial"/>
          <w:i/>
          <w:w w:val="95"/>
        </w:rPr>
        <w:t>Crop Science</w:t>
      </w:r>
      <w:r>
        <w:rPr>
          <w:rFonts w:cs="Arial" w:ascii="Arial" w:hAnsi="Arial"/>
          <w:w w:val="95"/>
        </w:rPr>
        <w:t xml:space="preserve">, 43(4):1358– </w:t>
      </w:r>
      <w:r>
        <w:rPr>
          <w:rFonts w:cs="Arial" w:ascii="Arial" w:hAnsi="Arial"/>
          <w:spacing w:val="-2"/>
        </w:rPr>
        <w:t>1366.</w:t>
      </w:r>
    </w:p>
    <w:p>
      <w:pPr>
        <w:pStyle w:val="TextBody"/>
        <w:spacing w:before="1" w:after="0"/>
        <w:rPr>
          <w:rFonts w:ascii="Arial" w:hAnsi="Arial" w:cs="Arial"/>
          <w:sz w:val="19"/>
        </w:rPr>
      </w:pPr>
      <w:r>
        <w:rPr>
          <w:rFonts w:cs="Arial" w:ascii="Arial" w:hAnsi="Arial"/>
          <w:sz w:val="19"/>
        </w:rPr>
      </w:r>
    </w:p>
    <w:p>
      <w:pPr>
        <w:pStyle w:val="TextBody"/>
        <w:spacing w:lineRule="auto" w:line="252"/>
        <w:ind w:left="354" w:right="1054" w:hanging="235"/>
        <w:jc w:val="both"/>
        <w:rPr>
          <w:rFonts w:ascii="Arial" w:hAnsi="Arial" w:cs="Arial"/>
        </w:rPr>
      </w:pPr>
      <w:bookmarkStart w:id="15" w:name="_bookmark10"/>
      <w:bookmarkEnd w:id="15"/>
      <w:r>
        <w:rPr>
          <w:rFonts w:cs="Arial" w:ascii="Arial" w:hAnsi="Arial"/>
        </w:rPr>
        <w:t>Ashman, T.-L., Knight, T. M., Steets, J. A., Amarasekare, P., Burd, M., Campbell, D. R., Dudash,</w:t>
      </w:r>
      <w:r>
        <w:rPr>
          <w:rFonts w:cs="Arial" w:ascii="Arial" w:hAnsi="Arial"/>
          <w:spacing w:val="-15"/>
        </w:rPr>
        <w:t xml:space="preserve"> </w:t>
      </w:r>
      <w:r>
        <w:rPr>
          <w:rFonts w:cs="Arial" w:ascii="Arial" w:hAnsi="Arial"/>
        </w:rPr>
        <w:t>M.</w:t>
      </w:r>
      <w:r>
        <w:rPr>
          <w:rFonts w:cs="Arial" w:ascii="Arial" w:hAnsi="Arial"/>
          <w:spacing w:val="-14"/>
        </w:rPr>
        <w:t xml:space="preserve"> </w:t>
      </w:r>
      <w:r>
        <w:rPr>
          <w:rFonts w:cs="Arial" w:ascii="Arial" w:hAnsi="Arial"/>
        </w:rPr>
        <w:t>R.,</w:t>
      </w:r>
      <w:r>
        <w:rPr>
          <w:rFonts w:cs="Arial" w:ascii="Arial" w:hAnsi="Arial"/>
          <w:spacing w:val="-15"/>
        </w:rPr>
        <w:t xml:space="preserve"> </w:t>
      </w:r>
      <w:r>
        <w:rPr>
          <w:rFonts w:cs="Arial" w:ascii="Arial" w:hAnsi="Arial"/>
        </w:rPr>
        <w:t>Johnston,</w:t>
      </w:r>
      <w:r>
        <w:rPr>
          <w:rFonts w:cs="Arial" w:ascii="Arial" w:hAnsi="Arial"/>
          <w:spacing w:val="-14"/>
        </w:rPr>
        <w:t xml:space="preserve"> </w:t>
      </w:r>
      <w:r>
        <w:rPr>
          <w:rFonts w:cs="Arial" w:ascii="Arial" w:hAnsi="Arial"/>
        </w:rPr>
        <w:t>M.</w:t>
      </w:r>
      <w:r>
        <w:rPr>
          <w:rFonts w:cs="Arial" w:ascii="Arial" w:hAnsi="Arial"/>
          <w:spacing w:val="-15"/>
        </w:rPr>
        <w:t xml:space="preserve"> </w:t>
      </w:r>
      <w:r>
        <w:rPr>
          <w:rFonts w:cs="Arial" w:ascii="Arial" w:hAnsi="Arial"/>
        </w:rPr>
        <w:t>O.,</w:t>
      </w:r>
      <w:r>
        <w:rPr>
          <w:rFonts w:cs="Arial" w:ascii="Arial" w:hAnsi="Arial"/>
          <w:spacing w:val="-13"/>
        </w:rPr>
        <w:t xml:space="preserve"> </w:t>
      </w:r>
      <w:r>
        <w:rPr>
          <w:rFonts w:cs="Arial" w:ascii="Arial" w:hAnsi="Arial"/>
        </w:rPr>
        <w:t>Mazer,</w:t>
      </w:r>
      <w:r>
        <w:rPr>
          <w:rFonts w:cs="Arial" w:ascii="Arial" w:hAnsi="Arial"/>
          <w:spacing w:val="-14"/>
        </w:rPr>
        <w:t xml:space="preserve"> </w:t>
      </w:r>
      <w:r>
        <w:rPr>
          <w:rFonts w:cs="Arial" w:ascii="Arial" w:hAnsi="Arial"/>
        </w:rPr>
        <w:t>S.</w:t>
      </w:r>
      <w:r>
        <w:rPr>
          <w:rFonts w:cs="Arial" w:ascii="Arial" w:hAnsi="Arial"/>
          <w:spacing w:val="-14"/>
        </w:rPr>
        <w:t xml:space="preserve"> </w:t>
      </w:r>
      <w:r>
        <w:rPr>
          <w:rFonts w:cs="Arial" w:ascii="Arial" w:hAnsi="Arial"/>
        </w:rPr>
        <w:t>J.,</w:t>
      </w:r>
      <w:r>
        <w:rPr>
          <w:rFonts w:cs="Arial" w:ascii="Arial" w:hAnsi="Arial"/>
          <w:spacing w:val="-13"/>
        </w:rPr>
        <w:t xml:space="preserve"> </w:t>
      </w:r>
      <w:r>
        <w:rPr>
          <w:rFonts w:cs="Arial" w:ascii="Arial" w:hAnsi="Arial"/>
        </w:rPr>
        <w:t>Mitchell,</w:t>
      </w:r>
      <w:r>
        <w:rPr>
          <w:rFonts w:cs="Arial" w:ascii="Arial" w:hAnsi="Arial"/>
          <w:spacing w:val="-13"/>
        </w:rPr>
        <w:t xml:space="preserve"> </w:t>
      </w:r>
      <w:r>
        <w:rPr>
          <w:rFonts w:cs="Arial" w:ascii="Arial" w:hAnsi="Arial"/>
        </w:rPr>
        <w:t>R.</w:t>
      </w:r>
      <w:r>
        <w:rPr>
          <w:rFonts w:cs="Arial" w:ascii="Arial" w:hAnsi="Arial"/>
          <w:spacing w:val="-15"/>
        </w:rPr>
        <w:t xml:space="preserve"> </w:t>
      </w:r>
      <w:r>
        <w:rPr>
          <w:rFonts w:cs="Arial" w:ascii="Arial" w:hAnsi="Arial"/>
        </w:rPr>
        <w:t>J.,</w:t>
      </w:r>
      <w:r>
        <w:rPr>
          <w:rFonts w:cs="Arial" w:ascii="Arial" w:hAnsi="Arial"/>
          <w:spacing w:val="-13"/>
        </w:rPr>
        <w:t xml:space="preserve"> </w:t>
      </w:r>
      <w:r>
        <w:rPr>
          <w:rFonts w:cs="Arial" w:ascii="Arial" w:hAnsi="Arial"/>
        </w:rPr>
        <w:t>Morgan,</w:t>
      </w:r>
      <w:r>
        <w:rPr>
          <w:rFonts w:cs="Arial" w:ascii="Arial" w:hAnsi="Arial"/>
          <w:spacing w:val="-13"/>
        </w:rPr>
        <w:t xml:space="preserve"> </w:t>
      </w:r>
      <w:r>
        <w:rPr>
          <w:rFonts w:cs="Arial" w:ascii="Arial" w:hAnsi="Arial"/>
        </w:rPr>
        <w:t>M.</w:t>
      </w:r>
      <w:r>
        <w:rPr>
          <w:rFonts w:cs="Arial" w:ascii="Arial" w:hAnsi="Arial"/>
          <w:spacing w:val="-14"/>
        </w:rPr>
        <w:t xml:space="preserve"> </w:t>
      </w:r>
      <w:r>
        <w:rPr>
          <w:rFonts w:cs="Arial" w:ascii="Arial" w:hAnsi="Arial"/>
        </w:rPr>
        <w:t>T.,</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spacing w:val="-2"/>
        </w:rPr>
        <w:t>Wilson,</w:t>
      </w:r>
    </w:p>
    <w:p>
      <w:pPr>
        <w:pStyle w:val="TextBody"/>
        <w:spacing w:lineRule="auto" w:line="228" w:before="10" w:after="0"/>
        <w:ind w:left="354" w:right="1006" w:hanging="0"/>
        <w:rPr>
          <w:rFonts w:ascii="Arial" w:hAnsi="Arial" w:cs="Arial"/>
        </w:rPr>
      </w:pPr>
      <w:r>
        <w:rPr>
          <w:rFonts w:cs="Arial" w:ascii="Arial" w:hAnsi="Arial"/>
          <w:w w:val="95"/>
        </w:rPr>
        <w:t>W.</w:t>
      </w:r>
      <w:r>
        <w:rPr>
          <w:rFonts w:cs="Arial" w:ascii="Arial" w:hAnsi="Arial"/>
        </w:rPr>
        <w:t xml:space="preserve"> </w:t>
      </w:r>
      <w:r>
        <w:rPr>
          <w:rFonts w:cs="Arial" w:ascii="Arial" w:hAnsi="Arial"/>
          <w:w w:val="95"/>
        </w:rPr>
        <w:t>G.</w:t>
      </w:r>
      <w:r>
        <w:rPr>
          <w:rFonts w:cs="Arial" w:ascii="Arial" w:hAnsi="Arial"/>
        </w:rPr>
        <w:t xml:space="preserve"> </w:t>
      </w:r>
      <w:r>
        <w:rPr>
          <w:rFonts w:cs="Arial" w:ascii="Arial" w:hAnsi="Arial"/>
          <w:w w:val="95"/>
        </w:rPr>
        <w:t>2004.</w:t>
      </w:r>
      <w:r>
        <w:rPr>
          <w:rFonts w:cs="Arial" w:ascii="Arial" w:hAnsi="Arial"/>
          <w:spacing w:val="40"/>
        </w:rPr>
        <w:t xml:space="preserve"> </w:t>
      </w:r>
      <w:r>
        <w:rPr>
          <w:rFonts w:cs="Arial" w:ascii="Arial" w:hAnsi="Arial"/>
          <w:w w:val="95"/>
        </w:rPr>
        <w:t>Pollen</w:t>
      </w:r>
      <w:r>
        <w:rPr>
          <w:rFonts w:cs="Arial" w:ascii="Arial" w:hAnsi="Arial"/>
        </w:rPr>
        <w:t xml:space="preserve"> </w:t>
      </w:r>
      <w:r>
        <w:rPr>
          <w:rFonts w:cs="Arial" w:ascii="Arial" w:hAnsi="Arial"/>
          <w:w w:val="95"/>
        </w:rPr>
        <w:t>limitation</w:t>
      </w:r>
      <w:r>
        <w:rPr>
          <w:rFonts w:cs="Arial" w:ascii="Arial" w:hAnsi="Arial"/>
        </w:rPr>
        <w:t xml:space="preserve"> </w:t>
      </w:r>
      <w:r>
        <w:rPr>
          <w:rFonts w:cs="Arial" w:ascii="Arial" w:hAnsi="Arial"/>
          <w:w w:val="95"/>
        </w:rPr>
        <w:t>of</w:t>
      </w:r>
      <w:r>
        <w:rPr>
          <w:rFonts w:cs="Arial" w:ascii="Arial" w:hAnsi="Arial"/>
        </w:rPr>
        <w:t xml:space="preserve"> </w:t>
      </w:r>
      <w:r>
        <w:rPr>
          <w:rFonts w:cs="Arial" w:ascii="Arial" w:hAnsi="Arial"/>
          <w:w w:val="95"/>
        </w:rPr>
        <w:t>plant</w:t>
      </w:r>
      <w:r>
        <w:rPr>
          <w:rFonts w:cs="Arial" w:ascii="Arial" w:hAnsi="Arial"/>
        </w:rPr>
        <w:t xml:space="preserve"> </w:t>
      </w:r>
      <w:r>
        <w:rPr>
          <w:rFonts w:cs="Arial" w:ascii="Arial" w:hAnsi="Arial"/>
          <w:w w:val="95"/>
        </w:rPr>
        <w:t>reproduction:</w:t>
      </w:r>
      <w:r>
        <w:rPr>
          <w:rFonts w:cs="Arial" w:ascii="Arial" w:hAnsi="Arial"/>
          <w:spacing w:val="40"/>
        </w:rPr>
        <w:t xml:space="preserve"> </w:t>
      </w:r>
      <w:r>
        <w:rPr>
          <w:rFonts w:cs="Arial" w:ascii="Arial" w:hAnsi="Arial"/>
          <w:w w:val="95"/>
        </w:rPr>
        <w:t>ecological</w:t>
      </w:r>
      <w:r>
        <w:rPr>
          <w:rFonts w:cs="Arial" w:ascii="Arial" w:hAnsi="Arial"/>
        </w:rPr>
        <w:t xml:space="preserve"> </w:t>
      </w:r>
      <w:r>
        <w:rPr>
          <w:rFonts w:cs="Arial" w:ascii="Arial" w:hAnsi="Arial"/>
          <w:w w:val="95"/>
        </w:rPr>
        <w:t>and</w:t>
      </w:r>
      <w:r>
        <w:rPr>
          <w:rFonts w:cs="Arial" w:ascii="Arial" w:hAnsi="Arial"/>
        </w:rPr>
        <w:t xml:space="preserve"> </w:t>
      </w:r>
      <w:r>
        <w:rPr>
          <w:rFonts w:cs="Arial" w:ascii="Arial" w:hAnsi="Arial"/>
          <w:w w:val="95"/>
        </w:rPr>
        <w:t>evolutionary</w:t>
      </w:r>
      <w:r>
        <w:rPr>
          <w:rFonts w:cs="Arial" w:ascii="Arial" w:hAnsi="Arial"/>
        </w:rPr>
        <w:t xml:space="preserve"> </w:t>
      </w:r>
      <w:r>
        <w:rPr>
          <w:rFonts w:cs="Arial" w:ascii="Arial" w:hAnsi="Arial"/>
          <w:w w:val="95"/>
        </w:rPr>
        <w:t>causes</w:t>
      </w:r>
      <w:r>
        <w:rPr>
          <w:rFonts w:cs="Arial" w:ascii="Arial" w:hAnsi="Arial"/>
          <w:spacing w:val="40"/>
        </w:rPr>
        <w:t xml:space="preserve"> </w:t>
      </w:r>
      <w:r>
        <w:rPr>
          <w:rFonts w:cs="Arial" w:ascii="Arial" w:hAnsi="Arial"/>
          <w:w w:val="95"/>
        </w:rPr>
        <w:t>and consequences.</w:t>
      </w:r>
      <w:r>
        <w:rPr>
          <w:rFonts w:cs="Arial" w:ascii="Arial" w:hAnsi="Arial"/>
          <w:spacing w:val="40"/>
        </w:rPr>
        <w:t xml:space="preserve"> </w:t>
      </w:r>
      <w:r>
        <w:rPr>
          <w:rFonts w:cs="Arial" w:ascii="Arial" w:hAnsi="Arial"/>
          <w:i/>
          <w:w w:val="95"/>
        </w:rPr>
        <w:t>Ecology</w:t>
      </w:r>
      <w:r>
        <w:rPr>
          <w:rFonts w:cs="Arial" w:ascii="Arial" w:hAnsi="Arial"/>
          <w:w w:val="95"/>
        </w:rPr>
        <w:t>, 85(9):2408–2421.</w:t>
      </w:r>
    </w:p>
    <w:p>
      <w:pPr>
        <w:pStyle w:val="TextBody"/>
        <w:spacing w:lineRule="auto" w:line="228" w:before="211" w:after="0"/>
        <w:ind w:left="354" w:right="1054" w:hanging="235"/>
        <w:jc w:val="both"/>
        <w:rPr>
          <w:rFonts w:ascii="Arial" w:hAnsi="Arial" w:cs="Arial"/>
        </w:rPr>
      </w:pPr>
      <w:bookmarkStart w:id="16" w:name="_bookmark11"/>
      <w:bookmarkEnd w:id="16"/>
      <w:r>
        <w:rPr>
          <w:rFonts w:cs="Arial" w:ascii="Arial" w:hAnsi="Arial"/>
        </w:rPr>
        <w:t>Bartomeus, I., Gagic, V., and Bommarco, R. 2015.</w:t>
      </w:r>
      <w:r>
        <w:rPr>
          <w:rFonts w:cs="Arial" w:ascii="Arial" w:hAnsi="Arial"/>
          <w:spacing w:val="40"/>
        </w:rPr>
        <w:t xml:space="preserve"> </w:t>
      </w:r>
      <w:r>
        <w:rPr>
          <w:rFonts w:cs="Arial" w:ascii="Arial" w:hAnsi="Arial"/>
        </w:rPr>
        <w:t>Pollinators, pests and soil properties interactively shape oilseed rape yield.</w:t>
      </w:r>
      <w:r>
        <w:rPr>
          <w:rFonts w:cs="Arial" w:ascii="Arial" w:hAnsi="Arial"/>
          <w:spacing w:val="26"/>
        </w:rPr>
        <w:t xml:space="preserve"> </w:t>
      </w:r>
      <w:r>
        <w:rPr>
          <w:rFonts w:cs="Arial" w:ascii="Arial" w:hAnsi="Arial"/>
          <w:i/>
        </w:rPr>
        <w:t>Basic and Applied Ecology</w:t>
      </w:r>
      <w:r>
        <w:rPr>
          <w:rFonts w:cs="Arial" w:ascii="Arial" w:hAnsi="Arial"/>
        </w:rPr>
        <w:t>, 16(8):737–745.</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7" w:hanging="235"/>
        <w:jc w:val="both"/>
        <w:rPr>
          <w:rFonts w:ascii="Arial" w:hAnsi="Arial" w:cs="Arial"/>
        </w:rPr>
      </w:pPr>
      <w:bookmarkStart w:id="17" w:name="_bookmark12"/>
      <w:bookmarkEnd w:id="17"/>
      <w:r>
        <w:rPr>
          <w:rFonts w:cs="Arial" w:ascii="Arial" w:hAnsi="Arial"/>
        </w:rPr>
        <w:t>Batra,</w:t>
      </w:r>
      <w:r>
        <w:rPr>
          <w:rFonts w:cs="Arial" w:ascii="Arial" w:hAnsi="Arial"/>
          <w:spacing w:val="-9"/>
        </w:rPr>
        <w:t xml:space="preserve"> </w:t>
      </w:r>
      <w:r>
        <w:rPr>
          <w:rFonts w:cs="Arial" w:ascii="Arial" w:hAnsi="Arial"/>
        </w:rPr>
        <w:t>S.</w:t>
      </w:r>
      <w:r>
        <w:rPr>
          <w:rFonts w:cs="Arial" w:ascii="Arial" w:hAnsi="Arial"/>
          <w:spacing w:val="-10"/>
        </w:rPr>
        <w:t xml:space="preserve"> </w:t>
      </w:r>
      <w:r>
        <w:rPr>
          <w:rFonts w:cs="Arial" w:ascii="Arial" w:hAnsi="Arial"/>
        </w:rPr>
        <w:t>W.</w:t>
      </w:r>
      <w:r>
        <w:rPr>
          <w:rFonts w:cs="Arial" w:ascii="Arial" w:hAnsi="Arial"/>
          <w:spacing w:val="-10"/>
        </w:rPr>
        <w:t xml:space="preserve"> </w:t>
      </w:r>
      <w:r>
        <w:rPr>
          <w:rFonts w:cs="Arial" w:ascii="Arial" w:hAnsi="Arial"/>
        </w:rPr>
        <w:t>1978.</w:t>
      </w:r>
      <w:r>
        <w:rPr>
          <w:rFonts w:cs="Arial" w:ascii="Arial" w:hAnsi="Arial"/>
          <w:spacing w:val="12"/>
        </w:rPr>
        <w:t xml:space="preserve"> </w:t>
      </w:r>
      <w:r>
        <w:rPr>
          <w:rFonts w:cs="Arial" w:ascii="Arial" w:hAnsi="Arial"/>
        </w:rPr>
        <w:t>Aggression,</w:t>
      </w:r>
      <w:r>
        <w:rPr>
          <w:rFonts w:cs="Arial" w:ascii="Arial" w:hAnsi="Arial"/>
          <w:spacing w:val="-9"/>
        </w:rPr>
        <w:t xml:space="preserve"> </w:t>
      </w:r>
      <w:r>
        <w:rPr>
          <w:rFonts w:cs="Arial" w:ascii="Arial" w:hAnsi="Arial"/>
        </w:rPr>
        <w:t>territoriality,</w:t>
      </w:r>
      <w:r>
        <w:rPr>
          <w:rFonts w:cs="Arial" w:ascii="Arial" w:hAnsi="Arial"/>
          <w:spacing w:val="-9"/>
        </w:rPr>
        <w:t xml:space="preserve"> </w:t>
      </w:r>
      <w:r>
        <w:rPr>
          <w:rFonts w:cs="Arial" w:ascii="Arial" w:hAnsi="Arial"/>
        </w:rPr>
        <w:t>mating</w:t>
      </w:r>
      <w:r>
        <w:rPr>
          <w:rFonts w:cs="Arial" w:ascii="Arial" w:hAnsi="Arial"/>
          <w:spacing w:val="-10"/>
        </w:rPr>
        <w:t xml:space="preserve"> </w:t>
      </w:r>
      <w:r>
        <w:rPr>
          <w:rFonts w:cs="Arial" w:ascii="Arial" w:hAnsi="Arial"/>
        </w:rPr>
        <w:t>and</w:t>
      </w:r>
      <w:r>
        <w:rPr>
          <w:rFonts w:cs="Arial" w:ascii="Arial" w:hAnsi="Arial"/>
          <w:spacing w:val="-10"/>
        </w:rPr>
        <w:t xml:space="preserve"> </w:t>
      </w:r>
      <w:r>
        <w:rPr>
          <w:rFonts w:cs="Arial" w:ascii="Arial" w:hAnsi="Arial"/>
        </w:rPr>
        <w:t>nest</w:t>
      </w:r>
      <w:r>
        <w:rPr>
          <w:rFonts w:cs="Arial" w:ascii="Arial" w:hAnsi="Arial"/>
          <w:spacing w:val="-10"/>
        </w:rPr>
        <w:t xml:space="preserve"> </w:t>
      </w:r>
      <w:r>
        <w:rPr>
          <w:rFonts w:cs="Arial" w:ascii="Arial" w:hAnsi="Arial"/>
        </w:rPr>
        <w:t>aggregation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some</w:t>
      </w:r>
      <w:r>
        <w:rPr>
          <w:rFonts w:cs="Arial" w:ascii="Arial" w:hAnsi="Arial"/>
          <w:spacing w:val="-10"/>
        </w:rPr>
        <w:t xml:space="preserve"> </w:t>
      </w:r>
      <w:r>
        <w:rPr>
          <w:rFonts w:cs="Arial" w:ascii="Arial" w:hAnsi="Arial"/>
        </w:rPr>
        <w:t xml:space="preserve">solitary </w:t>
      </w:r>
      <w:r>
        <w:rPr>
          <w:rFonts w:cs="Arial" w:ascii="Arial" w:hAnsi="Arial"/>
          <w:w w:val="95"/>
        </w:rPr>
        <w:t>bees (Hymenoptera:</w:t>
      </w:r>
      <w:r>
        <w:rPr>
          <w:rFonts w:cs="Arial" w:ascii="Arial" w:hAnsi="Arial"/>
        </w:rPr>
        <w:t xml:space="preserve"> </w:t>
      </w:r>
      <w:r>
        <w:rPr>
          <w:rFonts w:cs="Arial" w:ascii="Arial" w:hAnsi="Arial"/>
          <w:w w:val="95"/>
        </w:rPr>
        <w:t xml:space="preserve">Halictidae, Megachilidae, Colletidae, Anthophoridae). </w:t>
      </w:r>
      <w:r>
        <w:rPr>
          <w:rFonts w:cs="Arial" w:ascii="Arial" w:hAnsi="Arial"/>
          <w:i/>
          <w:w w:val="95"/>
        </w:rPr>
        <w:t xml:space="preserve">Journal of the </w:t>
      </w:r>
      <w:r>
        <w:rPr>
          <w:rFonts w:cs="Arial" w:ascii="Arial" w:hAnsi="Arial"/>
          <w:i/>
        </w:rPr>
        <w:t>Kansas Entomological Society</w:t>
      </w:r>
      <w:r>
        <w:rPr>
          <w:rFonts w:cs="Arial" w:ascii="Arial" w:hAnsi="Arial"/>
        </w:rPr>
        <w:t>, 51(4):547–559.</w:t>
      </w:r>
    </w:p>
    <w:p>
      <w:pPr>
        <w:pStyle w:val="Normal"/>
        <w:spacing w:lineRule="auto" w:line="235" w:before="172" w:after="0"/>
        <w:ind w:left="354" w:right="1058" w:hanging="235"/>
        <w:jc w:val="both"/>
        <w:rPr>
          <w:rFonts w:ascii="Arial" w:hAnsi="Arial" w:cs="Arial"/>
          <w:sz w:val="24"/>
        </w:rPr>
      </w:pPr>
      <w:bookmarkStart w:id="18" w:name="_bookmark13"/>
      <w:bookmarkEnd w:id="18"/>
      <w:r>
        <w:rPr>
          <w:rFonts w:cs="Arial" w:ascii="Arial" w:hAnsi="Arial"/>
          <w:sz w:val="24"/>
        </w:rPr>
        <w:t>Beattie,</w:t>
      </w:r>
      <w:r>
        <w:rPr>
          <w:rFonts w:cs="Arial" w:ascii="Arial" w:hAnsi="Arial"/>
          <w:spacing w:val="-10"/>
          <w:sz w:val="24"/>
        </w:rPr>
        <w:t xml:space="preserve"> </w:t>
      </w:r>
      <w:r>
        <w:rPr>
          <w:rFonts w:cs="Arial" w:ascii="Arial" w:hAnsi="Arial"/>
          <w:sz w:val="24"/>
        </w:rPr>
        <w:t>A.</w:t>
      </w:r>
      <w:r>
        <w:rPr>
          <w:rFonts w:cs="Arial" w:ascii="Arial" w:hAnsi="Arial"/>
          <w:spacing w:val="-12"/>
          <w:sz w:val="24"/>
        </w:rPr>
        <w:t xml:space="preserve"> </w:t>
      </w:r>
      <w:r>
        <w:rPr>
          <w:rFonts w:cs="Arial" w:ascii="Arial" w:hAnsi="Arial"/>
          <w:sz w:val="24"/>
        </w:rPr>
        <w:t>1971.</w:t>
      </w:r>
      <w:r>
        <w:rPr>
          <w:rFonts w:cs="Arial" w:ascii="Arial" w:hAnsi="Arial"/>
          <w:spacing w:val="-1"/>
          <w:sz w:val="24"/>
        </w:rPr>
        <w:t xml:space="preserve"> </w:t>
      </w:r>
      <w:r>
        <w:rPr>
          <w:rFonts w:cs="Arial" w:ascii="Arial" w:hAnsi="Arial"/>
          <w:sz w:val="24"/>
        </w:rPr>
        <w:t>A</w:t>
      </w:r>
      <w:r>
        <w:rPr>
          <w:rFonts w:cs="Arial" w:ascii="Arial" w:hAnsi="Arial"/>
          <w:spacing w:val="-12"/>
          <w:sz w:val="24"/>
        </w:rPr>
        <w:t xml:space="preserve"> </w:t>
      </w:r>
      <w:r>
        <w:rPr>
          <w:rFonts w:cs="Arial" w:ascii="Arial" w:hAnsi="Arial"/>
          <w:sz w:val="24"/>
        </w:rPr>
        <w:t>technique</w:t>
      </w:r>
      <w:r>
        <w:rPr>
          <w:rFonts w:cs="Arial" w:ascii="Arial" w:hAnsi="Arial"/>
          <w:spacing w:val="-12"/>
          <w:sz w:val="24"/>
        </w:rPr>
        <w:t xml:space="preserve"> </w:t>
      </w:r>
      <w:r>
        <w:rPr>
          <w:rFonts w:cs="Arial" w:ascii="Arial" w:hAnsi="Arial"/>
          <w:sz w:val="24"/>
        </w:rPr>
        <w:t>for</w:t>
      </w:r>
      <w:r>
        <w:rPr>
          <w:rFonts w:cs="Arial" w:ascii="Arial" w:hAnsi="Arial"/>
          <w:spacing w:val="-12"/>
          <w:sz w:val="24"/>
        </w:rPr>
        <w:t xml:space="preserve"> </w:t>
      </w:r>
      <w:r>
        <w:rPr>
          <w:rFonts w:cs="Arial" w:ascii="Arial" w:hAnsi="Arial"/>
          <w:sz w:val="24"/>
        </w:rPr>
        <w:t>the</w:t>
      </w:r>
      <w:r>
        <w:rPr>
          <w:rFonts w:cs="Arial" w:ascii="Arial" w:hAnsi="Arial"/>
          <w:spacing w:val="-12"/>
          <w:sz w:val="24"/>
        </w:rPr>
        <w:t xml:space="preserve"> </w:t>
      </w:r>
      <w:r>
        <w:rPr>
          <w:rFonts w:cs="Arial" w:ascii="Arial" w:hAnsi="Arial"/>
          <w:sz w:val="24"/>
        </w:rPr>
        <w:t>study</w:t>
      </w:r>
      <w:r>
        <w:rPr>
          <w:rFonts w:cs="Arial" w:ascii="Arial" w:hAnsi="Arial"/>
          <w:spacing w:val="-12"/>
          <w:sz w:val="24"/>
        </w:rPr>
        <w:t xml:space="preserve"> </w:t>
      </w:r>
      <w:r>
        <w:rPr>
          <w:rFonts w:cs="Arial" w:ascii="Arial" w:hAnsi="Arial"/>
          <w:sz w:val="24"/>
        </w:rPr>
        <w:t>of</w:t>
      </w:r>
      <w:r>
        <w:rPr>
          <w:rFonts w:cs="Arial" w:ascii="Arial" w:hAnsi="Arial"/>
          <w:spacing w:val="-12"/>
          <w:sz w:val="24"/>
        </w:rPr>
        <w:t xml:space="preserve"> </w:t>
      </w:r>
      <w:r>
        <w:rPr>
          <w:rFonts w:cs="Arial" w:ascii="Arial" w:hAnsi="Arial"/>
          <w:sz w:val="24"/>
        </w:rPr>
        <w:t>insect-borne</w:t>
      </w:r>
      <w:r>
        <w:rPr>
          <w:rFonts w:cs="Arial" w:ascii="Arial" w:hAnsi="Arial"/>
          <w:spacing w:val="-12"/>
          <w:sz w:val="24"/>
        </w:rPr>
        <w:t xml:space="preserve"> </w:t>
      </w:r>
      <w:r>
        <w:rPr>
          <w:rFonts w:cs="Arial" w:ascii="Arial" w:hAnsi="Arial"/>
          <w:sz w:val="24"/>
        </w:rPr>
        <w:t>pollen.</w:t>
      </w:r>
      <w:r>
        <w:rPr>
          <w:rFonts w:cs="Arial" w:ascii="Arial" w:hAnsi="Arial"/>
          <w:spacing w:val="-1"/>
          <w:sz w:val="24"/>
        </w:rPr>
        <w:t xml:space="preserve"> </w:t>
      </w:r>
      <w:r>
        <w:rPr>
          <w:rFonts w:cs="Arial" w:ascii="Arial" w:hAnsi="Arial"/>
          <w:i/>
          <w:sz w:val="24"/>
        </w:rPr>
        <w:t>Pan-Pacific</w:t>
      </w:r>
      <w:r>
        <w:rPr>
          <w:rFonts w:cs="Arial" w:ascii="Arial" w:hAnsi="Arial"/>
          <w:i/>
          <w:spacing w:val="-9"/>
          <w:sz w:val="24"/>
        </w:rPr>
        <w:t xml:space="preserve"> </w:t>
      </w:r>
      <w:r>
        <w:rPr>
          <w:rFonts w:cs="Arial" w:ascii="Arial" w:hAnsi="Arial"/>
          <w:i/>
          <w:sz w:val="24"/>
        </w:rPr>
        <w:t>Entomologist</w:t>
      </w:r>
      <w:r>
        <w:rPr>
          <w:rFonts w:cs="Arial" w:ascii="Arial" w:hAnsi="Arial"/>
          <w:sz w:val="24"/>
        </w:rPr>
        <w:t xml:space="preserve">, </w:t>
      </w:r>
      <w:r>
        <w:rPr>
          <w:rFonts w:cs="Arial" w:ascii="Arial" w:hAnsi="Arial"/>
          <w:spacing w:val="-2"/>
          <w:sz w:val="24"/>
        </w:rPr>
        <w:t>47:82.</w:t>
      </w:r>
    </w:p>
    <w:p>
      <w:pPr>
        <w:pStyle w:val="TextBody"/>
        <w:rPr>
          <w:rFonts w:ascii="Arial" w:hAnsi="Arial" w:cs="Arial"/>
          <w:sz w:val="20"/>
        </w:rPr>
      </w:pPr>
      <w:r>
        <w:rPr>
          <w:rFonts w:cs="Arial" w:ascii="Arial" w:hAnsi="Arial"/>
          <w:sz w:val="20"/>
        </w:rPr>
      </w:r>
    </w:p>
    <w:p>
      <w:pPr>
        <w:pStyle w:val="Normal"/>
        <w:spacing w:lineRule="auto" w:line="228"/>
        <w:ind w:left="354" w:right="1055" w:hanging="235"/>
        <w:jc w:val="both"/>
        <w:rPr>
          <w:rFonts w:ascii="Arial" w:hAnsi="Arial" w:cs="Arial"/>
          <w:sz w:val="24"/>
        </w:rPr>
      </w:pPr>
      <w:bookmarkStart w:id="19" w:name="_bookmark14"/>
      <w:bookmarkEnd w:id="19"/>
      <w:r>
        <w:rPr>
          <w:rFonts w:cs="Arial" w:ascii="Arial" w:hAnsi="Arial"/>
          <w:w w:val="95"/>
          <w:sz w:val="24"/>
        </w:rPr>
        <w:t xml:space="preserve">Becker, H. C., Damgaard, C., and Karlsson, B. 1992. Environmental variation for outcrossing </w:t>
      </w:r>
      <w:r>
        <w:rPr>
          <w:rFonts w:cs="Arial" w:ascii="Arial" w:hAnsi="Arial"/>
          <w:sz w:val="24"/>
        </w:rPr>
        <w:t>rate in rapeseed (</w:t>
      </w:r>
      <w:r>
        <w:rPr>
          <w:rFonts w:cs="Arial" w:ascii="Arial" w:hAnsi="Arial"/>
          <w:i/>
          <w:sz w:val="24"/>
        </w:rPr>
        <w:t>Brassica napus</w:t>
      </w:r>
      <w:r>
        <w:rPr>
          <w:rFonts w:cs="Arial" w:ascii="Arial" w:hAnsi="Arial"/>
          <w:sz w:val="24"/>
        </w:rPr>
        <w:t>).</w:t>
      </w:r>
      <w:r>
        <w:rPr>
          <w:rFonts w:cs="Arial" w:ascii="Arial" w:hAnsi="Arial"/>
          <w:spacing w:val="40"/>
          <w:sz w:val="24"/>
        </w:rPr>
        <w:t xml:space="preserve"> </w:t>
      </w:r>
      <w:r>
        <w:rPr>
          <w:rFonts w:cs="Arial" w:ascii="Arial" w:hAnsi="Arial"/>
          <w:i/>
          <w:sz w:val="24"/>
        </w:rPr>
        <w:t>Theoretical and Applied Genetics</w:t>
      </w:r>
      <w:r>
        <w:rPr>
          <w:rFonts w:cs="Arial" w:ascii="Arial" w:hAnsi="Arial"/>
          <w:sz w:val="24"/>
        </w:rPr>
        <w:t>, 84(3):303–306.</w:t>
      </w:r>
    </w:p>
    <w:p>
      <w:pPr>
        <w:pStyle w:val="TextBody"/>
        <w:spacing w:lineRule="auto" w:line="228" w:before="211" w:after="0"/>
        <w:ind w:left="354" w:right="1055" w:hanging="235"/>
        <w:jc w:val="both"/>
        <w:rPr>
          <w:rFonts w:ascii="Arial" w:hAnsi="Arial" w:cs="Arial"/>
        </w:rPr>
      </w:pPr>
      <w:bookmarkStart w:id="20" w:name="_bookmark15"/>
      <w:bookmarkEnd w:id="20"/>
      <w:r>
        <w:rPr>
          <w:rFonts w:cs="Arial" w:ascii="Arial" w:hAnsi="Arial"/>
          <w:w w:val="95"/>
        </w:rPr>
        <w:t xml:space="preserve">Bommarco, R., Marini, L., and </w:t>
      </w:r>
      <w:r>
        <w:rPr>
          <w:rFonts w:cs="Arial" w:ascii="Arial" w:hAnsi="Arial"/>
          <w:spacing w:val="-8"/>
          <w:w w:val="110"/>
        </w:rPr>
        <w:t>V</w:t>
      </w:r>
      <w:r>
        <w:rPr>
          <w:rFonts w:cs="Arial" w:ascii="Arial" w:hAnsi="Arial"/>
          <w:spacing w:val="12"/>
          <w:w w:val="92"/>
        </w:rPr>
        <w:t>aiss</w:t>
      </w:r>
      <w:r>
        <w:rPr>
          <w:rFonts w:cs="Arial" w:ascii="Arial" w:hAnsi="Arial"/>
          <w:spacing w:val="5"/>
          <w:w w:val="92"/>
        </w:rPr>
        <w:t>i</w:t>
      </w:r>
      <w:r>
        <w:rPr>
          <w:rFonts w:cs="Arial" w:ascii="Arial" w:hAnsi="Arial"/>
          <w:spacing w:val="-99"/>
          <w:w w:val="98"/>
        </w:rPr>
        <w:t>`</w:t>
      </w:r>
      <w:r>
        <w:rPr>
          <w:rFonts w:cs="Arial" w:ascii="Arial" w:hAnsi="Arial"/>
          <w:spacing w:val="12"/>
          <w:w w:val="91"/>
        </w:rPr>
        <w:t>er</w:t>
      </w:r>
      <w:r>
        <w:rPr>
          <w:rFonts w:cs="Arial" w:ascii="Arial" w:hAnsi="Arial"/>
          <w:spacing w:val="11"/>
          <w:w w:val="91"/>
        </w:rPr>
        <w:t>e</w:t>
      </w:r>
      <w:r>
        <w:rPr>
          <w:rFonts w:cs="Arial" w:ascii="Arial" w:hAnsi="Arial"/>
          <w:spacing w:val="12"/>
          <w:w w:val="101"/>
        </w:rPr>
        <w:t>,</w:t>
      </w:r>
      <w:r>
        <w:rPr>
          <w:rFonts w:cs="Arial" w:ascii="Arial" w:hAnsi="Arial"/>
          <w:spacing w:val="-1"/>
          <w:w w:val="94"/>
        </w:rPr>
        <w:t xml:space="preserve"> </w:t>
      </w:r>
      <w:r>
        <w:rPr>
          <w:rFonts w:cs="Arial" w:ascii="Arial" w:hAnsi="Arial"/>
          <w:w w:val="95"/>
        </w:rPr>
        <w:t xml:space="preserve">B. E. 2012. Insect pollination enhances seed yield, </w:t>
      </w:r>
      <w:r>
        <w:rPr>
          <w:rFonts w:cs="Arial" w:ascii="Arial" w:hAnsi="Arial"/>
          <w:spacing w:val="-2"/>
        </w:rPr>
        <w:t>quality, and market value in oilseed rape.</w:t>
      </w:r>
      <w:r>
        <w:rPr>
          <w:rFonts w:cs="Arial" w:ascii="Arial" w:hAnsi="Arial"/>
          <w:spacing w:val="20"/>
        </w:rPr>
        <w:t xml:space="preserve"> </w:t>
      </w:r>
      <w:r>
        <w:rPr>
          <w:rFonts w:cs="Arial" w:ascii="Arial" w:hAnsi="Arial"/>
          <w:i/>
          <w:spacing w:val="-2"/>
        </w:rPr>
        <w:t>Oecologia</w:t>
      </w:r>
      <w:r>
        <w:rPr>
          <w:rFonts w:cs="Arial" w:ascii="Arial" w:hAnsi="Arial"/>
          <w:spacing w:val="-2"/>
        </w:rPr>
        <w:t>, 169(4):1025–1032.</w:t>
      </w:r>
    </w:p>
    <w:p>
      <w:pPr>
        <w:pStyle w:val="TextBody"/>
        <w:spacing w:before="199" w:after="0"/>
        <w:ind w:left="354" w:right="1054" w:hanging="235"/>
        <w:jc w:val="both"/>
        <w:rPr>
          <w:rFonts w:ascii="Arial" w:hAnsi="Arial" w:cs="Arial"/>
        </w:rPr>
      </w:pPr>
      <w:bookmarkStart w:id="21" w:name="_bookmark16"/>
      <w:bookmarkEnd w:id="21"/>
      <w:r>
        <w:rPr>
          <w:rFonts w:cs="Arial" w:ascii="Arial" w:hAnsi="Arial"/>
          <w:spacing w:val="-2"/>
        </w:rPr>
        <w:t>Bos,</w:t>
      </w:r>
      <w:r>
        <w:rPr>
          <w:rFonts w:cs="Arial" w:ascii="Arial" w:hAnsi="Arial"/>
          <w:spacing w:val="-7"/>
        </w:rPr>
        <w:t xml:space="preserve"> </w:t>
      </w:r>
      <w:r>
        <w:rPr>
          <w:rFonts w:cs="Arial" w:ascii="Arial" w:hAnsi="Arial"/>
          <w:spacing w:val="-2"/>
        </w:rPr>
        <w:t>M.</w:t>
      </w:r>
      <w:r>
        <w:rPr>
          <w:rFonts w:cs="Arial" w:ascii="Arial" w:hAnsi="Arial"/>
          <w:spacing w:val="-10"/>
        </w:rPr>
        <w:t xml:space="preserve"> </w:t>
      </w:r>
      <w:r>
        <w:rPr>
          <w:rFonts w:cs="Arial" w:ascii="Arial" w:hAnsi="Arial"/>
          <w:spacing w:val="-2"/>
        </w:rPr>
        <w:t>M.,</w:t>
      </w:r>
      <w:r>
        <w:rPr>
          <w:rFonts w:cs="Arial" w:ascii="Arial" w:hAnsi="Arial"/>
          <w:spacing w:val="-7"/>
        </w:rPr>
        <w:t xml:space="preserve"> </w:t>
      </w:r>
      <w:r>
        <w:rPr>
          <w:rFonts w:cs="Arial" w:ascii="Arial" w:hAnsi="Arial"/>
          <w:spacing w:val="-2"/>
        </w:rPr>
        <w:t>Veddeler,</w:t>
      </w:r>
      <w:r>
        <w:rPr>
          <w:rFonts w:cs="Arial" w:ascii="Arial" w:hAnsi="Arial"/>
          <w:spacing w:val="-7"/>
        </w:rPr>
        <w:t xml:space="preserve"> </w:t>
      </w:r>
      <w:r>
        <w:rPr>
          <w:rFonts w:cs="Arial" w:ascii="Arial" w:hAnsi="Arial"/>
          <w:spacing w:val="-2"/>
        </w:rPr>
        <w:t>D.,</w:t>
      </w:r>
      <w:r>
        <w:rPr>
          <w:rFonts w:cs="Arial" w:ascii="Arial" w:hAnsi="Arial"/>
          <w:spacing w:val="-7"/>
        </w:rPr>
        <w:t xml:space="preserve"> </w:t>
      </w:r>
      <w:r>
        <w:rPr>
          <w:rFonts w:cs="Arial" w:ascii="Arial" w:hAnsi="Arial"/>
          <w:spacing w:val="-2"/>
        </w:rPr>
        <w:t>Bogdanski,</w:t>
      </w:r>
      <w:r>
        <w:rPr>
          <w:rFonts w:cs="Arial" w:ascii="Arial" w:hAnsi="Arial"/>
          <w:spacing w:val="-7"/>
        </w:rPr>
        <w:t xml:space="preserve"> </w:t>
      </w:r>
      <w:r>
        <w:rPr>
          <w:rFonts w:cs="Arial" w:ascii="Arial" w:hAnsi="Arial"/>
          <w:spacing w:val="-2"/>
        </w:rPr>
        <w:t>A.</w:t>
      </w:r>
      <w:r>
        <w:rPr>
          <w:rFonts w:cs="Arial" w:ascii="Arial" w:hAnsi="Arial"/>
          <w:spacing w:val="-10"/>
        </w:rPr>
        <w:t xml:space="preserve"> </w:t>
      </w:r>
      <w:r>
        <w:rPr>
          <w:rFonts w:cs="Arial" w:ascii="Arial" w:hAnsi="Arial"/>
          <w:spacing w:val="-2"/>
        </w:rPr>
        <w:t>K.,</w:t>
      </w:r>
      <w:r>
        <w:rPr>
          <w:rFonts w:cs="Arial" w:ascii="Arial" w:hAnsi="Arial"/>
          <w:spacing w:val="-7"/>
        </w:rPr>
        <w:t xml:space="preserve"> </w:t>
      </w:r>
      <w:r>
        <w:rPr>
          <w:rFonts w:cs="Arial" w:ascii="Arial" w:hAnsi="Arial"/>
          <w:spacing w:val="-2"/>
        </w:rPr>
        <w:t>Klein,</w:t>
      </w:r>
      <w:r>
        <w:rPr>
          <w:rFonts w:cs="Arial" w:ascii="Arial" w:hAnsi="Arial"/>
          <w:spacing w:val="-7"/>
        </w:rPr>
        <w:t xml:space="preserve"> </w:t>
      </w:r>
      <w:r>
        <w:rPr>
          <w:rFonts w:cs="Arial" w:ascii="Arial" w:hAnsi="Arial"/>
          <w:spacing w:val="-2"/>
        </w:rPr>
        <w:t>A.-M.,</w:t>
      </w:r>
      <w:r>
        <w:rPr>
          <w:rFonts w:cs="Arial" w:ascii="Arial" w:hAnsi="Arial"/>
          <w:spacing w:val="-7"/>
        </w:rPr>
        <w:t xml:space="preserve"> </w:t>
      </w:r>
      <w:r>
        <w:rPr>
          <w:rFonts w:cs="Arial" w:ascii="Arial" w:hAnsi="Arial"/>
          <w:spacing w:val="-2"/>
        </w:rPr>
        <w:t>Tscharntke,</w:t>
      </w:r>
      <w:r>
        <w:rPr>
          <w:rFonts w:cs="Arial" w:ascii="Arial" w:hAnsi="Arial"/>
          <w:spacing w:val="-7"/>
        </w:rPr>
        <w:t xml:space="preserve"> </w:t>
      </w:r>
      <w:r>
        <w:rPr>
          <w:rFonts w:cs="Arial" w:ascii="Arial" w:hAnsi="Arial"/>
          <w:spacing w:val="-2"/>
        </w:rPr>
        <w:t>T.,</w:t>
      </w:r>
      <w:r>
        <w:rPr>
          <w:rFonts w:cs="Arial" w:ascii="Arial" w:hAnsi="Arial"/>
          <w:spacing w:val="-7"/>
        </w:rPr>
        <w:t xml:space="preserve"> </w:t>
      </w:r>
      <w:r>
        <w:rPr>
          <w:rFonts w:cs="Arial" w:ascii="Arial" w:hAnsi="Arial"/>
          <w:spacing w:val="-2"/>
        </w:rPr>
        <w:t xml:space="preserve">Steffan-Dewenter, </w:t>
      </w:r>
      <w:r>
        <w:rPr>
          <w:rFonts w:cs="Arial" w:ascii="Arial" w:hAnsi="Arial"/>
        </w:rPr>
        <w:t>I.,</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Tylianakis,</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rPr>
        <w:t>M.</w:t>
      </w:r>
      <w:r>
        <w:rPr>
          <w:rFonts w:cs="Arial" w:ascii="Arial" w:hAnsi="Arial"/>
          <w:spacing w:val="-15"/>
        </w:rPr>
        <w:t xml:space="preserve"> </w:t>
      </w:r>
      <w:r>
        <w:rPr>
          <w:rFonts w:cs="Arial" w:ascii="Arial" w:hAnsi="Arial"/>
        </w:rPr>
        <w:t>2007.</w:t>
      </w:r>
      <w:r>
        <w:rPr>
          <w:rFonts w:cs="Arial" w:ascii="Arial" w:hAnsi="Arial"/>
          <w:spacing w:val="-14"/>
        </w:rPr>
        <w:t xml:space="preserve"> </w:t>
      </w:r>
      <w:r>
        <w:rPr>
          <w:rFonts w:cs="Arial" w:ascii="Arial" w:hAnsi="Arial"/>
        </w:rPr>
        <w:t>Caveats</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quantifying</w:t>
      </w:r>
      <w:r>
        <w:rPr>
          <w:rFonts w:cs="Arial" w:ascii="Arial" w:hAnsi="Arial"/>
          <w:spacing w:val="-15"/>
        </w:rPr>
        <w:t xml:space="preserve"> </w:t>
      </w:r>
      <w:r>
        <w:rPr>
          <w:rFonts w:cs="Arial" w:ascii="Arial" w:hAnsi="Arial"/>
        </w:rPr>
        <w:t>ecosystem</w:t>
      </w:r>
      <w:r>
        <w:rPr>
          <w:rFonts w:cs="Arial" w:ascii="Arial" w:hAnsi="Arial"/>
          <w:spacing w:val="-14"/>
        </w:rPr>
        <w:t xml:space="preserve"> </w:t>
      </w:r>
      <w:r>
        <w:rPr>
          <w:rFonts w:cs="Arial" w:ascii="Arial" w:hAnsi="Arial"/>
        </w:rPr>
        <w:t>services:</w:t>
      </w:r>
      <w:r>
        <w:rPr>
          <w:rFonts w:cs="Arial" w:ascii="Arial" w:hAnsi="Arial"/>
          <w:spacing w:val="-5"/>
        </w:rPr>
        <w:t xml:space="preserve"> </w:t>
      </w:r>
      <w:r>
        <w:rPr>
          <w:rFonts w:cs="Arial" w:ascii="Arial" w:hAnsi="Arial"/>
        </w:rPr>
        <w:t>Fruit</w:t>
      </w:r>
      <w:r>
        <w:rPr>
          <w:rFonts w:cs="Arial" w:ascii="Arial" w:hAnsi="Arial"/>
          <w:spacing w:val="-14"/>
        </w:rPr>
        <w:t xml:space="preserve"> </w:t>
      </w:r>
      <w:r>
        <w:rPr>
          <w:rFonts w:cs="Arial" w:ascii="Arial" w:hAnsi="Arial"/>
        </w:rPr>
        <w:t>abortion blurs</w:t>
      </w:r>
      <w:r>
        <w:rPr>
          <w:rFonts w:cs="Arial" w:ascii="Arial" w:hAnsi="Arial"/>
          <w:spacing w:val="-2"/>
        </w:rPr>
        <w:t xml:space="preserve"> </w:t>
      </w:r>
      <w:r>
        <w:rPr>
          <w:rFonts w:cs="Arial" w:ascii="Arial" w:hAnsi="Arial"/>
        </w:rPr>
        <w:t>benefits</w:t>
      </w:r>
      <w:r>
        <w:rPr>
          <w:rFonts w:cs="Arial" w:ascii="Arial" w:hAnsi="Arial"/>
          <w:spacing w:val="-2"/>
        </w:rPr>
        <w:t xml:space="preserve"> </w:t>
      </w:r>
      <w:r>
        <w:rPr>
          <w:rFonts w:cs="Arial" w:ascii="Arial" w:hAnsi="Arial"/>
        </w:rPr>
        <w:t>from</w:t>
      </w:r>
      <w:r>
        <w:rPr>
          <w:rFonts w:cs="Arial" w:ascii="Arial" w:hAnsi="Arial"/>
          <w:spacing w:val="-2"/>
        </w:rPr>
        <w:t xml:space="preserve"> </w:t>
      </w:r>
      <w:r>
        <w:rPr>
          <w:rFonts w:cs="Arial" w:ascii="Arial" w:hAnsi="Arial"/>
        </w:rPr>
        <w:t>crop</w:t>
      </w:r>
      <w:r>
        <w:rPr>
          <w:rFonts w:cs="Arial" w:ascii="Arial" w:hAnsi="Arial"/>
          <w:spacing w:val="-2"/>
        </w:rPr>
        <w:t xml:space="preserve"> </w:t>
      </w:r>
      <w:r>
        <w:rPr>
          <w:rFonts w:cs="Arial" w:ascii="Arial" w:hAnsi="Arial"/>
        </w:rPr>
        <w:t>pollination.</w:t>
      </w:r>
      <w:r>
        <w:rPr>
          <w:rFonts w:cs="Arial" w:ascii="Arial" w:hAnsi="Arial"/>
          <w:spacing w:val="17"/>
        </w:rPr>
        <w:t xml:space="preserve"> </w:t>
      </w:r>
      <w:r>
        <w:rPr>
          <w:rFonts w:cs="Arial" w:ascii="Arial" w:hAnsi="Arial"/>
          <w:i/>
        </w:rPr>
        <w:t>Ecological Applications</w:t>
      </w:r>
      <w:r>
        <w:rPr>
          <w:rFonts w:cs="Arial" w:ascii="Arial" w:hAnsi="Arial"/>
        </w:rPr>
        <w:t>,</w:t>
      </w:r>
      <w:r>
        <w:rPr>
          <w:rFonts w:cs="Arial" w:ascii="Arial" w:hAnsi="Arial"/>
          <w:spacing w:val="-2"/>
        </w:rPr>
        <w:t xml:space="preserve"> </w:t>
      </w:r>
      <w:r>
        <w:rPr>
          <w:rFonts w:cs="Arial" w:ascii="Arial" w:hAnsi="Arial"/>
        </w:rPr>
        <w:t>17(6):1841–1849.</w:t>
      </w:r>
    </w:p>
    <w:p>
      <w:pPr>
        <w:pStyle w:val="Normal"/>
        <w:spacing w:lineRule="auto" w:line="228" w:before="203" w:after="0"/>
        <w:ind w:left="354" w:right="1054" w:hanging="235"/>
        <w:jc w:val="both"/>
        <w:rPr>
          <w:rFonts w:ascii="Arial" w:hAnsi="Arial" w:cs="Arial"/>
          <w:sz w:val="24"/>
        </w:rPr>
      </w:pPr>
      <w:bookmarkStart w:id="22" w:name="_bookmark17"/>
      <w:bookmarkEnd w:id="22"/>
      <w:r>
        <w:rPr>
          <w:rFonts w:cs="Arial" w:ascii="Arial" w:hAnsi="Arial"/>
          <w:w w:val="95"/>
          <w:sz w:val="24"/>
        </w:rPr>
        <w:t xml:space="preserve">Bouttier, C. and Morgan, D. G. 1992. Ovule development and determination of seed number </w:t>
      </w:r>
      <w:r>
        <w:rPr>
          <w:rFonts w:cs="Arial" w:ascii="Arial" w:hAnsi="Arial"/>
          <w:sz w:val="24"/>
        </w:rPr>
        <w:t>per pod in oilseed rape (</w:t>
      </w:r>
      <w:r>
        <w:rPr>
          <w:rFonts w:cs="Arial" w:ascii="Arial" w:hAnsi="Arial"/>
          <w:i/>
          <w:sz w:val="24"/>
        </w:rPr>
        <w:t xml:space="preserve">Brassica napus </w:t>
      </w:r>
      <w:r>
        <w:rPr>
          <w:rFonts w:cs="Arial" w:ascii="Arial" w:hAnsi="Arial"/>
          <w:sz w:val="24"/>
        </w:rPr>
        <w:t>l.).</w:t>
      </w:r>
      <w:r>
        <w:rPr>
          <w:rFonts w:cs="Arial" w:ascii="Arial" w:hAnsi="Arial"/>
          <w:spacing w:val="40"/>
          <w:sz w:val="24"/>
        </w:rPr>
        <w:t xml:space="preserve"> </w:t>
      </w:r>
      <w:r>
        <w:rPr>
          <w:rFonts w:cs="Arial" w:ascii="Arial" w:hAnsi="Arial"/>
          <w:i/>
          <w:sz w:val="24"/>
        </w:rPr>
        <w:t>Journal of Experimental Botany</w:t>
      </w:r>
      <w:r>
        <w:rPr>
          <w:rFonts w:cs="Arial" w:ascii="Arial" w:hAnsi="Arial"/>
          <w:sz w:val="24"/>
        </w:rPr>
        <w:t xml:space="preserve">, 43(5):709– </w:t>
      </w:r>
      <w:r>
        <w:rPr>
          <w:rFonts w:cs="Arial" w:ascii="Arial" w:hAnsi="Arial"/>
          <w:spacing w:val="-4"/>
          <w:sz w:val="24"/>
        </w:rPr>
        <w:t>714.</w:t>
      </w:r>
    </w:p>
    <w:p>
      <w:pPr>
        <w:pStyle w:val="TextBody"/>
        <w:rPr>
          <w:rFonts w:ascii="Arial" w:hAnsi="Arial" w:cs="Arial"/>
          <w:sz w:val="20"/>
        </w:rPr>
      </w:pPr>
      <w:r>
        <w:rPr>
          <w:rFonts w:cs="Arial" w:ascii="Arial" w:hAnsi="Arial"/>
          <w:sz w:val="20"/>
        </w:rPr>
      </w:r>
    </w:p>
    <w:p>
      <w:pPr>
        <w:pStyle w:val="TextBody"/>
        <w:spacing w:lineRule="auto" w:line="228"/>
        <w:ind w:left="354" w:right="1057" w:hanging="235"/>
        <w:jc w:val="both"/>
        <w:rPr>
          <w:rFonts w:ascii="Arial" w:hAnsi="Arial" w:cs="Arial"/>
        </w:rPr>
      </w:pPr>
      <w:bookmarkStart w:id="23" w:name="_bookmark18"/>
      <w:bookmarkEnd w:id="23"/>
      <w:r>
        <w:rPr>
          <w:rFonts w:cs="Arial" w:ascii="Arial" w:hAnsi="Arial"/>
        </w:rPr>
        <w:t>Brunet, J., Zhao, Y., and Clayton, M. K. 2019.</w:t>
      </w:r>
      <w:r>
        <w:rPr>
          <w:rFonts w:cs="Arial" w:ascii="Arial" w:hAnsi="Arial"/>
          <w:spacing w:val="25"/>
        </w:rPr>
        <w:t xml:space="preserve"> </w:t>
      </w:r>
      <w:r>
        <w:rPr>
          <w:rFonts w:cs="Arial" w:ascii="Arial" w:hAnsi="Arial"/>
        </w:rPr>
        <w:t>Linking the foraging behavior of three bee species</w:t>
      </w:r>
      <w:r>
        <w:rPr>
          <w:rFonts w:cs="Arial" w:ascii="Arial" w:hAnsi="Arial"/>
          <w:spacing w:val="-4"/>
        </w:rPr>
        <w:t xml:space="preserve"> </w:t>
      </w:r>
      <w:r>
        <w:rPr>
          <w:rFonts w:cs="Arial" w:ascii="Arial" w:hAnsi="Arial"/>
        </w:rPr>
        <w:t>to</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dispersal</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gene</w:t>
      </w:r>
      <w:r>
        <w:rPr>
          <w:rFonts w:cs="Arial" w:ascii="Arial" w:hAnsi="Arial"/>
          <w:spacing w:val="-4"/>
        </w:rPr>
        <w:t xml:space="preserve"> </w:t>
      </w:r>
      <w:r>
        <w:rPr>
          <w:rFonts w:cs="Arial" w:ascii="Arial" w:hAnsi="Arial"/>
        </w:rPr>
        <w:t>flow.</w:t>
      </w:r>
      <w:r>
        <w:rPr>
          <w:rFonts w:cs="Arial" w:ascii="Arial" w:hAnsi="Arial"/>
          <w:spacing w:val="12"/>
        </w:rPr>
        <w:t xml:space="preserve"> </w:t>
      </w:r>
      <w:r>
        <w:rPr>
          <w:rFonts w:cs="Arial" w:ascii="Arial" w:hAnsi="Arial"/>
          <w:i/>
        </w:rPr>
        <w:t>PLOS</w:t>
      </w:r>
      <w:r>
        <w:rPr>
          <w:rFonts w:cs="Arial" w:ascii="Arial" w:hAnsi="Arial"/>
          <w:i/>
          <w:spacing w:val="-3"/>
        </w:rPr>
        <w:t xml:space="preserve"> </w:t>
      </w:r>
      <w:r>
        <w:rPr>
          <w:rFonts w:cs="Arial" w:ascii="Arial" w:hAnsi="Arial"/>
          <w:i/>
        </w:rPr>
        <w:t>ONE</w:t>
      </w:r>
      <w:r>
        <w:rPr>
          <w:rFonts w:cs="Arial" w:ascii="Arial" w:hAnsi="Arial"/>
        </w:rPr>
        <w:t>,</w:t>
      </w:r>
      <w:r>
        <w:rPr>
          <w:rFonts w:cs="Arial" w:ascii="Arial" w:hAnsi="Arial"/>
          <w:spacing w:val="-4"/>
        </w:rPr>
        <w:t xml:space="preserve"> </w:t>
      </w:r>
      <w:r>
        <w:rPr>
          <w:rFonts w:cs="Arial" w:ascii="Arial" w:hAnsi="Arial"/>
        </w:rPr>
        <w:t>14(2):e0212561.</w:t>
      </w:r>
    </w:p>
    <w:p>
      <w:pPr>
        <w:pStyle w:val="TextBody"/>
        <w:spacing w:lineRule="auto" w:line="228" w:before="211" w:after="0"/>
        <w:ind w:left="354" w:right="1058" w:hanging="235"/>
        <w:jc w:val="both"/>
        <w:rPr>
          <w:rFonts w:ascii="Arial" w:hAnsi="Arial" w:cs="Arial"/>
        </w:rPr>
      </w:pPr>
      <w:bookmarkStart w:id="24" w:name="_bookmark19"/>
      <w:bookmarkEnd w:id="24"/>
      <w:r>
        <w:rPr>
          <w:rFonts w:cs="Arial" w:ascii="Arial" w:hAnsi="Arial"/>
          <w:w w:val="95"/>
        </w:rPr>
        <w:t>Burd, M. 1994. Bateman’s principle and plant reproduction:</w:t>
      </w:r>
      <w:r>
        <w:rPr>
          <w:rFonts w:cs="Arial" w:ascii="Arial" w:hAnsi="Arial"/>
        </w:rPr>
        <w:t xml:space="preserve"> </w:t>
      </w:r>
      <w:r>
        <w:rPr>
          <w:rFonts w:cs="Arial" w:ascii="Arial" w:hAnsi="Arial"/>
          <w:w w:val="95"/>
        </w:rPr>
        <w:t xml:space="preserve">the role of pollen limitation in </w:t>
      </w:r>
      <w:r>
        <w:rPr>
          <w:rFonts w:cs="Arial" w:ascii="Arial" w:hAnsi="Arial"/>
        </w:rPr>
        <w:t>fruit and seed set.</w:t>
      </w:r>
      <w:r>
        <w:rPr>
          <w:rFonts w:cs="Arial" w:ascii="Arial" w:hAnsi="Arial"/>
          <w:spacing w:val="36"/>
        </w:rPr>
        <w:t xml:space="preserve"> </w:t>
      </w:r>
      <w:r>
        <w:rPr>
          <w:rFonts w:cs="Arial" w:ascii="Arial" w:hAnsi="Arial"/>
          <w:i/>
        </w:rPr>
        <w:t>Botanical Review</w:t>
      </w:r>
      <w:r>
        <w:rPr>
          <w:rFonts w:cs="Arial" w:ascii="Arial" w:hAnsi="Arial"/>
        </w:rPr>
        <w:t>, 60(1):83–139.</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6" w:hanging="235"/>
        <w:jc w:val="both"/>
        <w:rPr>
          <w:rFonts w:ascii="Arial" w:hAnsi="Arial" w:cs="Arial"/>
        </w:rPr>
      </w:pPr>
      <w:bookmarkStart w:id="25" w:name="_bookmark20"/>
      <w:bookmarkEnd w:id="25"/>
      <w:r>
        <w:rPr>
          <w:rFonts w:cs="Arial" w:ascii="Arial" w:hAnsi="Arial"/>
        </w:rPr>
        <w:t>Cane,</w:t>
      </w:r>
      <w:r>
        <w:rPr>
          <w:rFonts w:cs="Arial" w:ascii="Arial" w:hAnsi="Arial"/>
          <w:spacing w:val="-5"/>
        </w:rPr>
        <w:t xml:space="preserve"> </w:t>
      </w:r>
      <w:r>
        <w:rPr>
          <w:rFonts w:cs="Arial" w:ascii="Arial" w:hAnsi="Arial"/>
        </w:rPr>
        <w:t>J.</w:t>
      </w:r>
      <w:r>
        <w:rPr>
          <w:rFonts w:cs="Arial" w:ascii="Arial" w:hAnsi="Arial"/>
          <w:spacing w:val="-5"/>
        </w:rPr>
        <w:t xml:space="preserve"> </w:t>
      </w:r>
      <w:r>
        <w:rPr>
          <w:rFonts w:cs="Arial" w:ascii="Arial" w:hAnsi="Arial"/>
        </w:rPr>
        <w:t>H.,</w:t>
      </w:r>
      <w:r>
        <w:rPr>
          <w:rFonts w:cs="Arial" w:ascii="Arial" w:hAnsi="Arial"/>
          <w:spacing w:val="-5"/>
        </w:rPr>
        <w:t xml:space="preserve"> </w:t>
      </w:r>
      <w:r>
        <w:rPr>
          <w:rFonts w:cs="Arial" w:ascii="Arial" w:hAnsi="Arial"/>
        </w:rPr>
        <w:t>Gardner,</w:t>
      </w:r>
      <w:r>
        <w:rPr>
          <w:rFonts w:cs="Arial" w:ascii="Arial" w:hAnsi="Arial"/>
          <w:spacing w:val="-5"/>
        </w:rPr>
        <w:t xml:space="preserve"> </w:t>
      </w:r>
      <w:r>
        <w:rPr>
          <w:rFonts w:cs="Arial" w:ascii="Arial" w:hAnsi="Arial"/>
        </w:rPr>
        <w:t>D.</w:t>
      </w:r>
      <w:r>
        <w:rPr>
          <w:rFonts w:cs="Arial" w:ascii="Arial" w:hAnsi="Arial"/>
          <w:spacing w:val="-5"/>
        </w:rPr>
        <w:t xml:space="preserve"> </w:t>
      </w:r>
      <w:r>
        <w:rPr>
          <w:rFonts w:cs="Arial" w:ascii="Arial" w:hAnsi="Arial"/>
        </w:rPr>
        <w:t>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Harrison,</w:t>
      </w:r>
      <w:r>
        <w:rPr>
          <w:rFonts w:cs="Arial" w:ascii="Arial" w:hAnsi="Arial"/>
          <w:spacing w:val="-5"/>
        </w:rPr>
        <w:t xml:space="preserve"> </w:t>
      </w:r>
      <w:r>
        <w:rPr>
          <w:rFonts w:cs="Arial" w:ascii="Arial" w:hAnsi="Arial"/>
        </w:rPr>
        <w:t>P.</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2011. Nectar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sugars</w:t>
      </w:r>
      <w:r>
        <w:rPr>
          <w:rFonts w:cs="Arial" w:ascii="Arial" w:hAnsi="Arial"/>
          <w:spacing w:val="-5"/>
        </w:rPr>
        <w:t xml:space="preserve"> </w:t>
      </w:r>
      <w:r>
        <w:rPr>
          <w:rFonts w:cs="Arial" w:ascii="Arial" w:hAnsi="Arial"/>
        </w:rPr>
        <w:t>constitut- ing</w:t>
      </w:r>
      <w:r>
        <w:rPr>
          <w:rFonts w:cs="Arial" w:ascii="Arial" w:hAnsi="Arial"/>
          <w:spacing w:val="-8"/>
        </w:rPr>
        <w:t xml:space="preserve"> </w:t>
      </w:r>
      <w:r>
        <w:rPr>
          <w:rFonts w:cs="Arial" w:ascii="Arial" w:hAnsi="Arial"/>
        </w:rPr>
        <w:t>larval</w:t>
      </w:r>
      <w:r>
        <w:rPr>
          <w:rFonts w:cs="Arial" w:ascii="Arial" w:hAnsi="Arial"/>
          <w:spacing w:val="-8"/>
        </w:rPr>
        <w:t xml:space="preserve"> </w:t>
      </w:r>
      <w:r>
        <w:rPr>
          <w:rFonts w:cs="Arial" w:ascii="Arial" w:hAnsi="Arial"/>
        </w:rPr>
        <w:t>provisions</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alfalfa</w:t>
      </w:r>
      <w:r>
        <w:rPr>
          <w:rFonts w:cs="Arial" w:ascii="Arial" w:hAnsi="Arial"/>
          <w:spacing w:val="-8"/>
        </w:rPr>
        <w:t xml:space="preserve"> </w:t>
      </w:r>
      <w:r>
        <w:rPr>
          <w:rFonts w:cs="Arial" w:ascii="Arial" w:hAnsi="Arial"/>
        </w:rPr>
        <w:t>leaf-cutting</w:t>
      </w:r>
      <w:r>
        <w:rPr>
          <w:rFonts w:cs="Arial" w:ascii="Arial" w:hAnsi="Arial"/>
          <w:spacing w:val="-8"/>
        </w:rPr>
        <w:t xml:space="preserve"> </w:t>
      </w:r>
      <w:r>
        <w:rPr>
          <w:rFonts w:cs="Arial" w:ascii="Arial" w:hAnsi="Arial"/>
        </w:rPr>
        <w:t>bee</w:t>
      </w:r>
      <w:r>
        <w:rPr>
          <w:rFonts w:cs="Arial" w:ascii="Arial" w:hAnsi="Arial"/>
          <w:spacing w:val="-8"/>
        </w:rPr>
        <w:t xml:space="preserve"> </w:t>
      </w:r>
      <w:r>
        <w:rPr>
          <w:rFonts w:cs="Arial" w:ascii="Arial" w:hAnsi="Arial"/>
        </w:rPr>
        <w:t>(</w:t>
      </w:r>
      <w:r>
        <w:rPr>
          <w:rFonts w:cs="Arial" w:ascii="Arial" w:hAnsi="Arial"/>
          <w:i/>
        </w:rPr>
        <w:t>Megachile</w:t>
      </w:r>
      <w:r>
        <w:rPr>
          <w:rFonts w:cs="Arial" w:ascii="Arial" w:hAnsi="Arial"/>
          <w:i/>
          <w:spacing w:val="-7"/>
        </w:rPr>
        <w:t xml:space="preserve"> </w:t>
      </w:r>
      <w:r>
        <w:rPr>
          <w:rFonts w:cs="Arial" w:ascii="Arial" w:hAnsi="Arial"/>
          <w:i/>
        </w:rPr>
        <w:t>rotundata</w:t>
      </w:r>
      <w:r>
        <w:rPr>
          <w:rFonts w:cs="Arial" w:ascii="Arial" w:hAnsi="Arial"/>
        </w:rPr>
        <w:t>)</w:t>
      </w:r>
      <w:r>
        <w:rPr>
          <w:rFonts w:cs="Arial" w:ascii="Arial" w:hAnsi="Arial"/>
          <w:spacing w:val="-8"/>
        </w:rPr>
        <w:t xml:space="preserve"> </w:t>
      </w:r>
      <w:r>
        <w:rPr>
          <w:rFonts w:cs="Arial" w:ascii="Arial" w:hAnsi="Arial"/>
        </w:rPr>
        <w:t xml:space="preserve">(Hymenoptera: </w:t>
      </w:r>
      <w:r>
        <w:rPr>
          <w:rFonts w:cs="Arial" w:ascii="Arial" w:hAnsi="Arial"/>
          <w:w w:val="95"/>
        </w:rPr>
        <w:t>Apiformes:</w:t>
      </w:r>
      <w:r>
        <w:rPr>
          <w:rFonts w:cs="Arial" w:ascii="Arial" w:hAnsi="Arial"/>
          <w:spacing w:val="40"/>
        </w:rPr>
        <w:t xml:space="preserve"> </w:t>
      </w:r>
      <w:r>
        <w:rPr>
          <w:rFonts w:cs="Arial" w:ascii="Arial" w:hAnsi="Arial"/>
          <w:w w:val="95"/>
        </w:rPr>
        <w:t>Megachilidae).</w:t>
      </w:r>
      <w:r>
        <w:rPr>
          <w:rFonts w:cs="Arial" w:ascii="Arial" w:hAnsi="Arial"/>
          <w:spacing w:val="40"/>
        </w:rPr>
        <w:t xml:space="preserve"> </w:t>
      </w:r>
      <w:r>
        <w:rPr>
          <w:rFonts w:cs="Arial" w:ascii="Arial" w:hAnsi="Arial"/>
          <w:i/>
          <w:w w:val="95"/>
        </w:rPr>
        <w:t>Apidologie</w:t>
      </w:r>
      <w:r>
        <w:rPr>
          <w:rFonts w:cs="Arial" w:ascii="Arial" w:hAnsi="Arial"/>
          <w:w w:val="95"/>
        </w:rPr>
        <w:t>, 42(3):401–408.</w:t>
      </w:r>
    </w:p>
    <w:p>
      <w:pPr>
        <w:pStyle w:val="TextBody"/>
        <w:spacing w:lineRule="exact" w:line="265" w:before="202" w:after="0"/>
        <w:ind w:left="120" w:hanging="0"/>
        <w:rPr>
          <w:rFonts w:ascii="Arial" w:hAnsi="Arial" w:cs="Arial"/>
        </w:rPr>
      </w:pPr>
      <w:bookmarkStart w:id="26" w:name="_bookmark21"/>
      <w:bookmarkEnd w:id="26"/>
      <w:r>
        <w:rPr>
          <w:rFonts w:cs="Arial" w:ascii="Arial" w:hAnsi="Arial"/>
          <w:spacing w:val="-2"/>
        </w:rPr>
        <w:t>Clarke,</w:t>
      </w:r>
      <w:r>
        <w:rPr>
          <w:rFonts w:cs="Arial" w:ascii="Arial" w:hAnsi="Arial"/>
          <w:spacing w:val="17"/>
        </w:rPr>
        <w:t xml:space="preserve"> </w:t>
      </w:r>
      <w:r>
        <w:rPr>
          <w:rFonts w:cs="Arial" w:ascii="Arial" w:hAnsi="Arial"/>
          <w:spacing w:val="-2"/>
        </w:rPr>
        <w:t>J.</w:t>
      </w:r>
      <w:r>
        <w:rPr>
          <w:rFonts w:cs="Arial" w:ascii="Arial" w:hAnsi="Arial"/>
          <w:spacing w:val="14"/>
        </w:rPr>
        <w:t xml:space="preserve"> </w:t>
      </w:r>
      <w:r>
        <w:rPr>
          <w:rFonts w:cs="Arial" w:ascii="Arial" w:hAnsi="Arial"/>
          <w:spacing w:val="-2"/>
        </w:rPr>
        <w:t>M.</w:t>
      </w:r>
      <w:r>
        <w:rPr>
          <w:rFonts w:cs="Arial" w:ascii="Arial" w:hAnsi="Arial"/>
          <w:spacing w:val="14"/>
        </w:rPr>
        <w:t xml:space="preserve"> </w:t>
      </w:r>
      <w:r>
        <w:rPr>
          <w:rFonts w:cs="Arial" w:ascii="Arial" w:hAnsi="Arial"/>
          <w:spacing w:val="-2"/>
        </w:rPr>
        <w:t>1979.</w:t>
      </w:r>
      <w:r>
        <w:rPr>
          <w:rFonts w:cs="Arial" w:ascii="Arial" w:hAnsi="Arial"/>
          <w:spacing w:val="64"/>
        </w:rPr>
        <w:t xml:space="preserve"> </w:t>
      </w:r>
      <w:r>
        <w:rPr>
          <w:rFonts w:cs="Arial" w:ascii="Arial" w:hAnsi="Arial"/>
          <w:spacing w:val="-2"/>
        </w:rPr>
        <w:t>Intra-plant</w:t>
      </w:r>
      <w:r>
        <w:rPr>
          <w:rFonts w:cs="Arial" w:ascii="Arial" w:hAnsi="Arial"/>
          <w:spacing w:val="14"/>
        </w:rPr>
        <w:t xml:space="preserve"> </w:t>
      </w:r>
      <w:r>
        <w:rPr>
          <w:rFonts w:cs="Arial" w:ascii="Arial" w:hAnsi="Arial"/>
          <w:spacing w:val="-2"/>
        </w:rPr>
        <w:t>variation</w:t>
      </w:r>
      <w:r>
        <w:rPr>
          <w:rFonts w:cs="Arial" w:ascii="Arial" w:hAnsi="Arial"/>
          <w:spacing w:val="14"/>
        </w:rPr>
        <w:t xml:space="preserve"> </w:t>
      </w:r>
      <w:r>
        <w:rPr>
          <w:rFonts w:cs="Arial" w:ascii="Arial" w:hAnsi="Arial"/>
          <w:spacing w:val="-2"/>
        </w:rPr>
        <w:t>in</w:t>
      </w:r>
      <w:r>
        <w:rPr>
          <w:rFonts w:cs="Arial" w:ascii="Arial" w:hAnsi="Arial"/>
          <w:spacing w:val="14"/>
        </w:rPr>
        <w:t xml:space="preserve"> </w:t>
      </w:r>
      <w:r>
        <w:rPr>
          <w:rFonts w:cs="Arial" w:ascii="Arial" w:hAnsi="Arial"/>
          <w:spacing w:val="-2"/>
        </w:rPr>
        <w:t>number</w:t>
      </w:r>
      <w:r>
        <w:rPr>
          <w:rFonts w:cs="Arial" w:ascii="Arial" w:hAnsi="Arial"/>
          <w:spacing w:val="14"/>
        </w:rPr>
        <w:t xml:space="preserve"> </w:t>
      </w:r>
      <w:r>
        <w:rPr>
          <w:rFonts w:cs="Arial" w:ascii="Arial" w:hAnsi="Arial"/>
          <w:spacing w:val="-2"/>
        </w:rPr>
        <w:t>of</w:t>
      </w:r>
      <w:r>
        <w:rPr>
          <w:rFonts w:cs="Arial" w:ascii="Arial" w:hAnsi="Arial"/>
          <w:spacing w:val="14"/>
        </w:rPr>
        <w:t xml:space="preserve"> </w:t>
      </w:r>
      <w:r>
        <w:rPr>
          <w:rFonts w:cs="Arial" w:ascii="Arial" w:hAnsi="Arial"/>
          <w:spacing w:val="-2"/>
        </w:rPr>
        <w:t>seeds</w:t>
      </w:r>
      <w:r>
        <w:rPr>
          <w:rFonts w:cs="Arial" w:ascii="Arial" w:hAnsi="Arial"/>
          <w:spacing w:val="14"/>
        </w:rPr>
        <w:t xml:space="preserve"> </w:t>
      </w:r>
      <w:r>
        <w:rPr>
          <w:rFonts w:cs="Arial" w:ascii="Arial" w:hAnsi="Arial"/>
          <w:spacing w:val="-2"/>
        </w:rPr>
        <w:t>per</w:t>
      </w:r>
      <w:r>
        <w:rPr>
          <w:rFonts w:cs="Arial" w:ascii="Arial" w:hAnsi="Arial"/>
          <w:spacing w:val="14"/>
        </w:rPr>
        <w:t xml:space="preserve"> </w:t>
      </w:r>
      <w:r>
        <w:rPr>
          <w:rFonts w:cs="Arial" w:ascii="Arial" w:hAnsi="Arial"/>
          <w:spacing w:val="-2"/>
        </w:rPr>
        <w:t>pod</w:t>
      </w:r>
      <w:r>
        <w:rPr>
          <w:rFonts w:cs="Arial" w:ascii="Arial" w:hAnsi="Arial"/>
          <w:spacing w:val="14"/>
        </w:rPr>
        <w:t xml:space="preserve"> </w:t>
      </w:r>
      <w:r>
        <w:rPr>
          <w:rFonts w:cs="Arial" w:ascii="Arial" w:hAnsi="Arial"/>
          <w:spacing w:val="-2"/>
        </w:rPr>
        <w:t>and</w:t>
      </w:r>
      <w:r>
        <w:rPr>
          <w:rFonts w:cs="Arial" w:ascii="Arial" w:hAnsi="Arial"/>
          <w:spacing w:val="14"/>
        </w:rPr>
        <w:t xml:space="preserve"> </w:t>
      </w:r>
      <w:r>
        <w:rPr>
          <w:rFonts w:cs="Arial" w:ascii="Arial" w:hAnsi="Arial"/>
          <w:spacing w:val="-2"/>
        </w:rPr>
        <w:t>seed</w:t>
      </w:r>
      <w:r>
        <w:rPr>
          <w:rFonts w:cs="Arial" w:ascii="Arial" w:hAnsi="Arial"/>
          <w:spacing w:val="14"/>
        </w:rPr>
        <w:t xml:space="preserve"> </w:t>
      </w:r>
      <w:r>
        <w:rPr>
          <w:rFonts w:cs="Arial" w:ascii="Arial" w:hAnsi="Arial"/>
          <w:spacing w:val="-2"/>
        </w:rPr>
        <w:t>weight</w:t>
      </w:r>
      <w:r>
        <w:rPr>
          <w:rFonts w:cs="Arial" w:ascii="Arial" w:hAnsi="Arial"/>
          <w:spacing w:val="13"/>
        </w:rPr>
        <w:t xml:space="preserve"> </w:t>
      </w:r>
      <w:r>
        <w:rPr>
          <w:rFonts w:cs="Arial" w:ascii="Arial" w:hAnsi="Arial"/>
          <w:spacing w:val="-5"/>
        </w:rPr>
        <w:t>in</w:t>
      </w:r>
    </w:p>
    <w:p>
      <w:pPr>
        <w:sectPr>
          <w:footerReference w:type="default" r:id="rId12"/>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316"/>
        <w:ind w:left="354" w:hanging="0"/>
        <w:rPr>
          <w:rFonts w:ascii="Arial" w:hAnsi="Arial" w:cs="Arial"/>
          <w:sz w:val="24"/>
        </w:rPr>
      </w:pPr>
      <w:r>
        <w:rPr>
          <w:rFonts w:cs="Arial" w:ascii="Arial" w:hAnsi="Arial"/>
          <w:i/>
          <w:w w:val="105"/>
          <w:sz w:val="24"/>
        </w:rPr>
        <w:t>Brassica</w:t>
      </w:r>
      <w:r>
        <w:rPr>
          <w:rFonts w:cs="Arial" w:ascii="Arial" w:hAnsi="Arial"/>
          <w:i/>
          <w:spacing w:val="7"/>
          <w:w w:val="105"/>
          <w:sz w:val="24"/>
        </w:rPr>
        <w:t xml:space="preserve"> </w:t>
      </w:r>
      <w:r>
        <w:rPr>
          <w:rFonts w:cs="Arial" w:ascii="Arial" w:hAnsi="Arial"/>
          <w:i/>
          <w:w w:val="105"/>
          <w:sz w:val="24"/>
        </w:rPr>
        <w:t>napus</w:t>
      </w:r>
      <w:r>
        <w:rPr>
          <w:rFonts w:cs="Arial" w:ascii="Arial" w:hAnsi="Arial"/>
          <w:i/>
          <w:spacing w:val="19"/>
          <w:w w:val="105"/>
          <w:sz w:val="24"/>
        </w:rPr>
        <w:t xml:space="preserve"> </w:t>
      </w:r>
      <w:r>
        <w:rPr>
          <w:rFonts w:cs="Arial" w:ascii="Arial" w:hAnsi="Arial"/>
          <w:w w:val="105"/>
          <w:sz w:val="24"/>
        </w:rPr>
        <w:t>‘Tower’.</w:t>
      </w:r>
      <w:r>
        <w:rPr>
          <w:rFonts w:cs="Arial" w:ascii="Arial" w:hAnsi="Arial"/>
          <w:spacing w:val="27"/>
          <w:w w:val="105"/>
          <w:sz w:val="24"/>
        </w:rPr>
        <w:t xml:space="preserve"> </w:t>
      </w:r>
      <w:r>
        <w:rPr>
          <w:rFonts w:cs="Arial" w:ascii="Arial" w:hAnsi="Arial"/>
          <w:i/>
          <w:w w:val="105"/>
          <w:sz w:val="24"/>
        </w:rPr>
        <w:t>Canadian</w:t>
      </w:r>
      <w:r>
        <w:rPr>
          <w:rFonts w:cs="Arial" w:ascii="Arial" w:hAnsi="Arial"/>
          <w:i/>
          <w:spacing w:val="7"/>
          <w:w w:val="105"/>
          <w:sz w:val="24"/>
        </w:rPr>
        <w:t xml:space="preserve"> </w:t>
      </w:r>
      <w:r>
        <w:rPr>
          <w:rFonts w:cs="Arial" w:ascii="Arial" w:hAnsi="Arial"/>
          <w:i/>
          <w:w w:val="105"/>
          <w:sz w:val="24"/>
        </w:rPr>
        <w:t>Journal</w:t>
      </w:r>
      <w:r>
        <w:rPr>
          <w:rFonts w:cs="Arial" w:ascii="Arial" w:hAnsi="Arial"/>
          <w:i/>
          <w:spacing w:val="8"/>
          <w:w w:val="105"/>
          <w:sz w:val="24"/>
        </w:rPr>
        <w:t xml:space="preserve"> </w:t>
      </w:r>
      <w:r>
        <w:rPr>
          <w:rFonts w:cs="Arial" w:ascii="Arial" w:hAnsi="Arial"/>
          <w:i/>
          <w:w w:val="105"/>
          <w:sz w:val="24"/>
        </w:rPr>
        <w:t>of</w:t>
      </w:r>
      <w:r>
        <w:rPr>
          <w:rFonts w:cs="Arial" w:ascii="Arial" w:hAnsi="Arial"/>
          <w:i/>
          <w:spacing w:val="7"/>
          <w:w w:val="105"/>
          <w:sz w:val="24"/>
        </w:rPr>
        <w:t xml:space="preserve"> </w:t>
      </w:r>
      <w:r>
        <w:rPr>
          <w:rFonts w:cs="Arial" w:ascii="Arial" w:hAnsi="Arial"/>
          <w:i/>
          <w:w w:val="105"/>
          <w:sz w:val="24"/>
        </w:rPr>
        <w:t>Plant</w:t>
      </w:r>
      <w:r>
        <w:rPr>
          <w:rFonts w:cs="Arial" w:ascii="Arial" w:hAnsi="Arial"/>
          <w:i/>
          <w:spacing w:val="8"/>
          <w:w w:val="105"/>
          <w:sz w:val="24"/>
        </w:rPr>
        <w:t xml:space="preserve"> </w:t>
      </w:r>
      <w:r>
        <w:rPr>
          <w:rFonts w:cs="Arial" w:ascii="Arial" w:hAnsi="Arial"/>
          <w:i/>
          <w:w w:val="105"/>
          <w:sz w:val="24"/>
        </w:rPr>
        <w:t>Science</w:t>
      </w:r>
      <w:r>
        <w:rPr>
          <w:rFonts w:cs="Arial" w:ascii="Arial" w:hAnsi="Arial"/>
          <w:w w:val="105"/>
          <w:sz w:val="24"/>
        </w:rPr>
        <w:t>,</w:t>
      </w:r>
      <w:r>
        <w:rPr>
          <w:rFonts w:cs="Arial" w:ascii="Arial" w:hAnsi="Arial"/>
          <w:spacing w:val="5"/>
          <w:w w:val="105"/>
          <w:sz w:val="24"/>
        </w:rPr>
        <w:t xml:space="preserve"> </w:t>
      </w:r>
      <w:r>
        <w:rPr>
          <w:rFonts w:cs="Arial" w:ascii="Arial" w:hAnsi="Arial"/>
          <w:spacing w:val="-2"/>
          <w:sz w:val="24"/>
        </w:rPr>
        <w:t>59(4):959–962.</w:t>
      </w:r>
    </w:p>
    <w:p>
      <w:pPr>
        <w:pStyle w:val="TextBody"/>
        <w:spacing w:lineRule="auto" w:line="235" w:before="9" w:after="0"/>
        <w:ind w:left="354" w:right="1058" w:hanging="235"/>
        <w:jc w:val="both"/>
        <w:rPr>
          <w:rFonts w:ascii="Arial" w:hAnsi="Arial" w:cs="Arial"/>
        </w:rPr>
      </w:pPr>
      <w:bookmarkStart w:id="27" w:name="_bookmark22"/>
      <w:bookmarkEnd w:id="27"/>
      <w:r>
        <w:rPr>
          <w:rFonts w:cs="Arial" w:ascii="Arial" w:hAnsi="Arial"/>
        </w:rPr>
        <w:t>Clay, H. 2009.</w:t>
      </w:r>
      <w:r>
        <w:rPr>
          <w:rFonts w:cs="Arial" w:ascii="Arial" w:hAnsi="Arial"/>
          <w:spacing w:val="40"/>
        </w:rPr>
        <w:t xml:space="preserve"> </w:t>
      </w:r>
      <w:r>
        <w:rPr>
          <w:rFonts w:cs="Arial" w:ascii="Arial" w:hAnsi="Arial"/>
        </w:rPr>
        <w:t>Pollinating hybrid canola: the southern Alberta experience.</w:t>
      </w:r>
      <w:r>
        <w:rPr>
          <w:rFonts w:cs="Arial" w:ascii="Arial" w:hAnsi="Arial"/>
          <w:spacing w:val="40"/>
        </w:rPr>
        <w:t xml:space="preserve"> </w:t>
      </w:r>
      <w:r>
        <w:rPr>
          <w:rFonts w:cs="Arial" w:ascii="Arial" w:hAnsi="Arial"/>
          <w:i/>
        </w:rPr>
        <w:t>Hive Lights</w:t>
      </w:r>
      <w:r>
        <w:rPr>
          <w:rFonts w:cs="Arial" w:ascii="Arial" w:hAnsi="Arial"/>
        </w:rPr>
        <w:t xml:space="preserve">, </w:t>
      </w:r>
      <w:r>
        <w:rPr>
          <w:rFonts w:cs="Arial" w:ascii="Arial" w:hAnsi="Arial"/>
          <w:spacing w:val="-2"/>
        </w:rPr>
        <w:t>22(3):14–16.</w:t>
      </w:r>
    </w:p>
    <w:p>
      <w:pPr>
        <w:pStyle w:val="TextBody"/>
        <w:rPr>
          <w:rFonts w:ascii="Arial" w:hAnsi="Arial" w:cs="Arial"/>
          <w:sz w:val="20"/>
        </w:rPr>
      </w:pPr>
      <w:r>
        <w:rPr>
          <w:rFonts w:cs="Arial" w:ascii="Arial" w:hAnsi="Arial"/>
          <w:sz w:val="20"/>
        </w:rPr>
      </w:r>
    </w:p>
    <w:p>
      <w:pPr>
        <w:pStyle w:val="TextBody"/>
        <w:spacing w:lineRule="auto" w:line="228"/>
        <w:ind w:left="354" w:right="1057" w:hanging="235"/>
        <w:jc w:val="both"/>
        <w:rPr>
          <w:rFonts w:ascii="Arial" w:hAnsi="Arial" w:cs="Arial"/>
        </w:rPr>
      </w:pPr>
      <w:bookmarkStart w:id="28" w:name="_bookmark23"/>
      <w:bookmarkEnd w:id="28"/>
      <w:r>
        <w:rPr>
          <w:rFonts w:cs="Arial" w:ascii="Arial" w:hAnsi="Arial"/>
        </w:rPr>
        <w:t>Clough, Y. 2012.</w:t>
      </w:r>
      <w:r>
        <w:rPr>
          <w:rFonts w:cs="Arial" w:ascii="Arial" w:hAnsi="Arial"/>
          <w:spacing w:val="40"/>
        </w:rPr>
        <w:t xml:space="preserve"> </w:t>
      </w:r>
      <w:r>
        <w:rPr>
          <w:rFonts w:cs="Arial" w:ascii="Arial" w:hAnsi="Arial"/>
        </w:rPr>
        <w:t>A generalized approach to modeling and estimating indirect effects in ecology.</w:t>
      </w:r>
      <w:r>
        <w:rPr>
          <w:rFonts w:cs="Arial" w:ascii="Arial" w:hAnsi="Arial"/>
          <w:spacing w:val="8"/>
        </w:rPr>
        <w:t xml:space="preserve"> </w:t>
      </w:r>
      <w:r>
        <w:rPr>
          <w:rFonts w:cs="Arial" w:ascii="Arial" w:hAnsi="Arial"/>
          <w:i/>
        </w:rPr>
        <w:t>Ecology</w:t>
      </w:r>
      <w:r>
        <w:rPr>
          <w:rFonts w:cs="Arial" w:ascii="Arial" w:hAnsi="Arial"/>
        </w:rPr>
        <w:t>,</w:t>
      </w:r>
      <w:r>
        <w:rPr>
          <w:rFonts w:cs="Arial" w:ascii="Arial" w:hAnsi="Arial"/>
          <w:spacing w:val="-7"/>
        </w:rPr>
        <w:t xml:space="preserve"> </w:t>
      </w:r>
      <w:r>
        <w:rPr>
          <w:rFonts w:cs="Arial" w:ascii="Arial" w:hAnsi="Arial"/>
        </w:rPr>
        <w:t>93(8):1809–1815.</w:t>
      </w:r>
    </w:p>
    <w:p>
      <w:pPr>
        <w:pStyle w:val="TextBody"/>
        <w:spacing w:before="1" w:after="0"/>
        <w:rPr>
          <w:rFonts w:ascii="Arial" w:hAnsi="Arial" w:cs="Arial"/>
          <w:sz w:val="19"/>
        </w:rPr>
      </w:pPr>
      <w:r>
        <w:rPr>
          <w:rFonts w:cs="Arial" w:ascii="Arial" w:hAnsi="Arial"/>
          <w:sz w:val="19"/>
        </w:rPr>
      </w:r>
    </w:p>
    <w:p>
      <w:pPr>
        <w:pStyle w:val="Normal"/>
        <w:spacing w:lineRule="auto" w:line="218"/>
        <w:ind w:left="354" w:right="1057" w:hanging="235"/>
        <w:jc w:val="both"/>
        <w:rPr>
          <w:rFonts w:ascii="Arial" w:hAnsi="Arial" w:cs="Arial"/>
          <w:sz w:val="24"/>
        </w:rPr>
      </w:pPr>
      <w:bookmarkStart w:id="29" w:name="_bookmark24"/>
      <w:bookmarkEnd w:id="29"/>
      <w:r>
        <w:rPr>
          <w:rFonts w:cs="Arial" w:ascii="Arial" w:hAnsi="Arial"/>
          <w:sz w:val="24"/>
        </w:rPr>
        <w:t>Cresswell, J. E. 1999.</w:t>
      </w:r>
      <w:r>
        <w:rPr>
          <w:rFonts w:cs="Arial" w:ascii="Arial" w:hAnsi="Arial"/>
          <w:spacing w:val="40"/>
          <w:sz w:val="24"/>
        </w:rPr>
        <w:t xml:space="preserve"> </w:t>
      </w:r>
      <w:r>
        <w:rPr>
          <w:rFonts w:cs="Arial" w:ascii="Arial" w:hAnsi="Arial"/>
          <w:sz w:val="24"/>
        </w:rPr>
        <w:t>The influence of nectar and pollen availability on pollen transfer by individual flowers of oil-seed rape (</w:t>
      </w:r>
      <w:r>
        <w:rPr>
          <w:rFonts w:cs="Arial" w:ascii="Arial" w:hAnsi="Arial"/>
          <w:i/>
          <w:sz w:val="24"/>
        </w:rPr>
        <w:t>Brassica napus</w:t>
      </w:r>
      <w:r>
        <w:rPr>
          <w:rFonts w:cs="Arial" w:ascii="Arial" w:hAnsi="Arial"/>
          <w:sz w:val="24"/>
        </w:rPr>
        <w:t>) when pollinated by bumblebees (</w:t>
      </w:r>
      <w:r>
        <w:rPr>
          <w:rFonts w:cs="Arial" w:ascii="Arial" w:hAnsi="Arial"/>
          <w:i/>
          <w:sz w:val="24"/>
        </w:rPr>
        <w:t>Bombus lapidarius</w:t>
      </w:r>
      <w:r>
        <w:rPr>
          <w:rFonts w:cs="Arial" w:ascii="Arial" w:hAnsi="Arial"/>
          <w:sz w:val="24"/>
        </w:rPr>
        <w:t>).</w:t>
      </w:r>
      <w:r>
        <w:rPr>
          <w:rFonts w:cs="Arial" w:ascii="Arial" w:hAnsi="Arial"/>
          <w:spacing w:val="40"/>
          <w:sz w:val="24"/>
        </w:rPr>
        <w:t xml:space="preserve"> </w:t>
      </w:r>
      <w:r>
        <w:rPr>
          <w:rFonts w:cs="Arial" w:ascii="Arial" w:hAnsi="Arial"/>
          <w:i/>
          <w:sz w:val="24"/>
        </w:rPr>
        <w:t>Journal of Ecology</w:t>
      </w:r>
      <w:r>
        <w:rPr>
          <w:rFonts w:cs="Arial" w:ascii="Arial" w:hAnsi="Arial"/>
          <w:sz w:val="24"/>
        </w:rPr>
        <w:t>, 87(4):670–677.</w:t>
      </w:r>
    </w:p>
    <w:p>
      <w:pPr>
        <w:pStyle w:val="TextBody"/>
        <w:spacing w:before="3" w:after="0"/>
        <w:rPr>
          <w:rFonts w:ascii="Arial" w:hAnsi="Arial" w:cs="Arial"/>
          <w:sz w:val="19"/>
        </w:rPr>
      </w:pPr>
      <w:r>
        <w:rPr>
          <w:rFonts w:cs="Arial" w:ascii="Arial" w:hAnsi="Arial"/>
          <w:sz w:val="19"/>
        </w:rPr>
      </w:r>
    </w:p>
    <w:p>
      <w:pPr>
        <w:pStyle w:val="TextBody"/>
        <w:spacing w:lineRule="auto" w:line="218" w:before="1" w:after="0"/>
        <w:ind w:left="354" w:right="1055" w:hanging="235"/>
        <w:jc w:val="both"/>
        <w:rPr>
          <w:rFonts w:ascii="Arial" w:hAnsi="Arial" w:cs="Arial"/>
        </w:rPr>
      </w:pPr>
      <w:bookmarkStart w:id="30" w:name="_bookmark25"/>
      <w:bookmarkEnd w:id="30"/>
      <w:r>
        <w:rPr>
          <w:rFonts w:cs="Arial" w:ascii="Arial" w:hAnsi="Arial"/>
        </w:rPr>
        <w:t>Cresswell, J. E., Davies, T. W., Patrick, M. A., Russell, F., Pennel, C., Vicot, M., and Lahoubi, M. 2004.</w:t>
      </w:r>
      <w:r>
        <w:rPr>
          <w:rFonts w:cs="Arial" w:ascii="Arial" w:hAnsi="Arial"/>
          <w:spacing w:val="40"/>
        </w:rPr>
        <w:t xml:space="preserve"> </w:t>
      </w:r>
      <w:r>
        <w:rPr>
          <w:rFonts w:cs="Arial" w:ascii="Arial" w:hAnsi="Arial"/>
        </w:rPr>
        <w:t xml:space="preserve">Aerodynamics of wind pollination in a zoophilous flower, </w:t>
      </w:r>
      <w:r>
        <w:rPr>
          <w:rFonts w:cs="Arial" w:ascii="Arial" w:hAnsi="Arial"/>
          <w:i/>
        </w:rPr>
        <w:t>Brassica napus</w:t>
      </w:r>
      <w:r>
        <w:rPr>
          <w:rFonts w:cs="Arial" w:ascii="Arial" w:hAnsi="Arial"/>
        </w:rPr>
        <w:t>.</w:t>
      </w:r>
      <w:r>
        <w:rPr>
          <w:rFonts w:cs="Arial" w:ascii="Arial" w:hAnsi="Arial"/>
          <w:spacing w:val="40"/>
        </w:rPr>
        <w:t xml:space="preserve"> </w:t>
      </w:r>
      <w:r>
        <w:rPr>
          <w:rFonts w:cs="Arial" w:ascii="Arial" w:hAnsi="Arial"/>
          <w:i/>
        </w:rPr>
        <w:t>Functional Ecology</w:t>
      </w:r>
      <w:r>
        <w:rPr>
          <w:rFonts w:cs="Arial" w:ascii="Arial" w:hAnsi="Arial"/>
        </w:rPr>
        <w:t>, 18(6):861–866.</w:t>
      </w:r>
    </w:p>
    <w:p>
      <w:pPr>
        <w:pStyle w:val="TextBody"/>
        <w:spacing w:lineRule="auto" w:line="228" w:before="208" w:after="0"/>
        <w:ind w:left="354" w:right="1056" w:hanging="235"/>
        <w:jc w:val="both"/>
        <w:rPr>
          <w:rFonts w:ascii="Arial" w:hAnsi="Arial" w:cs="Arial"/>
        </w:rPr>
      </w:pPr>
      <w:bookmarkStart w:id="31" w:name="_bookmark26"/>
      <w:bookmarkEnd w:id="31"/>
      <w:r>
        <w:rPr>
          <w:rFonts w:cs="Arial" w:ascii="Arial" w:hAnsi="Arial"/>
          <w:w w:val="95"/>
        </w:rPr>
        <w:t>Cresswell,</w:t>
      </w:r>
      <w:r>
        <w:rPr>
          <w:rFonts w:cs="Arial" w:ascii="Arial" w:hAnsi="Arial"/>
          <w:spacing w:val="-5"/>
          <w:w w:val="95"/>
        </w:rPr>
        <w:t xml:space="preserve"> </w:t>
      </w:r>
      <w:r>
        <w:rPr>
          <w:rFonts w:cs="Arial" w:ascii="Arial" w:hAnsi="Arial"/>
          <w:w w:val="95"/>
        </w:rPr>
        <w:t>J.</w:t>
      </w:r>
      <w:r>
        <w:rPr>
          <w:rFonts w:cs="Arial" w:ascii="Arial" w:hAnsi="Arial"/>
          <w:spacing w:val="-9"/>
          <w:w w:val="95"/>
        </w:rPr>
        <w:t xml:space="preserve"> </w:t>
      </w:r>
      <w:r>
        <w:rPr>
          <w:rFonts w:cs="Arial" w:ascii="Arial" w:hAnsi="Arial"/>
          <w:w w:val="95"/>
        </w:rPr>
        <w:t>E.</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Osborne,</w:t>
      </w:r>
      <w:r>
        <w:rPr>
          <w:rFonts w:cs="Arial" w:ascii="Arial" w:hAnsi="Arial"/>
          <w:spacing w:val="-5"/>
          <w:w w:val="95"/>
        </w:rPr>
        <w:t xml:space="preserve"> </w:t>
      </w:r>
      <w:r>
        <w:rPr>
          <w:rFonts w:cs="Arial" w:ascii="Arial" w:hAnsi="Arial"/>
          <w:w w:val="95"/>
        </w:rPr>
        <w:t>J.</w:t>
      </w:r>
      <w:r>
        <w:rPr>
          <w:rFonts w:cs="Arial" w:ascii="Arial" w:hAnsi="Arial"/>
          <w:spacing w:val="-9"/>
          <w:w w:val="95"/>
        </w:rPr>
        <w:t xml:space="preserve"> </w:t>
      </w:r>
      <w:r>
        <w:rPr>
          <w:rFonts w:cs="Arial" w:ascii="Arial" w:hAnsi="Arial"/>
          <w:w w:val="95"/>
        </w:rPr>
        <w:t>L.</w:t>
      </w:r>
      <w:r>
        <w:rPr>
          <w:rFonts w:cs="Arial" w:ascii="Arial" w:hAnsi="Arial"/>
          <w:spacing w:val="-9"/>
          <w:w w:val="95"/>
        </w:rPr>
        <w:t xml:space="preserve"> </w:t>
      </w:r>
      <w:r>
        <w:rPr>
          <w:rFonts w:cs="Arial" w:ascii="Arial" w:hAnsi="Arial"/>
          <w:w w:val="95"/>
        </w:rPr>
        <w:t>2004. The</w:t>
      </w:r>
      <w:r>
        <w:rPr>
          <w:rFonts w:cs="Arial" w:ascii="Arial" w:hAnsi="Arial"/>
          <w:spacing w:val="-9"/>
          <w:w w:val="95"/>
        </w:rPr>
        <w:t xml:space="preserve"> </w:t>
      </w:r>
      <w:r>
        <w:rPr>
          <w:rFonts w:cs="Arial" w:ascii="Arial" w:hAnsi="Arial"/>
          <w:w w:val="95"/>
        </w:rPr>
        <w:t>effect</w:t>
      </w:r>
      <w:r>
        <w:rPr>
          <w:rFonts w:cs="Arial" w:ascii="Arial" w:hAnsi="Arial"/>
          <w:spacing w:val="-10"/>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patch</w:t>
      </w:r>
      <w:r>
        <w:rPr>
          <w:rFonts w:cs="Arial" w:ascii="Arial" w:hAnsi="Arial"/>
          <w:spacing w:val="-9"/>
          <w:w w:val="95"/>
        </w:rPr>
        <w:t xml:space="preserve"> </w:t>
      </w:r>
      <w:r>
        <w:rPr>
          <w:rFonts w:cs="Arial" w:ascii="Arial" w:hAnsi="Arial"/>
          <w:w w:val="95"/>
        </w:rPr>
        <w:t>size</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separation</w:t>
      </w:r>
      <w:r>
        <w:rPr>
          <w:rFonts w:cs="Arial" w:ascii="Arial" w:hAnsi="Arial"/>
          <w:spacing w:val="-9"/>
          <w:w w:val="95"/>
        </w:rPr>
        <w:t xml:space="preserve"> </w:t>
      </w:r>
      <w:r>
        <w:rPr>
          <w:rFonts w:cs="Arial" w:ascii="Arial" w:hAnsi="Arial"/>
          <w:w w:val="95"/>
        </w:rPr>
        <w:t>on</w:t>
      </w:r>
      <w:r>
        <w:rPr>
          <w:rFonts w:cs="Arial" w:ascii="Arial" w:hAnsi="Arial"/>
          <w:spacing w:val="-9"/>
          <w:w w:val="95"/>
        </w:rPr>
        <w:t xml:space="preserve"> </w:t>
      </w:r>
      <w:r>
        <w:rPr>
          <w:rFonts w:cs="Arial" w:ascii="Arial" w:hAnsi="Arial"/>
          <w:w w:val="95"/>
        </w:rPr>
        <w:t>bumblebee foraging in oilseed rape:</w:t>
      </w:r>
      <w:r>
        <w:rPr>
          <w:rFonts w:cs="Arial" w:ascii="Arial" w:hAnsi="Arial"/>
          <w:spacing w:val="38"/>
        </w:rPr>
        <w:t xml:space="preserve"> </w:t>
      </w:r>
      <w:r>
        <w:rPr>
          <w:rFonts w:cs="Arial" w:ascii="Arial" w:hAnsi="Arial"/>
          <w:w w:val="95"/>
        </w:rPr>
        <w:t xml:space="preserve">implications for gene flow. </w:t>
      </w:r>
      <w:r>
        <w:rPr>
          <w:rFonts w:cs="Arial" w:ascii="Arial" w:hAnsi="Arial"/>
          <w:i/>
          <w:w w:val="95"/>
        </w:rPr>
        <w:t>Journal of Applied Ecology</w:t>
      </w:r>
      <w:r>
        <w:rPr>
          <w:rFonts w:cs="Arial" w:ascii="Arial" w:hAnsi="Arial"/>
          <w:w w:val="95"/>
        </w:rPr>
        <w:t xml:space="preserve">, 41(3):539– </w:t>
      </w:r>
      <w:r>
        <w:rPr>
          <w:rFonts w:cs="Arial" w:ascii="Arial" w:hAnsi="Arial"/>
          <w:spacing w:val="-4"/>
        </w:rPr>
        <w:t>546.</w:t>
      </w:r>
    </w:p>
    <w:p>
      <w:pPr>
        <w:pStyle w:val="Normal"/>
        <w:spacing w:lineRule="auto" w:line="247" w:before="184" w:after="0"/>
        <w:ind w:left="354" w:right="1056" w:hanging="235"/>
        <w:jc w:val="both"/>
        <w:rPr>
          <w:rFonts w:ascii="Arial" w:hAnsi="Arial" w:cs="Arial"/>
          <w:sz w:val="24"/>
          <w:lang w:val="fr-CA"/>
        </w:rPr>
      </w:pPr>
      <w:bookmarkStart w:id="32" w:name="_bookmark27"/>
      <w:bookmarkEnd w:id="32"/>
      <w:r>
        <w:rPr>
          <w:rFonts w:cs="Arial" w:ascii="Arial" w:hAnsi="Arial"/>
          <w:sz w:val="24"/>
        </w:rPr>
        <w:t xml:space="preserve">Currie, R. W. 1997. </w:t>
      </w:r>
      <w:r>
        <w:rPr>
          <w:rFonts w:cs="Arial" w:ascii="Arial" w:hAnsi="Arial"/>
          <w:i/>
          <w:sz w:val="24"/>
        </w:rPr>
        <w:t>Pollen Biotechnology for Crop Production and Improvement</w:t>
      </w:r>
      <w:r>
        <w:rPr>
          <w:rFonts w:cs="Arial" w:ascii="Arial" w:hAnsi="Arial"/>
          <w:sz w:val="24"/>
        </w:rPr>
        <w:t xml:space="preserve">, chapter 6. </w:t>
      </w:r>
      <w:r>
        <w:rPr>
          <w:rFonts w:cs="Arial" w:ascii="Arial" w:hAnsi="Arial"/>
          <w:w w:val="95"/>
          <w:sz w:val="24"/>
        </w:rPr>
        <w:t xml:space="preserve">Pollination constraints and management of pollinating insects for crop production, pages </w:t>
      </w:r>
      <w:r>
        <w:rPr>
          <w:rFonts w:cs="Arial" w:ascii="Arial" w:hAnsi="Arial"/>
          <w:sz w:val="24"/>
        </w:rPr>
        <w:t>121–151.</w:t>
      </w:r>
      <w:r>
        <w:rPr>
          <w:rFonts w:cs="Arial" w:ascii="Arial" w:hAnsi="Arial"/>
          <w:spacing w:val="40"/>
          <w:sz w:val="24"/>
        </w:rPr>
        <w:t xml:space="preserve"> </w:t>
      </w:r>
      <w:r>
        <w:rPr>
          <w:rFonts w:cs="Arial" w:ascii="Arial" w:hAnsi="Arial"/>
          <w:sz w:val="24"/>
          <w:lang w:val="fr-CA"/>
        </w:rPr>
        <w:t>Cambridge University Press.</w:t>
      </w:r>
    </w:p>
    <w:p>
      <w:pPr>
        <w:pStyle w:val="TextBody"/>
        <w:spacing w:before="5" w:after="0"/>
        <w:rPr>
          <w:rFonts w:ascii="Arial" w:hAnsi="Arial" w:cs="Arial"/>
          <w:sz w:val="19"/>
          <w:lang w:val="fr-CA"/>
        </w:rPr>
      </w:pPr>
      <w:r>
        <w:rPr>
          <w:rFonts w:cs="Arial" w:ascii="Arial" w:hAnsi="Arial"/>
          <w:sz w:val="19"/>
          <w:lang w:val="fr-CA"/>
        </w:rPr>
      </w:r>
    </w:p>
    <w:p>
      <w:pPr>
        <w:pStyle w:val="Normal"/>
        <w:spacing w:lineRule="auto" w:line="218"/>
        <w:ind w:left="354" w:right="1055" w:hanging="235"/>
        <w:jc w:val="both"/>
        <w:rPr>
          <w:rFonts w:ascii="Arial" w:hAnsi="Arial" w:cs="Arial"/>
          <w:sz w:val="24"/>
          <w:lang w:val="fr-CA"/>
        </w:rPr>
      </w:pPr>
      <w:bookmarkStart w:id="33" w:name="_bookmark28"/>
      <w:bookmarkEnd w:id="33"/>
      <w:r>
        <w:rPr>
          <w:rFonts w:cs="Arial" w:ascii="Arial" w:hAnsi="Arial"/>
          <w:sz w:val="24"/>
          <w:lang w:val="fr-CA"/>
        </w:rPr>
        <w:t>Delbrassine,</w:t>
      </w:r>
      <w:r>
        <w:rPr>
          <w:rFonts w:cs="Arial" w:ascii="Arial" w:hAnsi="Arial"/>
          <w:spacing w:val="-15"/>
          <w:sz w:val="24"/>
          <w:lang w:val="fr-CA"/>
        </w:rPr>
        <w:t xml:space="preserve"> </w:t>
      </w:r>
      <w:r>
        <w:rPr>
          <w:rFonts w:cs="Arial" w:ascii="Arial" w:hAnsi="Arial"/>
          <w:sz w:val="24"/>
          <w:lang w:val="fr-CA"/>
        </w:rPr>
        <w:t>S.</w:t>
      </w:r>
      <w:r>
        <w:rPr>
          <w:rFonts w:cs="Arial" w:ascii="Arial" w:hAnsi="Arial"/>
          <w:spacing w:val="-14"/>
          <w:sz w:val="24"/>
          <w:lang w:val="fr-CA"/>
        </w:rPr>
        <w:t xml:space="preserve"> </w:t>
      </w:r>
      <w:r>
        <w:rPr>
          <w:rFonts w:cs="Arial" w:ascii="Arial" w:hAnsi="Arial"/>
          <w:sz w:val="24"/>
          <w:lang w:val="fr-CA"/>
        </w:rPr>
        <w:t>and</w:t>
      </w:r>
      <w:r>
        <w:rPr>
          <w:rFonts w:cs="Arial" w:ascii="Arial" w:hAnsi="Arial"/>
          <w:spacing w:val="-15"/>
          <w:sz w:val="24"/>
          <w:lang w:val="fr-CA"/>
        </w:rPr>
        <w:t xml:space="preserve"> </w:t>
      </w:r>
      <w:r>
        <w:rPr>
          <w:rFonts w:cs="Arial" w:ascii="Arial" w:hAnsi="Arial"/>
          <w:sz w:val="24"/>
          <w:lang w:val="fr-CA"/>
        </w:rPr>
        <w:t>Rasmont,</w:t>
      </w:r>
      <w:r>
        <w:rPr>
          <w:rFonts w:cs="Arial" w:ascii="Arial" w:hAnsi="Arial"/>
          <w:spacing w:val="-14"/>
          <w:sz w:val="24"/>
          <w:lang w:val="fr-CA"/>
        </w:rPr>
        <w:t xml:space="preserve"> </w:t>
      </w:r>
      <w:r>
        <w:rPr>
          <w:rFonts w:cs="Arial" w:ascii="Arial" w:hAnsi="Arial"/>
          <w:sz w:val="24"/>
          <w:lang w:val="fr-CA"/>
        </w:rPr>
        <w:t>P.</w:t>
      </w:r>
      <w:r>
        <w:rPr>
          <w:rFonts w:cs="Arial" w:ascii="Arial" w:hAnsi="Arial"/>
          <w:spacing w:val="-15"/>
          <w:sz w:val="24"/>
          <w:lang w:val="fr-CA"/>
        </w:rPr>
        <w:t xml:space="preserve"> </w:t>
      </w:r>
      <w:r>
        <w:rPr>
          <w:rFonts w:cs="Arial" w:ascii="Arial" w:hAnsi="Arial"/>
          <w:sz w:val="24"/>
          <w:lang w:val="fr-CA"/>
        </w:rPr>
        <w:t>1988.</w:t>
      </w:r>
      <w:r>
        <w:rPr>
          <w:rFonts w:cs="Arial" w:ascii="Arial" w:hAnsi="Arial"/>
          <w:spacing w:val="-14"/>
          <w:sz w:val="24"/>
          <w:lang w:val="fr-CA"/>
        </w:rPr>
        <w:t xml:space="preserve"> </w:t>
      </w:r>
      <w:r>
        <w:rPr>
          <w:rFonts w:cs="Arial" w:ascii="Arial" w:hAnsi="Arial"/>
          <w:sz w:val="24"/>
          <w:lang w:val="fr-CA"/>
        </w:rPr>
        <w:t>Contribution</w:t>
      </w:r>
      <w:r>
        <w:rPr>
          <w:rFonts w:cs="Arial" w:ascii="Arial" w:hAnsi="Arial"/>
          <w:spacing w:val="-15"/>
          <w:sz w:val="24"/>
          <w:lang w:val="fr-CA"/>
        </w:rPr>
        <w:t xml:space="preserve"> </w:t>
      </w:r>
      <w:r>
        <w:rPr>
          <w:rFonts w:cs="Arial" w:ascii="Arial" w:hAnsi="Arial"/>
          <w:spacing w:val="-117"/>
          <w:sz w:val="24"/>
          <w:lang w:val="fr-CA"/>
        </w:rPr>
        <w:t>`</w:t>
      </w:r>
      <w:r>
        <w:rPr>
          <w:rFonts w:cs="Arial" w:ascii="Arial" w:hAnsi="Arial"/>
          <w:w w:val="99"/>
          <w:sz w:val="24"/>
          <w:lang w:val="fr-CA"/>
        </w:rPr>
        <w:t>a</w:t>
      </w:r>
      <w:r>
        <w:rPr>
          <w:rFonts w:cs="Arial" w:ascii="Arial" w:hAnsi="Arial"/>
          <w:spacing w:val="44"/>
          <w:sz w:val="24"/>
          <w:lang w:val="fr-CA"/>
        </w:rPr>
        <w:t xml:space="preserve"> </w:t>
      </w:r>
      <w:r>
        <w:rPr>
          <w:rFonts w:cs="Arial" w:ascii="Arial" w:hAnsi="Arial"/>
          <w:spacing w:val="14"/>
          <w:w w:val="107"/>
          <w:sz w:val="24"/>
          <w:lang w:val="fr-CA"/>
        </w:rPr>
        <w:t>l</w:t>
      </w:r>
      <w:r>
        <w:rPr>
          <w:rFonts w:cs="Arial" w:ascii="Arial" w:hAnsi="Arial"/>
          <w:spacing w:val="7"/>
          <w:w w:val="107"/>
          <w:sz w:val="24"/>
          <w:lang w:val="fr-CA"/>
        </w:rPr>
        <w:t>’</w:t>
      </w:r>
      <w:r>
        <w:rPr>
          <w:rFonts w:cs="Arial" w:ascii="Arial" w:hAnsi="Arial"/>
          <w:spacing w:val="-97"/>
          <w:w w:val="99"/>
          <w:sz w:val="24"/>
          <w:lang w:val="fr-CA"/>
        </w:rPr>
        <w:t>´</w:t>
      </w:r>
      <w:r>
        <w:rPr>
          <w:rFonts w:cs="Arial" w:ascii="Arial" w:hAnsi="Arial"/>
          <w:spacing w:val="14"/>
          <w:w w:val="96"/>
          <w:sz w:val="24"/>
          <w:lang w:val="fr-CA"/>
        </w:rPr>
        <w:t>etude</w:t>
      </w:r>
      <w:r>
        <w:rPr>
          <w:rFonts w:cs="Arial" w:ascii="Arial" w:hAnsi="Arial"/>
          <w:spacing w:val="-13"/>
          <w:w w:val="99"/>
          <w:sz w:val="24"/>
          <w:lang w:val="fr-CA"/>
        </w:rPr>
        <w:t xml:space="preserve"> </w:t>
      </w:r>
      <w:r>
        <w:rPr>
          <w:rFonts w:cs="Arial" w:ascii="Arial" w:hAnsi="Arial"/>
          <w:sz w:val="24"/>
          <w:lang w:val="fr-CA"/>
        </w:rPr>
        <w:t>de</w:t>
      </w:r>
      <w:r>
        <w:rPr>
          <w:rFonts w:cs="Arial" w:ascii="Arial" w:hAnsi="Arial"/>
          <w:spacing w:val="-14"/>
          <w:sz w:val="24"/>
          <w:lang w:val="fr-CA"/>
        </w:rPr>
        <w:t xml:space="preserve"> </w:t>
      </w:r>
      <w:r>
        <w:rPr>
          <w:rFonts w:cs="Arial" w:ascii="Arial" w:hAnsi="Arial"/>
          <w:sz w:val="24"/>
          <w:lang w:val="fr-CA"/>
        </w:rPr>
        <w:t>la</w:t>
      </w:r>
      <w:r>
        <w:rPr>
          <w:rFonts w:cs="Arial" w:ascii="Arial" w:hAnsi="Arial"/>
          <w:spacing w:val="-15"/>
          <w:sz w:val="24"/>
          <w:lang w:val="fr-CA"/>
        </w:rPr>
        <w:t xml:space="preserve"> </w:t>
      </w:r>
      <w:r>
        <w:rPr>
          <w:rFonts w:cs="Arial" w:ascii="Arial" w:hAnsi="Arial"/>
          <w:sz w:val="24"/>
          <w:lang w:val="fr-CA"/>
        </w:rPr>
        <w:t>pollinisation</w:t>
      </w:r>
      <w:r>
        <w:rPr>
          <w:rFonts w:cs="Arial" w:ascii="Arial" w:hAnsi="Arial"/>
          <w:spacing w:val="-14"/>
          <w:sz w:val="24"/>
          <w:lang w:val="fr-CA"/>
        </w:rPr>
        <w:t xml:space="preserve"> </w:t>
      </w:r>
      <w:r>
        <w:rPr>
          <w:rFonts w:cs="Arial" w:ascii="Arial" w:hAnsi="Arial"/>
          <w:sz w:val="24"/>
          <w:lang w:val="fr-CA"/>
        </w:rPr>
        <w:t>du</w:t>
      </w:r>
      <w:r>
        <w:rPr>
          <w:rFonts w:cs="Arial" w:ascii="Arial" w:hAnsi="Arial"/>
          <w:spacing w:val="-15"/>
          <w:sz w:val="24"/>
          <w:lang w:val="fr-CA"/>
        </w:rPr>
        <w:t xml:space="preserve"> </w:t>
      </w:r>
      <w:r>
        <w:rPr>
          <w:rFonts w:cs="Arial" w:ascii="Arial" w:hAnsi="Arial"/>
          <w:sz w:val="24"/>
          <w:lang w:val="fr-CA"/>
        </w:rPr>
        <w:t xml:space="preserve">colza, </w:t>
      </w:r>
      <w:r>
        <w:rPr>
          <w:rFonts w:cs="Arial" w:ascii="Arial" w:hAnsi="Arial"/>
          <w:i/>
          <w:sz w:val="24"/>
          <w:lang w:val="fr-CA"/>
        </w:rPr>
        <w:t xml:space="preserve">Brassica napus </w:t>
      </w:r>
      <w:r>
        <w:rPr>
          <w:rFonts w:cs="Arial" w:ascii="Arial" w:hAnsi="Arial"/>
          <w:sz w:val="24"/>
          <w:lang w:val="fr-CA"/>
        </w:rPr>
        <w:t xml:space="preserve">L. var. </w:t>
      </w:r>
      <w:r>
        <w:rPr>
          <w:rFonts w:cs="Arial" w:ascii="Arial" w:hAnsi="Arial"/>
          <w:i/>
          <w:sz w:val="24"/>
          <w:lang w:val="fr-CA"/>
        </w:rPr>
        <w:t xml:space="preserve">oleifera </w:t>
      </w:r>
      <w:r>
        <w:rPr>
          <w:rFonts w:cs="Arial" w:ascii="Arial" w:hAnsi="Arial"/>
          <w:sz w:val="24"/>
          <w:lang w:val="fr-CA"/>
        </w:rPr>
        <w:t>(Moench) Delile, en Belgique.</w:t>
      </w:r>
      <w:r>
        <w:rPr>
          <w:rFonts w:cs="Arial" w:ascii="Arial" w:hAnsi="Arial"/>
          <w:spacing w:val="40"/>
          <w:sz w:val="24"/>
          <w:lang w:val="fr-CA"/>
        </w:rPr>
        <w:t xml:space="preserve"> </w:t>
      </w:r>
      <w:r>
        <w:rPr>
          <w:rFonts w:cs="Arial" w:ascii="Arial" w:hAnsi="Arial"/>
          <w:i/>
          <w:sz w:val="24"/>
          <w:lang w:val="fr-CA"/>
        </w:rPr>
        <w:t>Bulletin des recherches agronomiques de Gembloux</w:t>
      </w:r>
      <w:r>
        <w:rPr>
          <w:rFonts w:cs="Arial" w:ascii="Arial" w:hAnsi="Arial"/>
          <w:sz w:val="24"/>
          <w:lang w:val="fr-CA"/>
        </w:rPr>
        <w:t>, 23:123–152.</w:t>
      </w:r>
    </w:p>
    <w:p>
      <w:pPr>
        <w:pStyle w:val="TextBody"/>
        <w:spacing w:before="3" w:after="0"/>
        <w:rPr>
          <w:rFonts w:ascii="Arial" w:hAnsi="Arial" w:cs="Arial"/>
          <w:sz w:val="19"/>
          <w:lang w:val="fr-CA"/>
        </w:rPr>
      </w:pPr>
      <w:r>
        <w:rPr>
          <w:rFonts w:cs="Arial" w:ascii="Arial" w:hAnsi="Arial"/>
          <w:sz w:val="19"/>
          <w:lang w:val="fr-CA"/>
        </w:rPr>
      </w:r>
    </w:p>
    <w:p>
      <w:pPr>
        <w:pStyle w:val="Normal"/>
        <w:spacing w:lineRule="auto" w:line="218"/>
        <w:ind w:left="354" w:right="1054" w:hanging="235"/>
        <w:jc w:val="both"/>
        <w:rPr>
          <w:rFonts w:ascii="Arial" w:hAnsi="Arial" w:cs="Arial"/>
          <w:sz w:val="24"/>
        </w:rPr>
      </w:pPr>
      <w:bookmarkStart w:id="34" w:name="_bookmark29"/>
      <w:bookmarkEnd w:id="34"/>
      <w:r>
        <w:rPr>
          <w:rFonts w:cs="Arial" w:ascii="Arial" w:hAnsi="Arial"/>
          <w:spacing w:val="16"/>
          <w:w w:val="99"/>
          <w:sz w:val="24"/>
          <w:lang w:val="fr-CA"/>
        </w:rPr>
        <w:t>Dur</w:t>
      </w:r>
      <w:r>
        <w:rPr>
          <w:rFonts w:cs="Arial" w:ascii="Arial" w:hAnsi="Arial"/>
          <w:spacing w:val="-102"/>
          <w:w w:val="101"/>
          <w:sz w:val="24"/>
          <w:lang w:val="fr-CA"/>
        </w:rPr>
        <w:t>´</w:t>
      </w:r>
      <w:r>
        <w:rPr>
          <w:rFonts w:cs="Arial" w:ascii="Arial" w:hAnsi="Arial"/>
          <w:spacing w:val="16"/>
          <w:w w:val="99"/>
          <w:sz w:val="24"/>
          <w:lang w:val="fr-CA"/>
        </w:rPr>
        <w:t>an,</w:t>
      </w:r>
      <w:r>
        <w:rPr>
          <w:rFonts w:cs="Arial" w:ascii="Arial" w:hAnsi="Arial"/>
          <w:spacing w:val="-1"/>
          <w:w w:val="99"/>
          <w:sz w:val="24"/>
          <w:lang w:val="fr-CA"/>
        </w:rPr>
        <w:t xml:space="preserve"> </w:t>
      </w:r>
      <w:r>
        <w:rPr>
          <w:rFonts w:cs="Arial" w:ascii="Arial" w:hAnsi="Arial"/>
          <w:sz w:val="24"/>
          <w:lang w:val="fr-CA"/>
        </w:rPr>
        <w:t xml:space="preserve">X. A., Ulloa, R. B., Carrillo, J. A., Contreras, J. L., and Bastidas, M. T. 2010. </w:t>
      </w:r>
      <w:r>
        <w:rPr>
          <w:rFonts w:cs="Arial" w:ascii="Arial" w:hAnsi="Arial"/>
          <w:sz w:val="24"/>
        </w:rPr>
        <w:t>Evaluation</w:t>
      </w:r>
      <w:r>
        <w:rPr>
          <w:rFonts w:cs="Arial" w:ascii="Arial" w:hAnsi="Arial"/>
          <w:spacing w:val="-10"/>
          <w:sz w:val="24"/>
        </w:rPr>
        <w:t xml:space="preserve"> </w:t>
      </w:r>
      <w:r>
        <w:rPr>
          <w:rFonts w:cs="Arial" w:ascii="Arial" w:hAnsi="Arial"/>
          <w:sz w:val="24"/>
        </w:rPr>
        <w:t>of</w:t>
      </w:r>
      <w:r>
        <w:rPr>
          <w:rFonts w:cs="Arial" w:ascii="Arial" w:hAnsi="Arial"/>
          <w:spacing w:val="-10"/>
          <w:sz w:val="24"/>
        </w:rPr>
        <w:t xml:space="preserve"> </w:t>
      </w:r>
      <w:r>
        <w:rPr>
          <w:rFonts w:cs="Arial" w:ascii="Arial" w:hAnsi="Arial"/>
          <w:sz w:val="24"/>
        </w:rPr>
        <w:t>yield</w:t>
      </w:r>
      <w:r>
        <w:rPr>
          <w:rFonts w:cs="Arial" w:ascii="Arial" w:hAnsi="Arial"/>
          <w:spacing w:val="-10"/>
          <w:sz w:val="24"/>
        </w:rPr>
        <w:t xml:space="preserve"> </w:t>
      </w:r>
      <w:r>
        <w:rPr>
          <w:rFonts w:cs="Arial" w:ascii="Arial" w:hAnsi="Arial"/>
          <w:sz w:val="24"/>
        </w:rPr>
        <w:t>component</w:t>
      </w:r>
      <w:r>
        <w:rPr>
          <w:rFonts w:cs="Arial" w:ascii="Arial" w:hAnsi="Arial"/>
          <w:spacing w:val="-10"/>
          <w:sz w:val="24"/>
        </w:rPr>
        <w:t xml:space="preserve"> </w:t>
      </w:r>
      <w:r>
        <w:rPr>
          <w:rFonts w:cs="Arial" w:ascii="Arial" w:hAnsi="Arial"/>
          <w:sz w:val="24"/>
        </w:rPr>
        <w:t>traits</w:t>
      </w:r>
      <w:r>
        <w:rPr>
          <w:rFonts w:cs="Arial" w:ascii="Arial" w:hAnsi="Arial"/>
          <w:spacing w:val="-10"/>
          <w:sz w:val="24"/>
        </w:rPr>
        <w:t xml:space="preserve"> </w:t>
      </w:r>
      <w:r>
        <w:rPr>
          <w:rFonts w:cs="Arial" w:ascii="Arial" w:hAnsi="Arial"/>
          <w:sz w:val="24"/>
        </w:rPr>
        <w:t>of</w:t>
      </w:r>
      <w:r>
        <w:rPr>
          <w:rFonts w:cs="Arial" w:ascii="Arial" w:hAnsi="Arial"/>
          <w:spacing w:val="-10"/>
          <w:sz w:val="24"/>
        </w:rPr>
        <w:t xml:space="preserve"> </w:t>
      </w:r>
      <w:r>
        <w:rPr>
          <w:rFonts w:cs="Arial" w:ascii="Arial" w:hAnsi="Arial"/>
          <w:sz w:val="24"/>
        </w:rPr>
        <w:t>honeybee</w:t>
      </w:r>
      <w:r>
        <w:rPr>
          <w:rFonts w:cs="Arial" w:ascii="Arial" w:hAnsi="Arial"/>
          <w:spacing w:val="-10"/>
          <w:sz w:val="24"/>
        </w:rPr>
        <w:t xml:space="preserve"> </w:t>
      </w:r>
      <w:r>
        <w:rPr>
          <w:rFonts w:cs="Arial" w:ascii="Arial" w:hAnsi="Arial"/>
          <w:sz w:val="24"/>
        </w:rPr>
        <w:t>pollinated</w:t>
      </w:r>
      <w:r>
        <w:rPr>
          <w:rFonts w:cs="Arial" w:ascii="Arial" w:hAnsi="Arial"/>
          <w:spacing w:val="-10"/>
          <w:sz w:val="24"/>
        </w:rPr>
        <w:t xml:space="preserve"> </w:t>
      </w:r>
      <w:r>
        <w:rPr>
          <w:rFonts w:cs="Arial" w:ascii="Arial" w:hAnsi="Arial"/>
          <w:sz w:val="24"/>
        </w:rPr>
        <w:t>(</w:t>
      </w:r>
      <w:r>
        <w:rPr>
          <w:rFonts w:cs="Arial" w:ascii="Arial" w:hAnsi="Arial"/>
          <w:i/>
          <w:sz w:val="24"/>
        </w:rPr>
        <w:t>Apis</w:t>
      </w:r>
      <w:r>
        <w:rPr>
          <w:rFonts w:cs="Arial" w:ascii="Arial" w:hAnsi="Arial"/>
          <w:i/>
          <w:spacing w:val="-9"/>
          <w:sz w:val="24"/>
        </w:rPr>
        <w:t xml:space="preserve"> </w:t>
      </w:r>
      <w:r>
        <w:rPr>
          <w:rFonts w:cs="Arial" w:ascii="Arial" w:hAnsi="Arial"/>
          <w:i/>
          <w:sz w:val="24"/>
        </w:rPr>
        <w:t>mellifera</w:t>
      </w:r>
      <w:r>
        <w:rPr>
          <w:rFonts w:cs="Arial" w:ascii="Arial" w:hAnsi="Arial"/>
          <w:i/>
          <w:spacing w:val="-2"/>
          <w:sz w:val="24"/>
        </w:rPr>
        <w:t xml:space="preserve"> </w:t>
      </w:r>
      <w:r>
        <w:rPr>
          <w:rFonts w:cs="Arial" w:ascii="Arial" w:hAnsi="Arial"/>
          <w:sz w:val="24"/>
        </w:rPr>
        <w:t>L.)</w:t>
      </w:r>
      <w:r>
        <w:rPr>
          <w:rFonts w:cs="Arial" w:ascii="Arial" w:hAnsi="Arial"/>
          <w:spacing w:val="-10"/>
          <w:sz w:val="24"/>
        </w:rPr>
        <w:t xml:space="preserve"> </w:t>
      </w:r>
      <w:r>
        <w:rPr>
          <w:rFonts w:cs="Arial" w:ascii="Arial" w:hAnsi="Arial"/>
          <w:sz w:val="24"/>
        </w:rPr>
        <w:t>rapeseed canola (</w:t>
      </w:r>
      <w:r>
        <w:rPr>
          <w:rFonts w:cs="Arial" w:ascii="Arial" w:hAnsi="Arial"/>
          <w:i/>
          <w:sz w:val="24"/>
        </w:rPr>
        <w:t>Brassica napus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Chilean Journal of Agricultural Research</w:t>
      </w:r>
      <w:r>
        <w:rPr>
          <w:rFonts w:cs="Arial" w:ascii="Arial" w:hAnsi="Arial"/>
          <w:sz w:val="24"/>
        </w:rPr>
        <w:t>, 70(2):309–314.</w:t>
      </w:r>
    </w:p>
    <w:p>
      <w:pPr>
        <w:pStyle w:val="TextBody"/>
        <w:spacing w:lineRule="auto" w:line="228" w:before="209" w:after="0"/>
        <w:ind w:left="354" w:right="1053" w:hanging="235"/>
        <w:jc w:val="both"/>
        <w:rPr>
          <w:rFonts w:ascii="Arial" w:hAnsi="Arial" w:cs="Arial"/>
        </w:rPr>
      </w:pPr>
      <w:bookmarkStart w:id="35" w:name="_bookmark30"/>
      <w:bookmarkEnd w:id="35"/>
      <w:r>
        <w:rPr>
          <w:rFonts w:cs="Arial" w:ascii="Arial" w:hAnsi="Arial"/>
        </w:rPr>
        <w:t>Eilers, E. J., Kremen, C., Greenleaf, S. S., Garber, A. K., and Klein, A.-M. 2011.</w:t>
      </w:r>
      <w:r>
        <w:rPr>
          <w:rFonts w:cs="Arial" w:ascii="Arial" w:hAnsi="Arial"/>
          <w:spacing w:val="40"/>
        </w:rPr>
        <w:t xml:space="preserve"> </w:t>
      </w:r>
      <w:r>
        <w:rPr>
          <w:rFonts w:cs="Arial" w:ascii="Arial" w:hAnsi="Arial"/>
        </w:rPr>
        <w:t>Contri- bution of pollinator-mediated crops to nutrients in the human food supply.</w:t>
      </w:r>
      <w:r>
        <w:rPr>
          <w:rFonts w:cs="Arial" w:ascii="Arial" w:hAnsi="Arial"/>
          <w:spacing w:val="40"/>
        </w:rPr>
        <w:t xml:space="preserve"> </w:t>
      </w:r>
      <w:r>
        <w:rPr>
          <w:rFonts w:cs="Arial" w:ascii="Arial" w:hAnsi="Arial"/>
          <w:i/>
        </w:rPr>
        <w:t>PLoS one</w:t>
      </w:r>
      <w:r>
        <w:rPr>
          <w:rFonts w:cs="Arial" w:ascii="Arial" w:hAnsi="Arial"/>
        </w:rPr>
        <w:t xml:space="preserve">, </w:t>
      </w:r>
      <w:r>
        <w:rPr>
          <w:rFonts w:cs="Arial" w:ascii="Arial" w:hAnsi="Arial"/>
          <w:spacing w:val="-2"/>
        </w:rPr>
        <w:t>6(6):e21363.</w:t>
      </w:r>
    </w:p>
    <w:p>
      <w:pPr>
        <w:pStyle w:val="TextBody"/>
        <w:rPr>
          <w:rFonts w:ascii="Arial" w:hAnsi="Arial" w:cs="Arial"/>
          <w:sz w:val="19"/>
        </w:rPr>
      </w:pPr>
      <w:r>
        <w:rPr>
          <w:rFonts w:cs="Arial" w:ascii="Arial" w:hAnsi="Arial"/>
          <w:sz w:val="19"/>
        </w:rPr>
      </w:r>
    </w:p>
    <w:p>
      <w:pPr>
        <w:pStyle w:val="TextBody"/>
        <w:spacing w:lineRule="exact" w:line="265"/>
        <w:ind w:left="119" w:right="1055" w:hanging="0"/>
        <w:jc w:val="right"/>
        <w:rPr>
          <w:rFonts w:ascii="Arial" w:hAnsi="Arial" w:cs="Arial"/>
        </w:rPr>
      </w:pPr>
      <w:bookmarkStart w:id="36" w:name="_bookmark31"/>
      <w:bookmarkEnd w:id="36"/>
      <w:r>
        <w:rPr>
          <w:rFonts w:cs="Arial" w:ascii="Arial" w:hAnsi="Arial"/>
          <w:w w:val="95"/>
        </w:rPr>
        <w:t>Erbar,</w:t>
      </w:r>
      <w:r>
        <w:rPr>
          <w:rFonts w:cs="Arial" w:ascii="Arial" w:hAnsi="Arial"/>
          <w:spacing w:val="2"/>
        </w:rPr>
        <w:t xml:space="preserve"> </w:t>
      </w:r>
      <w:r>
        <w:rPr>
          <w:rFonts w:cs="Arial" w:ascii="Arial" w:hAnsi="Arial"/>
          <w:w w:val="95"/>
        </w:rPr>
        <w:t>C.</w:t>
      </w:r>
      <w:r>
        <w:rPr>
          <w:rFonts w:cs="Arial" w:ascii="Arial" w:hAnsi="Arial"/>
          <w:spacing w:val="1"/>
        </w:rPr>
        <w:t xml:space="preserve"> </w:t>
      </w:r>
      <w:r>
        <w:rPr>
          <w:rFonts w:cs="Arial" w:ascii="Arial" w:hAnsi="Arial"/>
          <w:w w:val="95"/>
        </w:rPr>
        <w:t>2003.</w:t>
      </w:r>
      <w:r>
        <w:rPr>
          <w:rFonts w:cs="Arial" w:ascii="Arial" w:hAnsi="Arial"/>
          <w:spacing w:val="17"/>
        </w:rPr>
        <w:t xml:space="preserve"> </w:t>
      </w:r>
      <w:r>
        <w:rPr>
          <w:rFonts w:cs="Arial" w:ascii="Arial" w:hAnsi="Arial"/>
          <w:w w:val="95"/>
        </w:rPr>
        <w:t>Pollen</w:t>
      </w:r>
      <w:r>
        <w:rPr>
          <w:rFonts w:cs="Arial" w:ascii="Arial" w:hAnsi="Arial"/>
          <w:spacing w:val="1"/>
        </w:rPr>
        <w:t xml:space="preserve"> </w:t>
      </w:r>
      <w:r>
        <w:rPr>
          <w:rFonts w:cs="Arial" w:ascii="Arial" w:hAnsi="Arial"/>
          <w:w w:val="95"/>
        </w:rPr>
        <w:t>tube</w:t>
      </w:r>
      <w:r>
        <w:rPr>
          <w:rFonts w:cs="Arial" w:ascii="Arial" w:hAnsi="Arial"/>
        </w:rPr>
        <w:t xml:space="preserve"> </w:t>
      </w:r>
      <w:r>
        <w:rPr>
          <w:rFonts w:cs="Arial" w:ascii="Arial" w:hAnsi="Arial"/>
          <w:w w:val="95"/>
        </w:rPr>
        <w:t>transmitting</w:t>
      </w:r>
      <w:r>
        <w:rPr>
          <w:rFonts w:cs="Arial" w:ascii="Arial" w:hAnsi="Arial"/>
          <w:spacing w:val="1"/>
        </w:rPr>
        <w:t xml:space="preserve"> </w:t>
      </w:r>
      <w:r>
        <w:rPr>
          <w:rFonts w:cs="Arial" w:ascii="Arial" w:hAnsi="Arial"/>
          <w:w w:val="95"/>
        </w:rPr>
        <w:t>tissue:</w:t>
      </w:r>
      <w:r>
        <w:rPr>
          <w:rFonts w:cs="Arial" w:ascii="Arial" w:hAnsi="Arial"/>
          <w:spacing w:val="28"/>
        </w:rPr>
        <w:t xml:space="preserve"> </w:t>
      </w:r>
      <w:r>
        <w:rPr>
          <w:rFonts w:cs="Arial" w:ascii="Arial" w:hAnsi="Arial"/>
          <w:w w:val="95"/>
        </w:rPr>
        <w:t>place</w:t>
      </w:r>
      <w:r>
        <w:rPr>
          <w:rFonts w:cs="Arial" w:ascii="Arial" w:hAnsi="Arial"/>
          <w:spacing w:val="1"/>
        </w:rPr>
        <w:t xml:space="preserve"> </w:t>
      </w:r>
      <w:r>
        <w:rPr>
          <w:rFonts w:cs="Arial" w:ascii="Arial" w:hAnsi="Arial"/>
          <w:w w:val="95"/>
        </w:rPr>
        <w:t>of</w:t>
      </w:r>
      <w:r>
        <w:rPr>
          <w:rFonts w:cs="Arial" w:ascii="Arial" w:hAnsi="Arial"/>
        </w:rPr>
        <w:t xml:space="preserve"> </w:t>
      </w:r>
      <w:r>
        <w:rPr>
          <w:rFonts w:cs="Arial" w:ascii="Arial" w:hAnsi="Arial"/>
          <w:w w:val="95"/>
        </w:rPr>
        <w:t>competition</w:t>
      </w:r>
      <w:r>
        <w:rPr>
          <w:rFonts w:cs="Arial" w:ascii="Arial" w:hAnsi="Arial"/>
          <w:spacing w:val="1"/>
        </w:rPr>
        <w:t xml:space="preserve"> </w:t>
      </w:r>
      <w:r>
        <w:rPr>
          <w:rFonts w:cs="Arial" w:ascii="Arial" w:hAnsi="Arial"/>
          <w:w w:val="95"/>
        </w:rPr>
        <w:t>of</w:t>
      </w:r>
      <w:r>
        <w:rPr>
          <w:rFonts w:cs="Arial" w:ascii="Arial" w:hAnsi="Arial"/>
          <w:spacing w:val="1"/>
        </w:rPr>
        <w:t xml:space="preserve"> </w:t>
      </w:r>
      <w:r>
        <w:rPr>
          <w:rFonts w:cs="Arial" w:ascii="Arial" w:hAnsi="Arial"/>
          <w:w w:val="95"/>
        </w:rPr>
        <w:t>male</w:t>
      </w:r>
      <w:r>
        <w:rPr>
          <w:rFonts w:cs="Arial" w:ascii="Arial" w:hAnsi="Arial"/>
          <w:spacing w:val="1"/>
        </w:rPr>
        <w:t xml:space="preserve"> </w:t>
      </w:r>
      <w:r>
        <w:rPr>
          <w:rFonts w:cs="Arial" w:ascii="Arial" w:hAnsi="Arial"/>
          <w:spacing w:val="-2"/>
          <w:w w:val="95"/>
        </w:rPr>
        <w:t>gametophytes.</w:t>
      </w:r>
    </w:p>
    <w:p>
      <w:pPr>
        <w:pStyle w:val="Normal"/>
        <w:spacing w:lineRule="exact" w:line="316"/>
        <w:ind w:left="354" w:hanging="0"/>
        <w:rPr>
          <w:rFonts w:ascii="Arial" w:hAnsi="Arial" w:cs="Arial"/>
          <w:sz w:val="24"/>
        </w:rPr>
      </w:pPr>
      <w:r>
        <w:rPr>
          <w:rFonts w:cs="Arial" w:ascii="Arial" w:hAnsi="Arial"/>
          <w:i/>
          <w:w w:val="105"/>
          <w:sz w:val="24"/>
        </w:rPr>
        <w:t>International</w:t>
      </w:r>
      <w:r>
        <w:rPr>
          <w:rFonts w:cs="Arial" w:ascii="Arial" w:hAnsi="Arial"/>
          <w:i/>
          <w:spacing w:val="15"/>
          <w:w w:val="105"/>
          <w:sz w:val="24"/>
        </w:rPr>
        <w:t xml:space="preserve"> </w:t>
      </w:r>
      <w:r>
        <w:rPr>
          <w:rFonts w:cs="Arial" w:ascii="Arial" w:hAnsi="Arial"/>
          <w:i/>
          <w:w w:val="105"/>
          <w:sz w:val="24"/>
        </w:rPr>
        <w:t>Journal</w:t>
      </w:r>
      <w:r>
        <w:rPr>
          <w:rFonts w:cs="Arial" w:ascii="Arial" w:hAnsi="Arial"/>
          <w:i/>
          <w:spacing w:val="16"/>
          <w:w w:val="105"/>
          <w:sz w:val="24"/>
        </w:rPr>
        <w:t xml:space="preserve"> </w:t>
      </w:r>
      <w:r>
        <w:rPr>
          <w:rFonts w:cs="Arial" w:ascii="Arial" w:hAnsi="Arial"/>
          <w:i/>
          <w:w w:val="105"/>
          <w:sz w:val="24"/>
        </w:rPr>
        <w:t>of</w:t>
      </w:r>
      <w:r>
        <w:rPr>
          <w:rFonts w:cs="Arial" w:ascii="Arial" w:hAnsi="Arial"/>
          <w:i/>
          <w:spacing w:val="15"/>
          <w:w w:val="105"/>
          <w:sz w:val="24"/>
        </w:rPr>
        <w:t xml:space="preserve"> </w:t>
      </w:r>
      <w:r>
        <w:rPr>
          <w:rFonts w:cs="Arial" w:ascii="Arial" w:hAnsi="Arial"/>
          <w:i/>
          <w:w w:val="105"/>
          <w:sz w:val="24"/>
        </w:rPr>
        <w:t>Plant</w:t>
      </w:r>
      <w:r>
        <w:rPr>
          <w:rFonts w:cs="Arial" w:ascii="Arial" w:hAnsi="Arial"/>
          <w:i/>
          <w:spacing w:val="16"/>
          <w:w w:val="105"/>
          <w:sz w:val="24"/>
        </w:rPr>
        <w:t xml:space="preserve"> </w:t>
      </w:r>
      <w:r>
        <w:rPr>
          <w:rFonts w:cs="Arial" w:ascii="Arial" w:hAnsi="Arial"/>
          <w:i/>
          <w:w w:val="105"/>
          <w:sz w:val="24"/>
        </w:rPr>
        <w:t>Sciences</w:t>
      </w:r>
      <w:r>
        <w:rPr>
          <w:rFonts w:cs="Arial" w:ascii="Arial" w:hAnsi="Arial"/>
          <w:w w:val="105"/>
          <w:sz w:val="24"/>
        </w:rPr>
        <w:t>,</w:t>
      </w:r>
      <w:r>
        <w:rPr>
          <w:rFonts w:cs="Arial" w:ascii="Arial" w:hAnsi="Arial"/>
          <w:spacing w:val="13"/>
          <w:w w:val="105"/>
          <w:sz w:val="24"/>
        </w:rPr>
        <w:t xml:space="preserve"> </w:t>
      </w:r>
      <w:r>
        <w:rPr>
          <w:rFonts w:cs="Arial" w:ascii="Arial" w:hAnsi="Arial"/>
          <w:spacing w:val="-2"/>
          <w:sz w:val="24"/>
        </w:rPr>
        <w:t>164(S5):S265–S277.</w:t>
      </w:r>
    </w:p>
    <w:p>
      <w:pPr>
        <w:pStyle w:val="Normal"/>
        <w:spacing w:lineRule="auto" w:line="208" w:before="192" w:after="0"/>
        <w:ind w:left="354" w:right="1057" w:hanging="235"/>
        <w:jc w:val="both"/>
        <w:rPr>
          <w:rFonts w:ascii="Arial" w:hAnsi="Arial" w:cs="Arial"/>
          <w:sz w:val="24"/>
        </w:rPr>
      </w:pPr>
      <w:bookmarkStart w:id="37" w:name="_bookmark32"/>
      <w:bookmarkEnd w:id="37"/>
      <w:r>
        <w:rPr>
          <w:rFonts w:cs="Arial" w:ascii="Arial" w:hAnsi="Arial"/>
          <w:sz w:val="24"/>
        </w:rPr>
        <w:t>Free, J. and Nuttall, P. 1968.</w:t>
      </w:r>
      <w:r>
        <w:rPr>
          <w:rFonts w:cs="Arial" w:ascii="Arial" w:hAnsi="Arial"/>
          <w:spacing w:val="40"/>
          <w:sz w:val="24"/>
        </w:rPr>
        <w:t xml:space="preserve"> </w:t>
      </w:r>
      <w:r>
        <w:rPr>
          <w:rFonts w:cs="Arial" w:ascii="Arial" w:hAnsi="Arial"/>
          <w:sz w:val="24"/>
        </w:rPr>
        <w:t>The pollination of oilseed rape (</w:t>
      </w:r>
      <w:r>
        <w:rPr>
          <w:rFonts w:cs="Arial" w:ascii="Arial" w:hAnsi="Arial"/>
          <w:i/>
          <w:sz w:val="24"/>
        </w:rPr>
        <w:t>Brassica napus</w:t>
      </w:r>
      <w:r>
        <w:rPr>
          <w:rFonts w:cs="Arial" w:ascii="Arial" w:hAnsi="Arial"/>
          <w:sz w:val="24"/>
        </w:rPr>
        <w:t>) and the behaviour of bees on the crop.</w:t>
      </w:r>
      <w:r>
        <w:rPr>
          <w:rFonts w:cs="Arial" w:ascii="Arial" w:hAnsi="Arial"/>
          <w:spacing w:val="40"/>
          <w:sz w:val="24"/>
        </w:rPr>
        <w:t xml:space="preserve"> </w:t>
      </w:r>
      <w:r>
        <w:rPr>
          <w:rFonts w:cs="Arial" w:ascii="Arial" w:hAnsi="Arial"/>
          <w:i/>
          <w:sz w:val="24"/>
        </w:rPr>
        <w:t>The Journal of Agricultural Science</w:t>
      </w:r>
      <w:r>
        <w:rPr>
          <w:rFonts w:cs="Arial" w:ascii="Arial" w:hAnsi="Arial"/>
          <w:sz w:val="24"/>
        </w:rPr>
        <w:t>, 71(01):91–94.</w:t>
      </w:r>
    </w:p>
    <w:p>
      <w:pPr>
        <w:pStyle w:val="TextBody"/>
        <w:spacing w:lineRule="auto" w:line="208" w:before="201" w:after="0"/>
        <w:ind w:left="354" w:right="1057" w:hanging="235"/>
        <w:jc w:val="both"/>
        <w:rPr>
          <w:rFonts w:ascii="Arial" w:hAnsi="Arial" w:cs="Arial"/>
        </w:rPr>
      </w:pPr>
      <w:bookmarkStart w:id="38" w:name="_bookmark33"/>
      <w:bookmarkEnd w:id="38"/>
      <w:r>
        <w:rPr>
          <w:rFonts w:cs="Arial" w:ascii="Arial" w:hAnsi="Arial"/>
          <w:spacing w:val="-2"/>
        </w:rPr>
        <w:t>Free,</w:t>
      </w:r>
      <w:r>
        <w:rPr>
          <w:rFonts w:cs="Arial" w:ascii="Arial" w:hAnsi="Arial"/>
          <w:spacing w:val="-9"/>
        </w:rPr>
        <w:t xml:space="preserve"> </w:t>
      </w:r>
      <w:r>
        <w:rPr>
          <w:rFonts w:cs="Arial" w:ascii="Arial" w:hAnsi="Arial"/>
          <w:spacing w:val="-2"/>
        </w:rPr>
        <w:t>J.</w:t>
      </w:r>
      <w:r>
        <w:rPr>
          <w:rFonts w:cs="Arial" w:ascii="Arial" w:hAnsi="Arial"/>
          <w:spacing w:val="-11"/>
        </w:rPr>
        <w:t xml:space="preserve"> </w:t>
      </w:r>
      <w:r>
        <w:rPr>
          <w:rFonts w:cs="Arial" w:ascii="Arial" w:hAnsi="Arial"/>
          <w:spacing w:val="-2"/>
        </w:rPr>
        <w:t>B.</w:t>
      </w:r>
      <w:r>
        <w:rPr>
          <w:rFonts w:cs="Arial" w:ascii="Arial" w:hAnsi="Arial"/>
          <w:spacing w:val="-11"/>
        </w:rPr>
        <w:t xml:space="preserve"> </w:t>
      </w:r>
      <w:r>
        <w:rPr>
          <w:rFonts w:cs="Arial" w:ascii="Arial" w:hAnsi="Arial"/>
          <w:spacing w:val="-2"/>
        </w:rPr>
        <w:t>and</w:t>
      </w:r>
      <w:r>
        <w:rPr>
          <w:rFonts w:cs="Arial" w:ascii="Arial" w:hAnsi="Arial"/>
          <w:spacing w:val="-11"/>
        </w:rPr>
        <w:t xml:space="preserve"> </w:t>
      </w:r>
      <w:r>
        <w:rPr>
          <w:rFonts w:cs="Arial" w:ascii="Arial" w:hAnsi="Arial"/>
          <w:spacing w:val="-2"/>
        </w:rPr>
        <w:t>Ferguson,</w:t>
      </w:r>
      <w:r>
        <w:rPr>
          <w:rFonts w:cs="Arial" w:ascii="Arial" w:hAnsi="Arial"/>
          <w:spacing w:val="-9"/>
        </w:rPr>
        <w:t xml:space="preserve"> </w:t>
      </w:r>
      <w:r>
        <w:rPr>
          <w:rFonts w:cs="Arial" w:ascii="Arial" w:hAnsi="Arial"/>
          <w:spacing w:val="-2"/>
        </w:rPr>
        <w:t>A.</w:t>
      </w:r>
      <w:r>
        <w:rPr>
          <w:rFonts w:cs="Arial" w:ascii="Arial" w:hAnsi="Arial"/>
          <w:spacing w:val="-11"/>
        </w:rPr>
        <w:t xml:space="preserve"> </w:t>
      </w:r>
      <w:r>
        <w:rPr>
          <w:rFonts w:cs="Arial" w:ascii="Arial" w:hAnsi="Arial"/>
          <w:spacing w:val="-2"/>
        </w:rPr>
        <w:t>W.</w:t>
      </w:r>
      <w:r>
        <w:rPr>
          <w:rFonts w:cs="Arial" w:ascii="Arial" w:hAnsi="Arial"/>
          <w:spacing w:val="-11"/>
        </w:rPr>
        <w:t xml:space="preserve"> </w:t>
      </w:r>
      <w:r>
        <w:rPr>
          <w:rFonts w:cs="Arial" w:ascii="Arial" w:hAnsi="Arial"/>
          <w:spacing w:val="-2"/>
        </w:rPr>
        <w:t>1983. Foraging</w:t>
      </w:r>
      <w:r>
        <w:rPr>
          <w:rFonts w:cs="Arial" w:ascii="Arial" w:hAnsi="Arial"/>
          <w:spacing w:val="-11"/>
        </w:rPr>
        <w:t xml:space="preserve"> </w:t>
      </w:r>
      <w:r>
        <w:rPr>
          <w:rFonts w:cs="Arial" w:ascii="Arial" w:hAnsi="Arial"/>
          <w:spacing w:val="-2"/>
        </w:rPr>
        <w:t>behaviour</w:t>
      </w:r>
      <w:r>
        <w:rPr>
          <w:rFonts w:cs="Arial" w:ascii="Arial" w:hAnsi="Arial"/>
          <w:spacing w:val="-11"/>
        </w:rPr>
        <w:t xml:space="preserve"> </w:t>
      </w:r>
      <w:r>
        <w:rPr>
          <w:rFonts w:cs="Arial" w:ascii="Arial" w:hAnsi="Arial"/>
          <w:spacing w:val="-2"/>
        </w:rPr>
        <w:t>of</w:t>
      </w:r>
      <w:r>
        <w:rPr>
          <w:rFonts w:cs="Arial" w:ascii="Arial" w:hAnsi="Arial"/>
          <w:spacing w:val="-11"/>
        </w:rPr>
        <w:t xml:space="preserve"> </w:t>
      </w:r>
      <w:r>
        <w:rPr>
          <w:rFonts w:cs="Arial" w:ascii="Arial" w:hAnsi="Arial"/>
          <w:spacing w:val="-2"/>
        </w:rPr>
        <w:t>honeybees</w:t>
      </w:r>
      <w:r>
        <w:rPr>
          <w:rFonts w:cs="Arial" w:ascii="Arial" w:hAnsi="Arial"/>
          <w:spacing w:val="-11"/>
        </w:rPr>
        <w:t xml:space="preserve"> </w:t>
      </w:r>
      <w:r>
        <w:rPr>
          <w:rFonts w:cs="Arial" w:ascii="Arial" w:hAnsi="Arial"/>
          <w:spacing w:val="-2"/>
        </w:rPr>
        <w:t>on</w:t>
      </w:r>
      <w:r>
        <w:rPr>
          <w:rFonts w:cs="Arial" w:ascii="Arial" w:hAnsi="Arial"/>
          <w:spacing w:val="-11"/>
        </w:rPr>
        <w:t xml:space="preserve"> </w:t>
      </w:r>
      <w:r>
        <w:rPr>
          <w:rFonts w:cs="Arial" w:ascii="Arial" w:hAnsi="Arial"/>
          <w:spacing w:val="-2"/>
        </w:rPr>
        <w:t>oilseed</w:t>
      </w:r>
      <w:r>
        <w:rPr>
          <w:rFonts w:cs="Arial" w:ascii="Arial" w:hAnsi="Arial"/>
          <w:spacing w:val="-11"/>
        </w:rPr>
        <w:t xml:space="preserve"> </w:t>
      </w:r>
      <w:r>
        <w:rPr>
          <w:rFonts w:cs="Arial" w:ascii="Arial" w:hAnsi="Arial"/>
          <w:spacing w:val="-2"/>
        </w:rPr>
        <w:t xml:space="preserve">rape. </w:t>
      </w:r>
      <w:r>
        <w:rPr>
          <w:rFonts w:cs="Arial" w:ascii="Arial" w:hAnsi="Arial"/>
          <w:i/>
          <w:spacing w:val="-2"/>
        </w:rPr>
        <w:t xml:space="preserve">Bee </w:t>
      </w:r>
      <w:r>
        <w:rPr>
          <w:rFonts w:cs="Arial" w:ascii="Arial" w:hAnsi="Arial"/>
          <w:i/>
        </w:rPr>
        <w:t>World</w:t>
      </w:r>
      <w:r>
        <w:rPr>
          <w:rFonts w:cs="Arial" w:ascii="Arial" w:hAnsi="Arial"/>
        </w:rPr>
        <w:t>, 64(1):22–24.</w:t>
      </w:r>
    </w:p>
    <w:p>
      <w:pPr>
        <w:pStyle w:val="TextBody"/>
        <w:spacing w:lineRule="exact" w:line="306" w:before="173" w:after="0"/>
        <w:ind w:left="119" w:right="1058" w:hanging="0"/>
        <w:jc w:val="right"/>
        <w:rPr>
          <w:rFonts w:ascii="Arial" w:hAnsi="Arial" w:cs="Arial"/>
          <w:i/>
          <w:i/>
        </w:rPr>
      </w:pPr>
      <w:bookmarkStart w:id="39" w:name="_bookmark34"/>
      <w:bookmarkEnd w:id="39"/>
      <w:r>
        <w:rPr>
          <w:rFonts w:cs="Arial" w:ascii="Arial" w:hAnsi="Arial"/>
        </w:rPr>
        <w:t>Free,</w:t>
      </w:r>
      <w:r>
        <w:rPr>
          <w:rFonts w:cs="Arial" w:ascii="Arial" w:hAnsi="Arial"/>
          <w:spacing w:val="2"/>
        </w:rPr>
        <w:t xml:space="preserve"> </w:t>
      </w:r>
      <w:r>
        <w:rPr>
          <w:rFonts w:cs="Arial" w:ascii="Arial" w:hAnsi="Arial"/>
        </w:rPr>
        <w:t>J. B.</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Williams,</w:t>
      </w:r>
      <w:r>
        <w:rPr>
          <w:rFonts w:cs="Arial" w:ascii="Arial" w:hAnsi="Arial"/>
          <w:spacing w:val="2"/>
        </w:rPr>
        <w:t xml:space="preserve"> </w:t>
      </w:r>
      <w:r>
        <w:rPr>
          <w:rFonts w:cs="Arial" w:ascii="Arial" w:hAnsi="Arial"/>
        </w:rPr>
        <w:t>I.</w:t>
      </w:r>
      <w:r>
        <w:rPr>
          <w:rFonts w:cs="Arial" w:ascii="Arial" w:hAnsi="Arial"/>
          <w:spacing w:val="1"/>
        </w:rPr>
        <w:t xml:space="preserve"> </w:t>
      </w:r>
      <w:r>
        <w:rPr>
          <w:rFonts w:cs="Arial" w:ascii="Arial" w:hAnsi="Arial"/>
        </w:rPr>
        <w:t>H.</w:t>
      </w:r>
      <w:r>
        <w:rPr>
          <w:rFonts w:cs="Arial" w:ascii="Arial" w:hAnsi="Arial"/>
          <w:spacing w:val="1"/>
        </w:rPr>
        <w:t xml:space="preserve"> </w:t>
      </w:r>
      <w:r>
        <w:rPr>
          <w:rFonts w:cs="Arial" w:ascii="Arial" w:hAnsi="Arial"/>
        </w:rPr>
        <w:t>1973.</w:t>
      </w:r>
      <w:r>
        <w:rPr>
          <w:rFonts w:cs="Arial" w:ascii="Arial" w:hAnsi="Arial"/>
          <w:spacing w:val="30"/>
        </w:rPr>
        <w:t xml:space="preserve"> </w:t>
      </w:r>
      <w:r>
        <w:rPr>
          <w:rFonts w:cs="Arial" w:ascii="Arial" w:hAnsi="Arial"/>
        </w:rPr>
        <w:t>The</w:t>
      </w:r>
      <w:r>
        <w:rPr>
          <w:rFonts w:cs="Arial" w:ascii="Arial" w:hAnsi="Arial"/>
          <w:spacing w:val="1"/>
        </w:rPr>
        <w:t xml:space="preserve"> </w:t>
      </w:r>
      <w:r>
        <w:rPr>
          <w:rFonts w:cs="Arial" w:ascii="Arial" w:hAnsi="Arial"/>
        </w:rPr>
        <w:t>foraging behaviour</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honeybees</w:t>
      </w:r>
      <w:r>
        <w:rPr>
          <w:rFonts w:cs="Arial" w:ascii="Arial" w:hAnsi="Arial"/>
          <w:spacing w:val="1"/>
        </w:rPr>
        <w:t xml:space="preserve"> </w:t>
      </w:r>
      <w:r>
        <w:rPr>
          <w:rFonts w:cs="Arial" w:ascii="Arial" w:hAnsi="Arial"/>
        </w:rPr>
        <w:t>(</w:t>
      </w:r>
      <w:r>
        <w:rPr>
          <w:rFonts w:cs="Arial" w:ascii="Arial" w:hAnsi="Arial"/>
          <w:i/>
        </w:rPr>
        <w:t>Apis</w:t>
      </w:r>
      <w:r>
        <w:rPr>
          <w:rFonts w:cs="Arial" w:ascii="Arial" w:hAnsi="Arial"/>
          <w:i/>
          <w:spacing w:val="2"/>
        </w:rPr>
        <w:t xml:space="preserve"> </w:t>
      </w:r>
      <w:r>
        <w:rPr>
          <w:rFonts w:cs="Arial" w:ascii="Arial" w:hAnsi="Arial"/>
          <w:i/>
          <w:spacing w:val="-2"/>
        </w:rPr>
        <w:t>mellifera</w:t>
      </w:r>
    </w:p>
    <w:p>
      <w:pPr>
        <w:pStyle w:val="Normal"/>
        <w:spacing w:lineRule="exact" w:line="306"/>
        <w:ind w:left="119" w:right="1109" w:hanging="0"/>
        <w:jc w:val="right"/>
        <w:rPr>
          <w:rFonts w:ascii="Arial" w:hAnsi="Arial" w:cs="Arial"/>
          <w:sz w:val="24"/>
        </w:rPr>
      </w:pPr>
      <w:r>
        <w:rPr>
          <w:rFonts w:cs="Arial" w:ascii="Arial" w:hAnsi="Arial"/>
          <w:sz w:val="24"/>
        </w:rPr>
        <w:t>L.)</w:t>
      </w:r>
      <w:r>
        <w:rPr>
          <w:rFonts w:cs="Arial" w:ascii="Arial" w:hAnsi="Arial"/>
          <w:spacing w:val="19"/>
          <w:sz w:val="24"/>
        </w:rPr>
        <w:t xml:space="preserve"> </w:t>
      </w:r>
      <w:r>
        <w:rPr>
          <w:rFonts w:cs="Arial" w:ascii="Arial" w:hAnsi="Arial"/>
          <w:sz w:val="24"/>
        </w:rPr>
        <w:t>on</w:t>
      </w:r>
      <w:r>
        <w:rPr>
          <w:rFonts w:cs="Arial" w:ascii="Arial" w:hAnsi="Arial"/>
          <w:spacing w:val="19"/>
          <w:sz w:val="24"/>
        </w:rPr>
        <w:t xml:space="preserve"> </w:t>
      </w:r>
      <w:r>
        <w:rPr>
          <w:rFonts w:cs="Arial" w:ascii="Arial" w:hAnsi="Arial"/>
          <w:sz w:val="24"/>
        </w:rPr>
        <w:t>brussels</w:t>
      </w:r>
      <w:r>
        <w:rPr>
          <w:rFonts w:cs="Arial" w:ascii="Arial" w:hAnsi="Arial"/>
          <w:spacing w:val="19"/>
          <w:sz w:val="24"/>
        </w:rPr>
        <w:t xml:space="preserve"> </w:t>
      </w:r>
      <w:r>
        <w:rPr>
          <w:rFonts w:cs="Arial" w:ascii="Arial" w:hAnsi="Arial"/>
          <w:sz w:val="24"/>
        </w:rPr>
        <w:t>sprout</w:t>
      </w:r>
      <w:r>
        <w:rPr>
          <w:rFonts w:cs="Arial" w:ascii="Arial" w:hAnsi="Arial"/>
          <w:spacing w:val="20"/>
          <w:sz w:val="24"/>
        </w:rPr>
        <w:t xml:space="preserve"> </w:t>
      </w:r>
      <w:r>
        <w:rPr>
          <w:rFonts w:cs="Arial" w:ascii="Arial" w:hAnsi="Arial"/>
          <w:sz w:val="24"/>
        </w:rPr>
        <w:t>(</w:t>
      </w:r>
      <w:r>
        <w:rPr>
          <w:rFonts w:cs="Arial" w:ascii="Arial" w:hAnsi="Arial"/>
          <w:i/>
          <w:sz w:val="24"/>
        </w:rPr>
        <w:t>Brassica</w:t>
      </w:r>
      <w:r>
        <w:rPr>
          <w:rFonts w:cs="Arial" w:ascii="Arial" w:hAnsi="Arial"/>
          <w:i/>
          <w:spacing w:val="22"/>
          <w:sz w:val="24"/>
        </w:rPr>
        <w:t xml:space="preserve"> </w:t>
      </w:r>
      <w:r>
        <w:rPr>
          <w:rFonts w:cs="Arial" w:ascii="Arial" w:hAnsi="Arial"/>
          <w:i/>
          <w:sz w:val="24"/>
        </w:rPr>
        <w:t>oleracea</w:t>
      </w:r>
      <w:r>
        <w:rPr>
          <w:rFonts w:cs="Arial" w:ascii="Arial" w:hAnsi="Arial"/>
          <w:i/>
          <w:spacing w:val="35"/>
          <w:sz w:val="24"/>
        </w:rPr>
        <w:t xml:space="preserve"> </w:t>
      </w:r>
      <w:r>
        <w:rPr>
          <w:rFonts w:cs="Arial" w:ascii="Arial" w:hAnsi="Arial"/>
          <w:sz w:val="24"/>
        </w:rPr>
        <w:t>L.).</w:t>
      </w:r>
      <w:r>
        <w:rPr>
          <w:rFonts w:cs="Arial" w:ascii="Arial" w:hAnsi="Arial"/>
          <w:spacing w:val="44"/>
          <w:sz w:val="24"/>
        </w:rPr>
        <w:t xml:space="preserve"> </w:t>
      </w:r>
      <w:r>
        <w:rPr>
          <w:rFonts w:cs="Arial" w:ascii="Arial" w:hAnsi="Arial"/>
          <w:i/>
          <w:sz w:val="24"/>
        </w:rPr>
        <w:t>Journal</w:t>
      </w:r>
      <w:r>
        <w:rPr>
          <w:rFonts w:cs="Arial" w:ascii="Arial" w:hAnsi="Arial"/>
          <w:i/>
          <w:spacing w:val="22"/>
          <w:sz w:val="24"/>
        </w:rPr>
        <w:t xml:space="preserve"> </w:t>
      </w:r>
      <w:r>
        <w:rPr>
          <w:rFonts w:cs="Arial" w:ascii="Arial" w:hAnsi="Arial"/>
          <w:i/>
          <w:sz w:val="24"/>
        </w:rPr>
        <w:t>of</w:t>
      </w:r>
      <w:r>
        <w:rPr>
          <w:rFonts w:cs="Arial" w:ascii="Arial" w:hAnsi="Arial"/>
          <w:i/>
          <w:spacing w:val="22"/>
          <w:sz w:val="24"/>
        </w:rPr>
        <w:t xml:space="preserve"> </w:t>
      </w:r>
      <w:r>
        <w:rPr>
          <w:rFonts w:cs="Arial" w:ascii="Arial" w:hAnsi="Arial"/>
          <w:i/>
          <w:sz w:val="24"/>
        </w:rPr>
        <w:t>Applied</w:t>
      </w:r>
      <w:r>
        <w:rPr>
          <w:rFonts w:cs="Arial" w:ascii="Arial" w:hAnsi="Arial"/>
          <w:i/>
          <w:spacing w:val="23"/>
          <w:sz w:val="24"/>
        </w:rPr>
        <w:t xml:space="preserve"> </w:t>
      </w:r>
      <w:r>
        <w:rPr>
          <w:rFonts w:cs="Arial" w:ascii="Arial" w:hAnsi="Arial"/>
          <w:i/>
          <w:sz w:val="24"/>
        </w:rPr>
        <w:t>Ecology</w:t>
      </w:r>
      <w:r>
        <w:rPr>
          <w:rFonts w:cs="Arial" w:ascii="Arial" w:hAnsi="Arial"/>
          <w:sz w:val="24"/>
        </w:rPr>
        <w:t>,</w:t>
      </w:r>
      <w:r>
        <w:rPr>
          <w:rFonts w:cs="Arial" w:ascii="Arial" w:hAnsi="Arial"/>
          <w:spacing w:val="19"/>
          <w:sz w:val="24"/>
        </w:rPr>
        <w:t xml:space="preserve"> </w:t>
      </w:r>
      <w:r>
        <w:rPr>
          <w:rFonts w:cs="Arial" w:ascii="Arial" w:hAnsi="Arial"/>
          <w:spacing w:val="-2"/>
          <w:sz w:val="24"/>
        </w:rPr>
        <w:t>10(2):489–499.</w:t>
      </w:r>
    </w:p>
    <w:p>
      <w:pPr>
        <w:pStyle w:val="TextBody"/>
        <w:spacing w:lineRule="exact" w:line="265" w:before="196" w:after="0"/>
        <w:ind w:left="119" w:right="1056" w:hanging="0"/>
        <w:jc w:val="right"/>
        <w:rPr>
          <w:rFonts w:ascii="Arial" w:hAnsi="Arial" w:cs="Arial"/>
        </w:rPr>
      </w:pPr>
      <w:bookmarkStart w:id="40" w:name="_bookmark35"/>
      <w:bookmarkEnd w:id="40"/>
      <w:r>
        <w:rPr>
          <w:rFonts w:cs="Arial" w:ascii="Arial" w:hAnsi="Arial"/>
          <w:w w:val="95"/>
        </w:rPr>
        <w:t>Fries,</w:t>
      </w:r>
      <w:r>
        <w:rPr>
          <w:rFonts w:cs="Arial" w:ascii="Arial" w:hAnsi="Arial"/>
          <w:spacing w:val="-2"/>
        </w:rPr>
        <w:t xml:space="preserve"> </w:t>
      </w:r>
      <w:r>
        <w:rPr>
          <w:rFonts w:cs="Arial" w:ascii="Arial" w:hAnsi="Arial"/>
          <w:w w:val="95"/>
        </w:rPr>
        <w:t>I.</w:t>
      </w:r>
      <w:r>
        <w:rPr>
          <w:rFonts w:cs="Arial" w:ascii="Arial" w:hAnsi="Arial"/>
          <w:spacing w:val="-3"/>
        </w:rPr>
        <w:t xml:space="preserve"> </w:t>
      </w:r>
      <w:r>
        <w:rPr>
          <w:rFonts w:cs="Arial" w:ascii="Arial" w:hAnsi="Arial"/>
          <w:w w:val="95"/>
        </w:rPr>
        <w:t>and</w:t>
      </w:r>
      <w:r>
        <w:rPr>
          <w:rFonts w:cs="Arial" w:ascii="Arial" w:hAnsi="Arial"/>
          <w:spacing w:val="-1"/>
          <w:w w:val="95"/>
        </w:rPr>
        <w:t xml:space="preserve"> </w:t>
      </w:r>
      <w:r>
        <w:rPr>
          <w:rFonts w:cs="Arial" w:ascii="Arial" w:hAnsi="Arial"/>
          <w:w w:val="95"/>
        </w:rPr>
        <w:t>Stark,</w:t>
      </w:r>
      <w:r>
        <w:rPr>
          <w:rFonts w:cs="Arial" w:ascii="Arial" w:hAnsi="Arial"/>
          <w:spacing w:val="-1"/>
        </w:rPr>
        <w:t xml:space="preserve"> </w:t>
      </w:r>
      <w:r>
        <w:rPr>
          <w:rFonts w:cs="Arial" w:ascii="Arial" w:hAnsi="Arial"/>
          <w:w w:val="95"/>
        </w:rPr>
        <w:t>J.</w:t>
      </w:r>
      <w:r>
        <w:rPr>
          <w:rFonts w:cs="Arial" w:ascii="Arial" w:hAnsi="Arial"/>
          <w:spacing w:val="-1"/>
          <w:w w:val="95"/>
        </w:rPr>
        <w:t xml:space="preserve"> </w:t>
      </w:r>
      <w:r>
        <w:rPr>
          <w:rFonts w:cs="Arial" w:ascii="Arial" w:hAnsi="Arial"/>
          <w:w w:val="95"/>
        </w:rPr>
        <w:t>1983.</w:t>
      </w:r>
      <w:r>
        <w:rPr>
          <w:rFonts w:cs="Arial" w:ascii="Arial" w:hAnsi="Arial"/>
          <w:spacing w:val="11"/>
        </w:rPr>
        <w:t xml:space="preserve"> </w:t>
      </w:r>
      <w:r>
        <w:rPr>
          <w:rFonts w:cs="Arial" w:ascii="Arial" w:hAnsi="Arial"/>
          <w:w w:val="95"/>
        </w:rPr>
        <w:t>Measuring</w:t>
      </w:r>
      <w:r>
        <w:rPr>
          <w:rFonts w:cs="Arial" w:ascii="Arial" w:hAnsi="Arial"/>
          <w:spacing w:val="-3"/>
        </w:rPr>
        <w:t xml:space="preserve"> </w:t>
      </w:r>
      <w:r>
        <w:rPr>
          <w:rFonts w:cs="Arial" w:ascii="Arial" w:hAnsi="Arial"/>
          <w:w w:val="95"/>
        </w:rPr>
        <w:t>the</w:t>
      </w:r>
      <w:r>
        <w:rPr>
          <w:rFonts w:cs="Arial" w:ascii="Arial" w:hAnsi="Arial"/>
          <w:spacing w:val="-1"/>
          <w:w w:val="95"/>
        </w:rPr>
        <w:t xml:space="preserve"> </w:t>
      </w:r>
      <w:r>
        <w:rPr>
          <w:rFonts w:cs="Arial" w:ascii="Arial" w:hAnsi="Arial"/>
          <w:w w:val="95"/>
        </w:rPr>
        <w:t>importance</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honeybees</w:t>
      </w:r>
      <w:r>
        <w:rPr>
          <w:rFonts w:cs="Arial" w:ascii="Arial" w:hAnsi="Arial"/>
          <w:spacing w:val="-3"/>
        </w:rPr>
        <w:t xml:space="preserve"> </w:t>
      </w:r>
      <w:r>
        <w:rPr>
          <w:rFonts w:cs="Arial" w:ascii="Arial" w:hAnsi="Arial"/>
          <w:w w:val="95"/>
        </w:rPr>
        <w:t>in</w:t>
      </w:r>
      <w:r>
        <w:rPr>
          <w:rFonts w:cs="Arial" w:ascii="Arial" w:hAnsi="Arial"/>
          <w:spacing w:val="-3"/>
        </w:rPr>
        <w:t xml:space="preserve"> </w:t>
      </w:r>
      <w:r>
        <w:rPr>
          <w:rFonts w:cs="Arial" w:ascii="Arial" w:hAnsi="Arial"/>
          <w:w w:val="95"/>
        </w:rPr>
        <w:t>rape</w:t>
      </w:r>
      <w:r>
        <w:rPr>
          <w:rFonts w:cs="Arial" w:ascii="Arial" w:hAnsi="Arial"/>
          <w:spacing w:val="-1"/>
          <w:w w:val="95"/>
        </w:rPr>
        <w:t xml:space="preserve"> </w:t>
      </w:r>
      <w:r>
        <w:rPr>
          <w:rFonts w:cs="Arial" w:ascii="Arial" w:hAnsi="Arial"/>
          <w:w w:val="95"/>
        </w:rPr>
        <w:t>seed</w:t>
      </w:r>
      <w:r>
        <w:rPr>
          <w:rFonts w:cs="Arial" w:ascii="Arial" w:hAnsi="Arial"/>
          <w:spacing w:val="-1"/>
          <w:w w:val="95"/>
        </w:rPr>
        <w:t xml:space="preserve"> </w:t>
      </w:r>
      <w:r>
        <w:rPr>
          <w:rFonts w:cs="Arial" w:ascii="Arial" w:hAnsi="Arial"/>
          <w:spacing w:val="-2"/>
          <w:w w:val="95"/>
        </w:rPr>
        <w:t>production.</w:t>
      </w:r>
    </w:p>
    <w:p>
      <w:pPr>
        <w:sectPr>
          <w:footerReference w:type="default" r:id="rId13"/>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316"/>
        <w:ind w:left="354" w:hanging="0"/>
        <w:rPr>
          <w:rFonts w:ascii="Arial" w:hAnsi="Arial" w:cs="Arial"/>
          <w:sz w:val="24"/>
        </w:rPr>
      </w:pPr>
      <w:r>
        <w:rPr>
          <w:rFonts w:cs="Arial" w:ascii="Arial" w:hAnsi="Arial"/>
          <w:i/>
          <w:sz w:val="24"/>
        </w:rPr>
        <w:t>Journal</w:t>
      </w:r>
      <w:r>
        <w:rPr>
          <w:rFonts w:cs="Arial" w:ascii="Arial" w:hAnsi="Arial"/>
          <w:i/>
          <w:spacing w:val="43"/>
          <w:sz w:val="24"/>
        </w:rPr>
        <w:t xml:space="preserve"> </w:t>
      </w:r>
      <w:r>
        <w:rPr>
          <w:rFonts w:cs="Arial" w:ascii="Arial" w:hAnsi="Arial"/>
          <w:i/>
          <w:sz w:val="24"/>
        </w:rPr>
        <w:t>of</w:t>
      </w:r>
      <w:r>
        <w:rPr>
          <w:rFonts w:cs="Arial" w:ascii="Arial" w:hAnsi="Arial"/>
          <w:i/>
          <w:spacing w:val="43"/>
          <w:sz w:val="24"/>
        </w:rPr>
        <w:t xml:space="preserve"> </w:t>
      </w:r>
      <w:r>
        <w:rPr>
          <w:rFonts w:cs="Arial" w:ascii="Arial" w:hAnsi="Arial"/>
          <w:i/>
          <w:sz w:val="24"/>
        </w:rPr>
        <w:t>Apicultural</w:t>
      </w:r>
      <w:r>
        <w:rPr>
          <w:rFonts w:cs="Arial" w:ascii="Arial" w:hAnsi="Arial"/>
          <w:i/>
          <w:spacing w:val="44"/>
          <w:sz w:val="24"/>
        </w:rPr>
        <w:t xml:space="preserve"> </w:t>
      </w:r>
      <w:r>
        <w:rPr>
          <w:rFonts w:cs="Arial" w:ascii="Arial" w:hAnsi="Arial"/>
          <w:i/>
          <w:sz w:val="24"/>
        </w:rPr>
        <w:t>Research</w:t>
      </w:r>
      <w:r>
        <w:rPr>
          <w:rFonts w:cs="Arial" w:ascii="Arial" w:hAnsi="Arial"/>
          <w:sz w:val="24"/>
        </w:rPr>
        <w:t>,</w:t>
      </w:r>
      <w:r>
        <w:rPr>
          <w:rFonts w:cs="Arial" w:ascii="Arial" w:hAnsi="Arial"/>
          <w:spacing w:val="39"/>
          <w:sz w:val="24"/>
        </w:rPr>
        <w:t xml:space="preserve"> </w:t>
      </w:r>
      <w:r>
        <w:rPr>
          <w:rFonts w:cs="Arial" w:ascii="Arial" w:hAnsi="Arial"/>
          <w:spacing w:val="-2"/>
          <w:sz w:val="24"/>
        </w:rPr>
        <w:t>22(4):272–276.</w:t>
      </w:r>
    </w:p>
    <w:p>
      <w:pPr>
        <w:pStyle w:val="TextBody"/>
        <w:spacing w:before="39" w:after="0"/>
        <w:ind w:left="354" w:right="1056" w:hanging="235"/>
        <w:jc w:val="both"/>
        <w:rPr>
          <w:rFonts w:ascii="Arial" w:hAnsi="Arial" w:cs="Arial"/>
        </w:rPr>
      </w:pPr>
      <w:bookmarkStart w:id="41" w:name="_bookmark36"/>
      <w:bookmarkEnd w:id="41"/>
      <w:r>
        <w:rPr>
          <w:rFonts w:cs="Arial" w:ascii="Arial" w:hAnsi="Arial"/>
        </w:rPr>
        <w:t>Gaffney, A., Bohman, B., Quarrell, S., Brown, P., and Allen, G. 2019.</w:t>
      </w:r>
      <w:r>
        <w:rPr>
          <w:rFonts w:cs="Arial" w:ascii="Arial" w:hAnsi="Arial"/>
          <w:spacing w:val="27"/>
        </w:rPr>
        <w:t xml:space="preserve"> </w:t>
      </w:r>
      <w:r>
        <w:rPr>
          <w:rFonts w:cs="Arial" w:ascii="Arial" w:hAnsi="Arial"/>
        </w:rPr>
        <w:t xml:space="preserve">Limited cross plant </w:t>
      </w:r>
      <w:r>
        <w:rPr>
          <w:rFonts w:cs="Arial" w:ascii="Arial" w:hAnsi="Arial"/>
          <w:w w:val="95"/>
        </w:rPr>
        <w:t xml:space="preserve">movement and non-crop preferences reduce the efficiency of honey bees as pollinators of </w:t>
      </w:r>
      <w:r>
        <w:rPr>
          <w:rFonts w:cs="Arial" w:ascii="Arial" w:hAnsi="Arial"/>
        </w:rPr>
        <w:t>hybrid carrot seed crops.</w:t>
      </w:r>
      <w:r>
        <w:rPr>
          <w:rFonts w:cs="Arial" w:ascii="Arial" w:hAnsi="Arial"/>
          <w:spacing w:val="32"/>
        </w:rPr>
        <w:t xml:space="preserve"> </w:t>
      </w:r>
      <w:r>
        <w:rPr>
          <w:rFonts w:cs="Arial" w:ascii="Arial" w:hAnsi="Arial"/>
          <w:i/>
        </w:rPr>
        <w:t>Insects</w:t>
      </w:r>
      <w:r>
        <w:rPr>
          <w:rFonts w:cs="Arial" w:ascii="Arial" w:hAnsi="Arial"/>
        </w:rPr>
        <w:t>, 10(2):34.</w:t>
      </w:r>
    </w:p>
    <w:p>
      <w:pPr>
        <w:pStyle w:val="TextBody"/>
        <w:spacing w:lineRule="exact" w:line="288" w:before="186" w:after="0"/>
        <w:ind w:left="354" w:right="1054" w:hanging="235"/>
        <w:jc w:val="both"/>
        <w:rPr>
          <w:rFonts w:ascii="Arial" w:hAnsi="Arial" w:cs="Arial"/>
        </w:rPr>
      </w:pPr>
      <w:bookmarkStart w:id="42" w:name="_bookmark37"/>
      <w:bookmarkEnd w:id="42"/>
      <w:r>
        <w:rPr>
          <w:rFonts w:cs="Arial" w:ascii="Arial" w:hAnsi="Arial"/>
        </w:rPr>
        <w:t xml:space="preserve">Gagic, V., Kleijn, D., </w:t>
      </w:r>
      <w:r>
        <w:rPr>
          <w:rFonts w:cs="Arial" w:ascii="Arial" w:hAnsi="Arial"/>
          <w:spacing w:val="16"/>
          <w:w w:val="108"/>
        </w:rPr>
        <w:t>B</w:t>
      </w:r>
      <w:r>
        <w:rPr>
          <w:rFonts w:cs="Arial" w:ascii="Arial" w:hAnsi="Arial"/>
          <w:spacing w:val="-101"/>
        </w:rPr>
        <w:t>´</w:t>
      </w:r>
      <w:r>
        <w:rPr>
          <w:rFonts w:cs="Arial" w:ascii="Arial" w:hAnsi="Arial"/>
          <w:spacing w:val="17"/>
          <w:w w:val="98"/>
        </w:rPr>
        <w:t>aldi,</w:t>
      </w:r>
      <w:r>
        <w:rPr>
          <w:rFonts w:cs="Arial" w:ascii="Arial" w:hAnsi="Arial"/>
          <w:w w:val="99"/>
        </w:rPr>
        <w:t xml:space="preserve"> </w:t>
      </w:r>
      <w:r>
        <w:rPr>
          <w:rFonts w:cs="Arial" w:ascii="Arial" w:hAnsi="Arial"/>
        </w:rPr>
        <w:t>A., Boros, G., Jørgensen, H. B., Elek, Z., Garratt, M. P., Groot, G.</w:t>
      </w:r>
      <w:r>
        <w:rPr>
          <w:rFonts w:cs="Arial" w:ascii="Arial" w:hAnsi="Arial"/>
          <w:spacing w:val="-1"/>
        </w:rPr>
        <w:t xml:space="preserve"> </w:t>
      </w:r>
      <w:r>
        <w:rPr>
          <w:rFonts w:cs="Arial" w:ascii="Arial" w:hAnsi="Arial"/>
        </w:rPr>
        <w:t xml:space="preserve">A., Hedlund, K., </w:t>
      </w:r>
      <w:r>
        <w:rPr>
          <w:rFonts w:cs="Arial" w:ascii="Arial" w:hAnsi="Arial"/>
          <w:spacing w:val="15"/>
          <w:w w:val="104"/>
        </w:rPr>
        <w:t>K</w:t>
      </w:r>
      <w:r>
        <w:rPr>
          <w:rFonts w:cs="Arial" w:ascii="Arial" w:hAnsi="Arial"/>
          <w:spacing w:val="8"/>
          <w:w w:val="104"/>
        </w:rPr>
        <w:t>o</w:t>
      </w:r>
      <w:r>
        <w:rPr>
          <w:rFonts w:cs="Arial" w:ascii="Arial" w:hAnsi="Arial"/>
          <w:spacing w:val="15"/>
          <w:w w:val="107"/>
        </w:rPr>
        <w:t>v</w:t>
      </w:r>
      <w:r>
        <w:rPr>
          <w:rFonts w:cs="Arial" w:ascii="Arial" w:hAnsi="Arial"/>
          <w:spacing w:val="-102"/>
          <w:w w:val="101"/>
        </w:rPr>
        <w:t>´</w:t>
      </w:r>
      <w:r>
        <w:rPr>
          <w:rFonts w:cs="Arial" w:ascii="Arial" w:hAnsi="Arial"/>
          <w:spacing w:val="15"/>
          <w:w w:val="96"/>
        </w:rPr>
        <w:t>acs-</w:t>
      </w:r>
      <w:r>
        <w:rPr>
          <w:rFonts w:cs="Arial" w:ascii="Arial" w:hAnsi="Arial"/>
          <w:spacing w:val="9"/>
          <w:w w:val="97"/>
        </w:rPr>
        <w:t>Hos</w:t>
      </w:r>
      <w:r>
        <w:rPr>
          <w:rFonts w:cs="Arial" w:ascii="Arial" w:hAnsi="Arial"/>
          <w:spacing w:val="2"/>
          <w:w w:val="97"/>
        </w:rPr>
        <w:t>t</w:t>
      </w:r>
      <w:r>
        <w:rPr>
          <w:rFonts w:cs="Arial" w:ascii="Arial" w:hAnsi="Arial"/>
          <w:spacing w:val="9"/>
          <w:w w:val="109"/>
        </w:rPr>
        <w:t>y</w:t>
      </w:r>
      <w:r>
        <w:rPr>
          <w:rFonts w:cs="Arial" w:ascii="Arial" w:hAnsi="Arial"/>
          <w:spacing w:val="-108"/>
          <w:w w:val="102"/>
        </w:rPr>
        <w:t>´</w:t>
      </w:r>
      <w:r>
        <w:rPr>
          <w:rFonts w:cs="Arial" w:ascii="Arial" w:hAnsi="Arial"/>
          <w:spacing w:val="9"/>
          <w:w w:val="99"/>
        </w:rPr>
        <w:t>anszki,</w:t>
      </w:r>
      <w:r>
        <w:rPr>
          <w:rFonts w:cs="Arial" w:ascii="Arial" w:hAnsi="Arial"/>
          <w:spacing w:val="-1"/>
          <w:w w:val="99"/>
        </w:rPr>
        <w:t xml:space="preserve"> </w:t>
      </w:r>
      <w:r>
        <w:rPr>
          <w:rFonts w:cs="Arial" w:ascii="Arial" w:hAnsi="Arial"/>
        </w:rPr>
        <w:t xml:space="preserve">A., Marini, L., Martin, E., Pevere, I., Potts, S. G., Redlich, S., Senapathi, D., Steffan-Dewenter, I., </w:t>
      </w:r>
      <w:r>
        <w:rPr>
          <w:rFonts w:cs="Arial" w:ascii="Arial" w:hAnsi="Arial"/>
          <w:spacing w:val="-110"/>
          <w:w w:val="99"/>
        </w:rPr>
        <w:t>S</w:t>
      </w:r>
      <w:r>
        <w:rPr>
          <w:rFonts w:cs="Arial" w:ascii="Arial" w:hAnsi="Arial"/>
          <w:spacing w:val="20"/>
          <w:position w:val="6"/>
        </w:rPr>
        <w:t>´</w:t>
      </w:r>
      <w:r>
        <w:rPr>
          <w:rFonts w:cs="Arial" w:ascii="Arial" w:hAnsi="Arial"/>
          <w:spacing w:val="14"/>
          <w:w w:val="99"/>
        </w:rPr>
        <w:t>witek,</w:t>
      </w:r>
      <w:r>
        <w:rPr>
          <w:rFonts w:cs="Arial" w:ascii="Arial" w:hAnsi="Arial"/>
          <w:spacing w:val="-1"/>
          <w:w w:val="99"/>
        </w:rPr>
        <w:t xml:space="preserve"> </w:t>
      </w:r>
      <w:r>
        <w:rPr>
          <w:rFonts w:cs="Arial" w:ascii="Arial" w:hAnsi="Arial"/>
        </w:rPr>
        <w:t xml:space="preserve">S., Smith, H. G., </w:t>
      </w:r>
      <w:r>
        <w:rPr>
          <w:rFonts w:cs="Arial" w:ascii="Arial" w:hAnsi="Arial"/>
          <w:spacing w:val="-5"/>
          <w:w w:val="115"/>
        </w:rPr>
        <w:t>T</w:t>
      </w:r>
      <w:r>
        <w:rPr>
          <w:rFonts w:cs="Arial" w:ascii="Arial" w:hAnsi="Arial"/>
          <w:spacing w:val="15"/>
          <w:w w:val="98"/>
        </w:rPr>
        <w:t>ak</w:t>
      </w:r>
      <w:r>
        <w:rPr>
          <w:rFonts w:cs="Arial" w:ascii="Arial" w:hAnsi="Arial"/>
          <w:spacing w:val="-102"/>
          <w:w w:val="99"/>
        </w:rPr>
        <w:t>´</w:t>
      </w:r>
      <w:r>
        <w:rPr>
          <w:rFonts w:cs="Arial" w:ascii="Arial" w:hAnsi="Arial"/>
          <w:spacing w:val="15"/>
          <w:w w:val="96"/>
        </w:rPr>
        <w:t>acs,</w:t>
      </w:r>
      <w:r>
        <w:rPr>
          <w:rFonts w:cs="Arial" w:ascii="Arial" w:hAnsi="Arial"/>
          <w:spacing w:val="-11"/>
          <w:w w:val="99"/>
        </w:rPr>
        <w:t xml:space="preserve"> </w:t>
      </w:r>
      <w:r>
        <w:rPr>
          <w:rFonts w:cs="Arial" w:ascii="Arial" w:hAnsi="Arial"/>
          <w:spacing w:val="-2"/>
        </w:rPr>
        <w:t>V.,</w:t>
      </w:r>
      <w:r>
        <w:rPr>
          <w:rFonts w:cs="Arial" w:ascii="Arial" w:hAnsi="Arial"/>
          <w:spacing w:val="-12"/>
        </w:rPr>
        <w:t xml:space="preserve"> </w:t>
      </w:r>
      <w:r>
        <w:rPr>
          <w:rFonts w:cs="Arial" w:ascii="Arial" w:hAnsi="Arial"/>
          <w:spacing w:val="-2"/>
        </w:rPr>
        <w:t>Tryjanowski,</w:t>
      </w:r>
      <w:r>
        <w:rPr>
          <w:rFonts w:cs="Arial" w:ascii="Arial" w:hAnsi="Arial"/>
          <w:spacing w:val="-11"/>
        </w:rPr>
        <w:t xml:space="preserve"> </w:t>
      </w:r>
      <w:r>
        <w:rPr>
          <w:rFonts w:cs="Arial" w:ascii="Arial" w:hAnsi="Arial"/>
          <w:spacing w:val="-2"/>
        </w:rPr>
        <w:t>P.,</w:t>
      </w:r>
      <w:r>
        <w:rPr>
          <w:rFonts w:cs="Arial" w:ascii="Arial" w:hAnsi="Arial"/>
          <w:spacing w:val="-11"/>
        </w:rPr>
        <w:t xml:space="preserve"> </w:t>
      </w:r>
      <w:r>
        <w:rPr>
          <w:rFonts w:cs="Arial" w:ascii="Arial" w:hAnsi="Arial"/>
          <w:spacing w:val="-2"/>
        </w:rPr>
        <w:t>van</w:t>
      </w:r>
      <w:r>
        <w:rPr>
          <w:rFonts w:cs="Arial" w:ascii="Arial" w:hAnsi="Arial"/>
          <w:spacing w:val="-13"/>
        </w:rPr>
        <w:t xml:space="preserve"> </w:t>
      </w:r>
      <w:r>
        <w:rPr>
          <w:rFonts w:cs="Arial" w:ascii="Arial" w:hAnsi="Arial"/>
          <w:spacing w:val="-2"/>
        </w:rPr>
        <w:t>der</w:t>
      </w:r>
      <w:r>
        <w:rPr>
          <w:rFonts w:cs="Arial" w:ascii="Arial" w:hAnsi="Arial"/>
          <w:spacing w:val="-12"/>
        </w:rPr>
        <w:t xml:space="preserve"> </w:t>
      </w:r>
      <w:r>
        <w:rPr>
          <w:rFonts w:cs="Arial" w:ascii="Arial" w:hAnsi="Arial"/>
          <w:spacing w:val="-2"/>
        </w:rPr>
        <w:t>Putten,</w:t>
      </w:r>
      <w:r>
        <w:rPr>
          <w:rFonts w:cs="Arial" w:ascii="Arial" w:hAnsi="Arial"/>
          <w:spacing w:val="-11"/>
        </w:rPr>
        <w:t xml:space="preserve"> </w:t>
      </w:r>
      <w:r>
        <w:rPr>
          <w:rFonts w:cs="Arial" w:ascii="Arial" w:hAnsi="Arial"/>
          <w:spacing w:val="-2"/>
        </w:rPr>
        <w:t>W.</w:t>
      </w:r>
      <w:r>
        <w:rPr>
          <w:rFonts w:cs="Arial" w:ascii="Arial" w:hAnsi="Arial"/>
          <w:spacing w:val="-13"/>
        </w:rPr>
        <w:t xml:space="preserve"> </w:t>
      </w:r>
      <w:r>
        <w:rPr>
          <w:rFonts w:cs="Arial" w:ascii="Arial" w:hAnsi="Arial"/>
          <w:spacing w:val="-2"/>
        </w:rPr>
        <w:t>H.,</w:t>
      </w:r>
      <w:r>
        <w:rPr>
          <w:rFonts w:cs="Arial" w:ascii="Arial" w:hAnsi="Arial"/>
          <w:spacing w:val="-11"/>
        </w:rPr>
        <w:t xml:space="preserve"> </w:t>
      </w:r>
      <w:r>
        <w:rPr>
          <w:rFonts w:cs="Arial" w:ascii="Arial" w:hAnsi="Arial"/>
          <w:spacing w:val="-2"/>
        </w:rPr>
        <w:t>van</w:t>
      </w:r>
      <w:r>
        <w:rPr>
          <w:rFonts w:cs="Arial" w:ascii="Arial" w:hAnsi="Arial"/>
          <w:spacing w:val="-13"/>
        </w:rPr>
        <w:t xml:space="preserve"> </w:t>
      </w:r>
      <w:r>
        <w:rPr>
          <w:rFonts w:cs="Arial" w:ascii="Arial" w:hAnsi="Arial"/>
          <w:spacing w:val="-2"/>
        </w:rPr>
        <w:t>Gils,</w:t>
      </w:r>
      <w:r>
        <w:rPr>
          <w:rFonts w:cs="Arial" w:ascii="Arial" w:hAnsi="Arial"/>
          <w:spacing w:val="-11"/>
        </w:rPr>
        <w:t xml:space="preserve"> </w:t>
      </w:r>
      <w:r>
        <w:rPr>
          <w:rFonts w:cs="Arial" w:ascii="Arial" w:hAnsi="Arial"/>
          <w:spacing w:val="-2"/>
        </w:rPr>
        <w:t>S.,</w:t>
      </w:r>
      <w:r>
        <w:rPr>
          <w:rFonts w:cs="Arial" w:ascii="Arial" w:hAnsi="Arial"/>
          <w:spacing w:val="-11"/>
        </w:rPr>
        <w:t xml:space="preserve"> </w:t>
      </w:r>
      <w:r>
        <w:rPr>
          <w:rFonts w:cs="Arial" w:ascii="Arial" w:hAnsi="Arial"/>
          <w:spacing w:val="-2"/>
        </w:rPr>
        <w:t>and</w:t>
      </w:r>
      <w:r>
        <w:rPr>
          <w:rFonts w:cs="Arial" w:ascii="Arial" w:hAnsi="Arial"/>
          <w:spacing w:val="-13"/>
        </w:rPr>
        <w:t xml:space="preserve"> </w:t>
      </w:r>
      <w:r>
        <w:rPr>
          <w:rFonts w:cs="Arial" w:ascii="Arial" w:hAnsi="Arial"/>
          <w:spacing w:val="-2"/>
        </w:rPr>
        <w:t>Bommarco,</w:t>
      </w:r>
      <w:r>
        <w:rPr>
          <w:rFonts w:cs="Arial" w:ascii="Arial" w:hAnsi="Arial"/>
          <w:spacing w:val="-11"/>
        </w:rPr>
        <w:t xml:space="preserve"> </w:t>
      </w:r>
      <w:r>
        <w:rPr>
          <w:rFonts w:cs="Arial" w:ascii="Arial" w:hAnsi="Arial"/>
          <w:spacing w:val="-2"/>
        </w:rPr>
        <w:t>R.</w:t>
      </w:r>
      <w:r>
        <w:rPr>
          <w:rFonts w:cs="Arial" w:ascii="Arial" w:hAnsi="Arial"/>
          <w:spacing w:val="-13"/>
        </w:rPr>
        <w:t xml:space="preserve"> </w:t>
      </w:r>
      <w:r>
        <w:rPr>
          <w:rFonts w:cs="Arial" w:ascii="Arial" w:hAnsi="Arial"/>
          <w:spacing w:val="-2"/>
        </w:rPr>
        <w:t xml:space="preserve">2017. </w:t>
      </w:r>
      <w:r>
        <w:rPr>
          <w:rFonts w:cs="Arial" w:ascii="Arial" w:hAnsi="Arial"/>
        </w:rPr>
        <w:t>Combined</w:t>
      </w:r>
      <w:r>
        <w:rPr>
          <w:rFonts w:cs="Arial" w:ascii="Arial" w:hAnsi="Arial"/>
          <w:spacing w:val="-13"/>
        </w:rPr>
        <w:t xml:space="preserve"> </w:t>
      </w:r>
      <w:r>
        <w:rPr>
          <w:rFonts w:cs="Arial" w:ascii="Arial" w:hAnsi="Arial"/>
        </w:rPr>
        <w:t>effects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agrochemicals</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ecosystem</w:t>
      </w:r>
      <w:r>
        <w:rPr>
          <w:rFonts w:cs="Arial" w:ascii="Arial" w:hAnsi="Arial"/>
          <w:spacing w:val="-13"/>
        </w:rPr>
        <w:t xml:space="preserve"> </w:t>
      </w:r>
      <w:r>
        <w:rPr>
          <w:rFonts w:cs="Arial" w:ascii="Arial" w:hAnsi="Arial"/>
        </w:rPr>
        <w:t>services</w:t>
      </w:r>
      <w:r>
        <w:rPr>
          <w:rFonts w:cs="Arial" w:ascii="Arial" w:hAnsi="Arial"/>
          <w:spacing w:val="-13"/>
        </w:rPr>
        <w:t xml:space="preserve"> </w:t>
      </w:r>
      <w:r>
        <w:rPr>
          <w:rFonts w:cs="Arial" w:ascii="Arial" w:hAnsi="Arial"/>
        </w:rPr>
        <w:t>on</w:t>
      </w:r>
      <w:r>
        <w:rPr>
          <w:rFonts w:cs="Arial" w:ascii="Arial" w:hAnsi="Arial"/>
          <w:spacing w:val="-13"/>
        </w:rPr>
        <w:t xml:space="preserve"> </w:t>
      </w:r>
      <w:r>
        <w:rPr>
          <w:rFonts w:cs="Arial" w:ascii="Arial" w:hAnsi="Arial"/>
        </w:rPr>
        <w:t>crop</w:t>
      </w:r>
      <w:r>
        <w:rPr>
          <w:rFonts w:cs="Arial" w:ascii="Arial" w:hAnsi="Arial"/>
          <w:spacing w:val="-13"/>
        </w:rPr>
        <w:t xml:space="preserve"> </w:t>
      </w:r>
      <w:r>
        <w:rPr>
          <w:rFonts w:cs="Arial" w:ascii="Arial" w:hAnsi="Arial"/>
        </w:rPr>
        <w:t>yield</w:t>
      </w:r>
      <w:r>
        <w:rPr>
          <w:rFonts w:cs="Arial" w:ascii="Arial" w:hAnsi="Arial"/>
          <w:spacing w:val="-13"/>
        </w:rPr>
        <w:t xml:space="preserve"> </w:t>
      </w:r>
      <w:r>
        <w:rPr>
          <w:rFonts w:cs="Arial" w:ascii="Arial" w:hAnsi="Arial"/>
        </w:rPr>
        <w:t>across</w:t>
      </w:r>
      <w:r>
        <w:rPr>
          <w:rFonts w:cs="Arial" w:ascii="Arial" w:hAnsi="Arial"/>
          <w:spacing w:val="-13"/>
        </w:rPr>
        <w:t xml:space="preserve"> </w:t>
      </w:r>
      <w:r>
        <w:rPr>
          <w:rFonts w:cs="Arial" w:ascii="Arial" w:hAnsi="Arial"/>
        </w:rPr>
        <w:t xml:space="preserve">Europe. </w:t>
      </w:r>
      <w:r>
        <w:rPr>
          <w:rFonts w:cs="Arial" w:ascii="Arial" w:hAnsi="Arial"/>
          <w:i/>
        </w:rPr>
        <w:t>Ecology Letters</w:t>
      </w:r>
      <w:r>
        <w:rPr>
          <w:rFonts w:cs="Arial" w:ascii="Arial" w:hAnsi="Arial"/>
        </w:rPr>
        <w:t>, 20(11):1427–1436.</w:t>
      </w:r>
    </w:p>
    <w:p>
      <w:pPr>
        <w:pStyle w:val="TextBody"/>
        <w:spacing w:before="6" w:after="0"/>
        <w:rPr>
          <w:rFonts w:ascii="Arial" w:hAnsi="Arial" w:cs="Arial"/>
          <w:sz w:val="19"/>
        </w:rPr>
      </w:pPr>
      <w:r>
        <w:rPr>
          <w:rFonts w:cs="Arial" w:ascii="Arial" w:hAnsi="Arial"/>
          <w:sz w:val="19"/>
        </w:rPr>
      </w:r>
    </w:p>
    <w:p>
      <w:pPr>
        <w:pStyle w:val="TextBody"/>
        <w:spacing w:lineRule="auto" w:line="228"/>
        <w:ind w:left="354" w:right="1055" w:hanging="235"/>
        <w:jc w:val="both"/>
        <w:rPr>
          <w:rFonts w:ascii="Arial" w:hAnsi="Arial" w:cs="Arial"/>
        </w:rPr>
      </w:pPr>
      <w:bookmarkStart w:id="43" w:name="_bookmark38"/>
      <w:bookmarkEnd w:id="43"/>
      <w:r>
        <w:rPr>
          <w:rFonts w:cs="Arial" w:ascii="Arial" w:hAnsi="Arial"/>
        </w:rPr>
        <w:t>Gallai,</w:t>
      </w:r>
      <w:r>
        <w:rPr>
          <w:rFonts w:cs="Arial" w:ascii="Arial" w:hAnsi="Arial"/>
          <w:spacing w:val="-5"/>
        </w:rPr>
        <w:t xml:space="preserve"> </w:t>
      </w:r>
      <w:r>
        <w:rPr>
          <w:rFonts w:cs="Arial" w:ascii="Arial" w:hAnsi="Arial"/>
        </w:rPr>
        <w:t>N.,</w:t>
      </w:r>
      <w:r>
        <w:rPr>
          <w:rFonts w:cs="Arial" w:ascii="Arial" w:hAnsi="Arial"/>
          <w:spacing w:val="-5"/>
        </w:rPr>
        <w:t xml:space="preserve"> </w:t>
      </w:r>
      <w:r>
        <w:rPr>
          <w:rFonts w:cs="Arial" w:ascii="Arial" w:hAnsi="Arial"/>
        </w:rPr>
        <w:t>Salles,</w:t>
      </w:r>
      <w:r>
        <w:rPr>
          <w:rFonts w:cs="Arial" w:ascii="Arial" w:hAnsi="Arial"/>
          <w:spacing w:val="-5"/>
        </w:rPr>
        <w:t xml:space="preserve"> </w:t>
      </w:r>
      <w:r>
        <w:rPr>
          <w:rFonts w:cs="Arial" w:ascii="Arial" w:hAnsi="Arial"/>
        </w:rPr>
        <w:t>J.-M.,</w:t>
      </w:r>
      <w:r>
        <w:rPr>
          <w:rFonts w:cs="Arial" w:ascii="Arial" w:hAnsi="Arial"/>
          <w:spacing w:val="-5"/>
        </w:rPr>
        <w:t xml:space="preserve"> </w:t>
      </w:r>
      <w:r>
        <w:rPr>
          <w:rFonts w:cs="Arial" w:ascii="Arial" w:hAnsi="Arial"/>
        </w:rPr>
        <w:t>Settele,</w:t>
      </w:r>
      <w:r>
        <w:rPr>
          <w:rFonts w:cs="Arial" w:ascii="Arial" w:hAnsi="Arial"/>
          <w:spacing w:val="-5"/>
        </w:rPr>
        <w:t xml:space="preserve"> </w:t>
      </w:r>
      <w:r>
        <w:rPr>
          <w:rFonts w:cs="Arial" w:ascii="Arial" w:hAnsi="Arial"/>
        </w:rPr>
        <w:t>J.,</w:t>
      </w:r>
      <w:r>
        <w:rPr>
          <w:rFonts w:cs="Arial" w:ascii="Arial" w:hAnsi="Arial"/>
          <w:spacing w:val="-5"/>
        </w:rPr>
        <w:t xml:space="preserve"> </w:t>
      </w:r>
      <w:r>
        <w:rPr>
          <w:rFonts w:cs="Arial" w:ascii="Arial" w:hAnsi="Arial"/>
        </w:rPr>
        <w:t>and</w:t>
      </w:r>
      <w:r>
        <w:rPr>
          <w:rFonts w:cs="Arial" w:ascii="Arial" w:hAnsi="Arial"/>
          <w:spacing w:val="-6"/>
        </w:rPr>
        <w:t xml:space="preserve"> </w:t>
      </w:r>
      <w:r>
        <w:rPr>
          <w:rFonts w:cs="Arial" w:ascii="Arial" w:hAnsi="Arial"/>
          <w:spacing w:val="-8"/>
          <w:w w:val="115"/>
        </w:rPr>
        <w:t>V</w:t>
      </w:r>
      <w:r>
        <w:rPr>
          <w:rFonts w:cs="Arial" w:ascii="Arial" w:hAnsi="Arial"/>
          <w:spacing w:val="12"/>
          <w:w w:val="97"/>
        </w:rPr>
        <w:t>aiss</w:t>
      </w:r>
      <w:r>
        <w:rPr>
          <w:rFonts w:cs="Arial" w:ascii="Arial" w:hAnsi="Arial"/>
          <w:spacing w:val="5"/>
          <w:w w:val="97"/>
        </w:rPr>
        <w:t>i</w:t>
      </w:r>
      <w:r>
        <w:rPr>
          <w:rFonts w:cs="Arial" w:ascii="Arial" w:hAnsi="Arial"/>
          <w:spacing w:val="-99"/>
          <w:w w:val="103"/>
        </w:rPr>
        <w:t>`</w:t>
      </w:r>
      <w:r>
        <w:rPr>
          <w:rFonts w:cs="Arial" w:ascii="Arial" w:hAnsi="Arial"/>
          <w:spacing w:val="12"/>
          <w:w w:val="98"/>
        </w:rPr>
        <w:t>ere,</w:t>
      </w:r>
      <w:r>
        <w:rPr>
          <w:rFonts w:cs="Arial" w:ascii="Arial" w:hAnsi="Arial"/>
          <w:spacing w:val="-4"/>
          <w:w w:val="99"/>
        </w:rPr>
        <w:t xml:space="preserve"> </w:t>
      </w:r>
      <w:r>
        <w:rPr>
          <w:rFonts w:cs="Arial" w:ascii="Arial" w:hAnsi="Arial"/>
        </w:rPr>
        <w:t>B.</w:t>
      </w:r>
      <w:r>
        <w:rPr>
          <w:rFonts w:cs="Arial" w:ascii="Arial" w:hAnsi="Arial"/>
          <w:spacing w:val="-6"/>
        </w:rPr>
        <w:t xml:space="preserve"> </w:t>
      </w:r>
      <w:r>
        <w:rPr>
          <w:rFonts w:cs="Arial" w:ascii="Arial" w:hAnsi="Arial"/>
        </w:rPr>
        <w:t>E.</w:t>
      </w:r>
      <w:r>
        <w:rPr>
          <w:rFonts w:cs="Arial" w:ascii="Arial" w:hAnsi="Arial"/>
          <w:spacing w:val="-6"/>
        </w:rPr>
        <w:t xml:space="preserve"> </w:t>
      </w:r>
      <w:r>
        <w:rPr>
          <w:rFonts w:cs="Arial" w:ascii="Arial" w:hAnsi="Arial"/>
        </w:rPr>
        <w:t>2009.</w:t>
      </w:r>
      <w:r>
        <w:rPr>
          <w:rFonts w:cs="Arial" w:ascii="Arial" w:hAnsi="Arial"/>
          <w:spacing w:val="23"/>
        </w:rPr>
        <w:t xml:space="preserve"> </w:t>
      </w:r>
      <w:r>
        <w:rPr>
          <w:rFonts w:cs="Arial" w:ascii="Arial" w:hAnsi="Arial"/>
        </w:rPr>
        <w:t>Economic</w:t>
      </w:r>
      <w:r>
        <w:rPr>
          <w:rFonts w:cs="Arial" w:ascii="Arial" w:hAnsi="Arial"/>
          <w:spacing w:val="-7"/>
        </w:rPr>
        <w:t xml:space="preserve"> </w:t>
      </w:r>
      <w:r>
        <w:rPr>
          <w:rFonts w:cs="Arial" w:ascii="Arial" w:hAnsi="Arial"/>
        </w:rPr>
        <w:t>valuation</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 xml:space="preserve">the </w:t>
      </w:r>
      <w:r>
        <w:rPr>
          <w:rFonts w:cs="Arial" w:ascii="Arial" w:hAnsi="Arial"/>
          <w:w w:val="95"/>
        </w:rPr>
        <w:t xml:space="preserve">vulnerability of world agriculture confronted with pollinator decline. </w:t>
      </w:r>
      <w:r>
        <w:rPr>
          <w:rFonts w:cs="Arial" w:ascii="Arial" w:hAnsi="Arial"/>
          <w:i/>
          <w:w w:val="95"/>
        </w:rPr>
        <w:t>Ecological Economics</w:t>
      </w:r>
      <w:r>
        <w:rPr>
          <w:rFonts w:cs="Arial" w:ascii="Arial" w:hAnsi="Arial"/>
          <w:w w:val="95"/>
        </w:rPr>
        <w:t xml:space="preserve">, </w:t>
      </w:r>
      <w:r>
        <w:rPr>
          <w:rFonts w:cs="Arial" w:ascii="Arial" w:hAnsi="Arial"/>
          <w:spacing w:val="-2"/>
        </w:rPr>
        <w:t>68(3):810–821.</w:t>
      </w:r>
    </w:p>
    <w:p>
      <w:pPr>
        <w:pStyle w:val="TextBody"/>
        <w:spacing w:lineRule="auto" w:line="208" w:before="212" w:after="0"/>
        <w:ind w:left="354" w:right="1057" w:hanging="235"/>
        <w:jc w:val="both"/>
        <w:rPr>
          <w:rFonts w:ascii="Arial" w:hAnsi="Arial" w:cs="Arial"/>
        </w:rPr>
      </w:pPr>
      <w:bookmarkStart w:id="44" w:name="_bookmark39"/>
      <w:bookmarkEnd w:id="44"/>
      <w:r>
        <w:rPr>
          <w:rFonts w:cs="Arial" w:ascii="Arial" w:hAnsi="Arial"/>
        </w:rPr>
        <w:t>Gelman, A., Carlin, J., Stern, H., Dunson, D., Vehtari, A., and Rubin, D. 2013.</w:t>
      </w:r>
      <w:r>
        <w:rPr>
          <w:rFonts w:cs="Arial" w:ascii="Arial" w:hAnsi="Arial"/>
          <w:spacing w:val="40"/>
        </w:rPr>
        <w:t xml:space="preserve"> </w:t>
      </w:r>
      <w:r>
        <w:rPr>
          <w:rFonts w:cs="Arial" w:ascii="Arial" w:hAnsi="Arial"/>
          <w:i/>
        </w:rPr>
        <w:t>Bayesian Data Analysis</w:t>
      </w:r>
      <w:r>
        <w:rPr>
          <w:rFonts w:cs="Arial" w:ascii="Arial" w:hAnsi="Arial"/>
        </w:rPr>
        <w:t>.</w:t>
      </w:r>
      <w:r>
        <w:rPr>
          <w:rFonts w:cs="Arial" w:ascii="Arial" w:hAnsi="Arial"/>
          <w:spacing w:val="38"/>
        </w:rPr>
        <w:t xml:space="preserve"> </w:t>
      </w:r>
      <w:r>
        <w:rPr>
          <w:rFonts w:cs="Arial" w:ascii="Arial" w:hAnsi="Arial"/>
        </w:rPr>
        <w:t>Chapman and Hall, New York, 3rd edition.</w:t>
      </w:r>
    </w:p>
    <w:p>
      <w:pPr>
        <w:pStyle w:val="Normal"/>
        <w:spacing w:lineRule="auto" w:line="208" w:before="201" w:after="0"/>
        <w:ind w:left="354" w:right="1056" w:hanging="235"/>
        <w:jc w:val="both"/>
        <w:rPr>
          <w:rFonts w:ascii="Arial" w:hAnsi="Arial" w:cs="Arial"/>
          <w:sz w:val="24"/>
        </w:rPr>
      </w:pPr>
      <w:bookmarkStart w:id="45" w:name="_bookmark40"/>
      <w:bookmarkEnd w:id="45"/>
      <w:r>
        <w:rPr>
          <w:rFonts w:cs="Arial" w:ascii="Arial" w:hAnsi="Arial"/>
          <w:sz w:val="24"/>
        </w:rPr>
        <w:t>Gelman, A., Lee, D., and Guo, J. 2015.</w:t>
      </w:r>
      <w:r>
        <w:rPr>
          <w:rFonts w:cs="Arial" w:ascii="Arial" w:hAnsi="Arial"/>
          <w:spacing w:val="40"/>
          <w:sz w:val="24"/>
        </w:rPr>
        <w:t xml:space="preserve"> </w:t>
      </w:r>
      <w:r>
        <w:rPr>
          <w:rFonts w:cs="Arial" w:ascii="Arial" w:hAnsi="Arial"/>
          <w:sz w:val="24"/>
        </w:rPr>
        <w:t>Stan.</w:t>
      </w:r>
      <w:r>
        <w:rPr>
          <w:rFonts w:cs="Arial" w:ascii="Arial" w:hAnsi="Arial"/>
          <w:spacing w:val="40"/>
          <w:sz w:val="24"/>
        </w:rPr>
        <w:t xml:space="preserve"> </w:t>
      </w:r>
      <w:r>
        <w:rPr>
          <w:rFonts w:cs="Arial" w:ascii="Arial" w:hAnsi="Arial"/>
          <w:i/>
          <w:sz w:val="24"/>
        </w:rPr>
        <w:t>Journal of Educational and Behavioral Statistics</w:t>
      </w:r>
      <w:r>
        <w:rPr>
          <w:rFonts w:cs="Arial" w:ascii="Arial" w:hAnsi="Arial"/>
          <w:sz w:val="24"/>
        </w:rPr>
        <w:t>, 40(5):530–543.</w:t>
      </w:r>
    </w:p>
    <w:p>
      <w:pPr>
        <w:pStyle w:val="TextBody"/>
        <w:spacing w:before="6" w:after="0"/>
        <w:rPr>
          <w:rFonts w:ascii="Arial" w:hAnsi="Arial" w:cs="Arial"/>
          <w:sz w:val="19"/>
        </w:rPr>
      </w:pPr>
      <w:r>
        <w:rPr>
          <w:rFonts w:cs="Arial" w:ascii="Arial" w:hAnsi="Arial"/>
          <w:sz w:val="19"/>
        </w:rPr>
      </w:r>
    </w:p>
    <w:p>
      <w:pPr>
        <w:pStyle w:val="Normal"/>
        <w:spacing w:lineRule="auto" w:line="218" w:before="1" w:after="0"/>
        <w:ind w:left="354" w:right="1056" w:hanging="235"/>
        <w:jc w:val="both"/>
        <w:rPr>
          <w:rFonts w:ascii="Arial" w:hAnsi="Arial" w:cs="Arial"/>
          <w:sz w:val="24"/>
        </w:rPr>
      </w:pPr>
      <w:bookmarkStart w:id="46" w:name="_bookmark41"/>
      <w:bookmarkEnd w:id="46"/>
      <w:r>
        <w:rPr>
          <w:rFonts w:cs="Arial" w:ascii="Arial" w:hAnsi="Arial"/>
          <w:w w:val="95"/>
          <w:sz w:val="24"/>
        </w:rPr>
        <w:t xml:space="preserve">Goerzen, D. W., Richards, K. W., and Rank, G. H. 1995. Drifting in populations of the alfalfa </w:t>
      </w:r>
      <w:r>
        <w:rPr>
          <w:rFonts w:cs="Arial" w:ascii="Arial" w:hAnsi="Arial"/>
          <w:sz w:val="24"/>
        </w:rPr>
        <w:t xml:space="preserve">leafcutting bee, </w:t>
      </w:r>
      <w:r>
        <w:rPr>
          <w:rFonts w:cs="Arial" w:ascii="Arial" w:hAnsi="Arial"/>
          <w:i/>
          <w:sz w:val="24"/>
        </w:rPr>
        <w:t xml:space="preserve">Megachile rotundata </w:t>
      </w:r>
      <w:r>
        <w:rPr>
          <w:rFonts w:cs="Arial" w:ascii="Arial" w:hAnsi="Arial"/>
          <w:sz w:val="24"/>
        </w:rPr>
        <w:t>(Fab.) (Hym., Megachilidae).</w:t>
      </w:r>
      <w:r>
        <w:rPr>
          <w:rFonts w:cs="Arial" w:ascii="Arial" w:hAnsi="Arial"/>
          <w:spacing w:val="40"/>
          <w:sz w:val="24"/>
        </w:rPr>
        <w:t xml:space="preserve"> </w:t>
      </w:r>
      <w:r>
        <w:rPr>
          <w:rFonts w:cs="Arial" w:ascii="Arial" w:hAnsi="Arial"/>
          <w:i/>
          <w:sz w:val="24"/>
        </w:rPr>
        <w:t>Journal of Applied Entomology</w:t>
      </w:r>
      <w:r>
        <w:rPr>
          <w:rFonts w:cs="Arial" w:ascii="Arial" w:hAnsi="Arial"/>
          <w:sz w:val="24"/>
        </w:rPr>
        <w:t>, 119(1-5):575–579.</w:t>
      </w:r>
    </w:p>
    <w:p>
      <w:pPr>
        <w:pStyle w:val="TextBody"/>
        <w:spacing w:lineRule="exact" w:line="265" w:before="201" w:after="0"/>
        <w:ind w:left="120" w:hanging="0"/>
        <w:rPr>
          <w:rFonts w:ascii="Arial" w:hAnsi="Arial" w:cs="Arial"/>
        </w:rPr>
      </w:pPr>
      <w:bookmarkStart w:id="47" w:name="_bookmark42"/>
      <w:bookmarkEnd w:id="47"/>
      <w:r>
        <w:rPr>
          <w:rFonts w:cs="Arial" w:ascii="Arial" w:hAnsi="Arial"/>
        </w:rPr>
        <w:t>Goldberg,</w:t>
      </w:r>
      <w:r>
        <w:rPr>
          <w:rFonts w:cs="Arial" w:ascii="Arial" w:hAnsi="Arial"/>
          <w:spacing w:val="-10"/>
        </w:rPr>
        <w:t xml:space="preserve"> </w:t>
      </w:r>
      <w:r>
        <w:rPr>
          <w:rFonts w:cs="Arial" w:ascii="Arial" w:hAnsi="Arial"/>
        </w:rPr>
        <w:t>R.</w:t>
      </w:r>
      <w:r>
        <w:rPr>
          <w:rFonts w:cs="Arial" w:ascii="Arial" w:hAnsi="Arial"/>
          <w:spacing w:val="-12"/>
        </w:rPr>
        <w:t xml:space="preserve"> </w:t>
      </w:r>
      <w:r>
        <w:rPr>
          <w:rFonts w:cs="Arial" w:ascii="Arial" w:hAnsi="Arial"/>
        </w:rPr>
        <w:t>B.,</w:t>
      </w:r>
      <w:r>
        <w:rPr>
          <w:rFonts w:cs="Arial" w:ascii="Arial" w:hAnsi="Arial"/>
          <w:spacing w:val="-9"/>
        </w:rPr>
        <w:t xml:space="preserve"> </w:t>
      </w:r>
      <w:r>
        <w:rPr>
          <w:rFonts w:cs="Arial" w:ascii="Arial" w:hAnsi="Arial"/>
        </w:rPr>
        <w:t>de</w:t>
      </w:r>
      <w:r>
        <w:rPr>
          <w:rFonts w:cs="Arial" w:ascii="Arial" w:hAnsi="Arial"/>
          <w:spacing w:val="-12"/>
        </w:rPr>
        <w:t xml:space="preserve"> </w:t>
      </w:r>
      <w:r>
        <w:rPr>
          <w:rFonts w:cs="Arial" w:ascii="Arial" w:hAnsi="Arial"/>
        </w:rPr>
        <w:t>Paiva,</w:t>
      </w:r>
      <w:r>
        <w:rPr>
          <w:rFonts w:cs="Arial" w:ascii="Arial" w:hAnsi="Arial"/>
          <w:spacing w:val="-9"/>
        </w:rPr>
        <w:t xml:space="preserve"> </w:t>
      </w:r>
      <w:r>
        <w:rPr>
          <w:rFonts w:cs="Arial" w:ascii="Arial" w:hAnsi="Arial"/>
        </w:rPr>
        <w:t>G.,</w:t>
      </w:r>
      <w:r>
        <w:rPr>
          <w:rFonts w:cs="Arial" w:ascii="Arial" w:hAnsi="Arial"/>
          <w:spacing w:val="-10"/>
        </w:rPr>
        <w:t xml:space="preserve"> </w:t>
      </w:r>
      <w:r>
        <w:rPr>
          <w:rFonts w:cs="Arial" w:ascii="Arial" w:hAnsi="Arial"/>
        </w:rPr>
        <w:t>and</w:t>
      </w:r>
      <w:r>
        <w:rPr>
          <w:rFonts w:cs="Arial" w:ascii="Arial" w:hAnsi="Arial"/>
          <w:spacing w:val="-12"/>
        </w:rPr>
        <w:t xml:space="preserve"> </w:t>
      </w:r>
      <w:r>
        <w:rPr>
          <w:rFonts w:cs="Arial" w:ascii="Arial" w:hAnsi="Arial"/>
        </w:rPr>
        <w:t>Yadegari,</w:t>
      </w:r>
      <w:r>
        <w:rPr>
          <w:rFonts w:cs="Arial" w:ascii="Arial" w:hAnsi="Arial"/>
          <w:spacing w:val="-9"/>
        </w:rPr>
        <w:t xml:space="preserve"> </w:t>
      </w:r>
      <w:r>
        <w:rPr>
          <w:rFonts w:cs="Arial" w:ascii="Arial" w:hAnsi="Arial"/>
        </w:rPr>
        <w:t>R.</w:t>
      </w:r>
      <w:r>
        <w:rPr>
          <w:rFonts w:cs="Arial" w:ascii="Arial" w:hAnsi="Arial"/>
          <w:spacing w:val="-12"/>
        </w:rPr>
        <w:t xml:space="preserve"> </w:t>
      </w:r>
      <w:r>
        <w:rPr>
          <w:rFonts w:cs="Arial" w:ascii="Arial" w:hAnsi="Arial"/>
        </w:rPr>
        <w:t>1994.</w:t>
      </w:r>
      <w:r>
        <w:rPr>
          <w:rFonts w:cs="Arial" w:ascii="Arial" w:hAnsi="Arial"/>
          <w:spacing w:val="3"/>
        </w:rPr>
        <w:t xml:space="preserve"> </w:t>
      </w:r>
      <w:r>
        <w:rPr>
          <w:rFonts w:cs="Arial" w:ascii="Arial" w:hAnsi="Arial"/>
        </w:rPr>
        <w:t>Plant</w:t>
      </w:r>
      <w:r>
        <w:rPr>
          <w:rFonts w:cs="Arial" w:ascii="Arial" w:hAnsi="Arial"/>
          <w:spacing w:val="-11"/>
        </w:rPr>
        <w:t xml:space="preserve"> </w:t>
      </w:r>
      <w:r>
        <w:rPr>
          <w:rFonts w:cs="Arial" w:ascii="Arial" w:hAnsi="Arial"/>
        </w:rPr>
        <w:t>embryogenesis:</w:t>
      </w:r>
      <w:r>
        <w:rPr>
          <w:rFonts w:cs="Arial" w:ascii="Arial" w:hAnsi="Arial"/>
          <w:spacing w:val="8"/>
        </w:rPr>
        <w:t xml:space="preserve"> </w:t>
      </w:r>
      <w:r>
        <w:rPr>
          <w:rFonts w:cs="Arial" w:ascii="Arial" w:hAnsi="Arial"/>
        </w:rPr>
        <w:t>Zygote</w:t>
      </w:r>
      <w:r>
        <w:rPr>
          <w:rFonts w:cs="Arial" w:ascii="Arial" w:hAnsi="Arial"/>
          <w:spacing w:val="-11"/>
        </w:rPr>
        <w:t xml:space="preserve"> </w:t>
      </w:r>
      <w:r>
        <w:rPr>
          <w:rFonts w:cs="Arial" w:ascii="Arial" w:hAnsi="Arial"/>
        </w:rPr>
        <w:t>to</w:t>
      </w:r>
      <w:r>
        <w:rPr>
          <w:rFonts w:cs="Arial" w:ascii="Arial" w:hAnsi="Arial"/>
          <w:spacing w:val="-12"/>
        </w:rPr>
        <w:t xml:space="preserve"> </w:t>
      </w:r>
      <w:r>
        <w:rPr>
          <w:rFonts w:cs="Arial" w:ascii="Arial" w:hAnsi="Arial"/>
          <w:spacing w:val="-2"/>
        </w:rPr>
        <w:t>seed.</w:t>
      </w:r>
    </w:p>
    <w:p>
      <w:pPr>
        <w:pStyle w:val="Normal"/>
        <w:spacing w:lineRule="exact" w:line="316"/>
        <w:ind w:left="354" w:hanging="0"/>
        <w:rPr>
          <w:rFonts w:ascii="Arial" w:hAnsi="Arial" w:cs="Arial"/>
          <w:sz w:val="24"/>
        </w:rPr>
      </w:pPr>
      <w:r>
        <w:rPr>
          <w:rFonts w:cs="Arial" w:ascii="Arial" w:hAnsi="Arial"/>
          <w:i/>
          <w:sz w:val="24"/>
        </w:rPr>
        <w:t>Science</w:t>
      </w:r>
      <w:r>
        <w:rPr>
          <w:rFonts w:cs="Arial" w:ascii="Arial" w:hAnsi="Arial"/>
          <w:sz w:val="24"/>
        </w:rPr>
        <w:t>,</w:t>
      </w:r>
      <w:r>
        <w:rPr>
          <w:rFonts w:cs="Arial" w:ascii="Arial" w:hAnsi="Arial"/>
          <w:spacing w:val="53"/>
          <w:sz w:val="24"/>
        </w:rPr>
        <w:t xml:space="preserve"> </w:t>
      </w:r>
      <w:r>
        <w:rPr>
          <w:rFonts w:cs="Arial" w:ascii="Arial" w:hAnsi="Arial"/>
          <w:spacing w:val="-2"/>
          <w:sz w:val="24"/>
        </w:rPr>
        <w:t>266:605–614.</w:t>
      </w:r>
    </w:p>
    <w:p>
      <w:pPr>
        <w:pStyle w:val="TextBody"/>
        <w:spacing w:lineRule="auto" w:line="228" w:before="208" w:after="0"/>
        <w:ind w:left="354" w:right="1056" w:hanging="235"/>
        <w:jc w:val="both"/>
        <w:rPr>
          <w:rFonts w:ascii="Arial" w:hAnsi="Arial" w:cs="Arial"/>
        </w:rPr>
      </w:pPr>
      <w:bookmarkStart w:id="48" w:name="_bookmark43"/>
      <w:bookmarkEnd w:id="48"/>
      <w:r>
        <w:rPr>
          <w:rFonts w:cs="Arial" w:ascii="Arial" w:hAnsi="Arial"/>
        </w:rPr>
        <w:t>Goulson, D., Ollerton, J., and Sluman, C. 1997.</w:t>
      </w:r>
      <w:r>
        <w:rPr>
          <w:rFonts w:cs="Arial" w:ascii="Arial" w:hAnsi="Arial"/>
          <w:spacing w:val="40"/>
        </w:rPr>
        <w:t xml:space="preserve"> </w:t>
      </w:r>
      <w:r>
        <w:rPr>
          <w:rFonts w:cs="Arial" w:ascii="Arial" w:hAnsi="Arial"/>
        </w:rPr>
        <w:t xml:space="preserve">Foraging strategies in the small skipper butterfly, </w:t>
      </w:r>
      <w:r>
        <w:rPr>
          <w:rFonts w:cs="Arial" w:ascii="Arial" w:hAnsi="Arial"/>
          <w:i/>
        </w:rPr>
        <w:t>Thymelicus flavus</w:t>
      </w:r>
      <w:r>
        <w:rPr>
          <w:rFonts w:cs="Arial" w:ascii="Arial" w:hAnsi="Arial"/>
        </w:rPr>
        <w:t>:</w:t>
      </w:r>
      <w:r>
        <w:rPr>
          <w:rFonts w:cs="Arial" w:ascii="Arial" w:hAnsi="Arial"/>
          <w:spacing w:val="39"/>
        </w:rPr>
        <w:t xml:space="preserve"> </w:t>
      </w:r>
      <w:r>
        <w:rPr>
          <w:rFonts w:cs="Arial" w:ascii="Arial" w:hAnsi="Arial"/>
        </w:rPr>
        <w:t>when to switch?</w:t>
      </w:r>
      <w:r>
        <w:rPr>
          <w:rFonts w:cs="Arial" w:ascii="Arial" w:hAnsi="Arial"/>
          <w:spacing w:val="40"/>
        </w:rPr>
        <w:t xml:space="preserve"> </w:t>
      </w:r>
      <w:r>
        <w:rPr>
          <w:rFonts w:cs="Arial" w:ascii="Arial" w:hAnsi="Arial"/>
          <w:i/>
        </w:rPr>
        <w:t>Animal Behaviour</w:t>
      </w:r>
      <w:r>
        <w:rPr>
          <w:rFonts w:cs="Arial" w:ascii="Arial" w:hAnsi="Arial"/>
        </w:rPr>
        <w:t>, 53(5):1009 – 1016.</w:t>
      </w:r>
    </w:p>
    <w:p>
      <w:pPr>
        <w:pStyle w:val="Normal"/>
        <w:spacing w:lineRule="auto" w:line="235" w:before="170" w:after="0"/>
        <w:ind w:left="354" w:right="1059" w:hanging="235"/>
        <w:jc w:val="both"/>
        <w:rPr>
          <w:rFonts w:ascii="Arial" w:hAnsi="Arial" w:cs="Arial"/>
          <w:sz w:val="24"/>
        </w:rPr>
      </w:pPr>
      <w:bookmarkStart w:id="49" w:name="_bookmark44"/>
      <w:bookmarkEnd w:id="49"/>
      <w:r>
        <w:rPr>
          <w:rFonts w:cs="Arial" w:ascii="Arial" w:hAnsi="Arial"/>
          <w:sz w:val="24"/>
        </w:rPr>
        <w:t>Grace,</w:t>
      </w:r>
      <w:r>
        <w:rPr>
          <w:rFonts w:cs="Arial" w:ascii="Arial" w:hAnsi="Arial"/>
          <w:spacing w:val="-1"/>
          <w:sz w:val="24"/>
        </w:rPr>
        <w:t xml:space="preserve"> </w:t>
      </w:r>
      <w:r>
        <w:rPr>
          <w:rFonts w:cs="Arial" w:ascii="Arial" w:hAnsi="Arial"/>
          <w:sz w:val="24"/>
        </w:rPr>
        <w:t>J.</w:t>
      </w:r>
      <w:r>
        <w:rPr>
          <w:rFonts w:cs="Arial" w:ascii="Arial" w:hAnsi="Arial"/>
          <w:spacing w:val="-2"/>
          <w:sz w:val="24"/>
        </w:rPr>
        <w:t xml:space="preserve"> </w:t>
      </w:r>
      <w:r>
        <w:rPr>
          <w:rFonts w:cs="Arial" w:ascii="Arial" w:hAnsi="Arial"/>
          <w:sz w:val="24"/>
        </w:rPr>
        <w:t>B.</w:t>
      </w:r>
      <w:r>
        <w:rPr>
          <w:rFonts w:cs="Arial" w:ascii="Arial" w:hAnsi="Arial"/>
          <w:spacing w:val="-2"/>
          <w:sz w:val="24"/>
        </w:rPr>
        <w:t xml:space="preserve"> </w:t>
      </w:r>
      <w:r>
        <w:rPr>
          <w:rFonts w:cs="Arial" w:ascii="Arial" w:hAnsi="Arial"/>
          <w:sz w:val="24"/>
        </w:rPr>
        <w:t xml:space="preserve">2006. </w:t>
      </w:r>
      <w:r>
        <w:rPr>
          <w:rFonts w:cs="Arial" w:ascii="Arial" w:hAnsi="Arial"/>
          <w:i/>
          <w:sz w:val="24"/>
        </w:rPr>
        <w:t>Structural equation modeling and natural systems</w:t>
      </w:r>
      <w:r>
        <w:rPr>
          <w:rFonts w:cs="Arial" w:ascii="Arial" w:hAnsi="Arial"/>
          <w:sz w:val="24"/>
        </w:rPr>
        <w:t>. Cambridge</w:t>
      </w:r>
      <w:r>
        <w:rPr>
          <w:rFonts w:cs="Arial" w:ascii="Arial" w:hAnsi="Arial"/>
          <w:spacing w:val="-2"/>
          <w:sz w:val="24"/>
        </w:rPr>
        <w:t xml:space="preserve"> </w:t>
      </w:r>
      <w:r>
        <w:rPr>
          <w:rFonts w:cs="Arial" w:ascii="Arial" w:hAnsi="Arial"/>
          <w:sz w:val="24"/>
        </w:rPr>
        <w:t xml:space="preserve">University </w:t>
      </w:r>
      <w:r>
        <w:rPr>
          <w:rFonts w:cs="Arial" w:ascii="Arial" w:hAnsi="Arial"/>
          <w:spacing w:val="-2"/>
          <w:sz w:val="24"/>
        </w:rPr>
        <w:t>Press.</w:t>
      </w:r>
    </w:p>
    <w:p>
      <w:pPr>
        <w:pStyle w:val="TextBody"/>
        <w:spacing w:before="216" w:after="0"/>
        <w:ind w:left="354" w:right="1054" w:hanging="235"/>
        <w:jc w:val="both"/>
        <w:rPr>
          <w:rFonts w:ascii="Arial" w:hAnsi="Arial" w:cs="Arial"/>
        </w:rPr>
      </w:pPr>
      <w:bookmarkStart w:id="50" w:name="_bookmark45"/>
      <w:bookmarkEnd w:id="50"/>
      <w:r>
        <w:rPr>
          <w:rFonts w:cs="Arial" w:ascii="Arial" w:hAnsi="Arial"/>
        </w:rPr>
        <w:t xml:space="preserve">Grace, J. B., Schoolmaster, D. R., Guntenspergen, G. R., Little, A. M., Mitchell, B. R., </w:t>
      </w:r>
      <w:r>
        <w:rPr>
          <w:rFonts w:cs="Arial" w:ascii="Arial" w:hAnsi="Arial"/>
          <w:w w:val="95"/>
        </w:rPr>
        <w:t>Miller, K.</w:t>
      </w:r>
      <w:r>
        <w:rPr>
          <w:rFonts w:cs="Arial" w:ascii="Arial" w:hAnsi="Arial"/>
          <w:spacing w:val="-1"/>
          <w:w w:val="95"/>
        </w:rPr>
        <w:t xml:space="preserve"> </w:t>
      </w:r>
      <w:r>
        <w:rPr>
          <w:rFonts w:cs="Arial" w:ascii="Arial" w:hAnsi="Arial"/>
          <w:w w:val="95"/>
        </w:rPr>
        <w:t>M., and</w:t>
      </w:r>
      <w:r>
        <w:rPr>
          <w:rFonts w:cs="Arial" w:ascii="Arial" w:hAnsi="Arial"/>
          <w:spacing w:val="-1"/>
          <w:w w:val="95"/>
        </w:rPr>
        <w:t xml:space="preserve"> </w:t>
      </w:r>
      <w:r>
        <w:rPr>
          <w:rFonts w:cs="Arial" w:ascii="Arial" w:hAnsi="Arial"/>
          <w:w w:val="95"/>
        </w:rPr>
        <w:t>Schweiger, E.</w:t>
      </w:r>
      <w:r>
        <w:rPr>
          <w:rFonts w:cs="Arial" w:ascii="Arial" w:hAnsi="Arial"/>
          <w:spacing w:val="-1"/>
          <w:w w:val="95"/>
        </w:rPr>
        <w:t xml:space="preserve"> </w:t>
      </w:r>
      <w:r>
        <w:rPr>
          <w:rFonts w:cs="Arial" w:ascii="Arial" w:hAnsi="Arial"/>
          <w:w w:val="95"/>
        </w:rPr>
        <w:t>W.</w:t>
      </w:r>
      <w:r>
        <w:rPr>
          <w:rFonts w:cs="Arial" w:ascii="Arial" w:hAnsi="Arial"/>
          <w:spacing w:val="-1"/>
          <w:w w:val="95"/>
        </w:rPr>
        <w:t xml:space="preserve"> </w:t>
      </w:r>
      <w:r>
        <w:rPr>
          <w:rFonts w:cs="Arial" w:ascii="Arial" w:hAnsi="Arial"/>
          <w:w w:val="95"/>
        </w:rPr>
        <w:t>2012. Guidelines</w:t>
      </w:r>
      <w:r>
        <w:rPr>
          <w:rFonts w:cs="Arial" w:ascii="Arial" w:hAnsi="Arial"/>
          <w:spacing w:val="-2"/>
          <w:w w:val="95"/>
        </w:rPr>
        <w:t xml:space="preserve"> </w:t>
      </w:r>
      <w:r>
        <w:rPr>
          <w:rFonts w:cs="Arial" w:ascii="Arial" w:hAnsi="Arial"/>
          <w:w w:val="95"/>
        </w:rPr>
        <w:t>for</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graph-theoretic</w:t>
      </w:r>
      <w:r>
        <w:rPr>
          <w:rFonts w:cs="Arial" w:ascii="Arial" w:hAnsi="Arial"/>
          <w:spacing w:val="-1"/>
          <w:w w:val="95"/>
        </w:rPr>
        <w:t xml:space="preserve"> </w:t>
      </w:r>
      <w:r>
        <w:rPr>
          <w:rFonts w:cs="Arial" w:ascii="Arial" w:hAnsi="Arial"/>
          <w:w w:val="95"/>
        </w:rPr>
        <w:t xml:space="preserve">implementation </w:t>
      </w:r>
      <w:r>
        <w:rPr>
          <w:rFonts w:cs="Arial" w:ascii="Arial" w:hAnsi="Arial"/>
        </w:rPr>
        <w:t>of structural equation modeling.</w:t>
      </w:r>
      <w:r>
        <w:rPr>
          <w:rFonts w:cs="Arial" w:ascii="Arial" w:hAnsi="Arial"/>
          <w:spacing w:val="21"/>
        </w:rPr>
        <w:t xml:space="preserve"> </w:t>
      </w:r>
      <w:r>
        <w:rPr>
          <w:rFonts w:cs="Arial" w:ascii="Arial" w:hAnsi="Arial"/>
          <w:i/>
        </w:rPr>
        <w:t>Ecosphere</w:t>
      </w:r>
      <w:r>
        <w:rPr>
          <w:rFonts w:cs="Arial" w:ascii="Arial" w:hAnsi="Arial"/>
        </w:rPr>
        <w:t>, 3(8):1–44.</w:t>
      </w:r>
      <w:r>
        <w:rPr>
          <w:rFonts w:cs="Arial" w:ascii="Arial" w:hAnsi="Arial"/>
          <w:spacing w:val="22"/>
        </w:rPr>
        <w:t xml:space="preserve"> </w:t>
      </w:r>
      <w:r>
        <w:rPr>
          <w:rFonts w:cs="Arial" w:ascii="Arial" w:hAnsi="Arial"/>
        </w:rPr>
        <w:t>art73.</w:t>
      </w:r>
    </w:p>
    <w:p>
      <w:pPr>
        <w:pStyle w:val="Normal"/>
        <w:spacing w:lineRule="auto" w:line="228" w:before="207" w:after="0"/>
        <w:ind w:left="354" w:right="1055" w:hanging="235"/>
        <w:jc w:val="both"/>
        <w:rPr>
          <w:rFonts w:ascii="Arial" w:hAnsi="Arial" w:cs="Arial"/>
          <w:sz w:val="24"/>
        </w:rPr>
      </w:pPr>
      <w:bookmarkStart w:id="51" w:name="_bookmark46"/>
      <w:bookmarkEnd w:id="51"/>
      <w:r>
        <w:rPr>
          <w:rFonts w:cs="Arial" w:ascii="Arial" w:hAnsi="Arial"/>
          <w:w w:val="95"/>
          <w:sz w:val="24"/>
        </w:rPr>
        <w:t>Greenleaf, S. S. and Kremen, C. 2006.</w:t>
      </w:r>
      <w:r>
        <w:rPr>
          <w:rFonts w:cs="Arial" w:ascii="Arial" w:hAnsi="Arial"/>
          <w:sz w:val="24"/>
        </w:rPr>
        <w:t xml:space="preserve"> </w:t>
      </w:r>
      <w:r>
        <w:rPr>
          <w:rFonts w:cs="Arial" w:ascii="Arial" w:hAnsi="Arial"/>
          <w:w w:val="95"/>
          <w:sz w:val="24"/>
        </w:rPr>
        <w:t xml:space="preserve">Wild bees enhance honey bees’ pollination of hybrid </w:t>
      </w:r>
      <w:r>
        <w:rPr>
          <w:rFonts w:cs="Arial" w:ascii="Arial" w:hAnsi="Arial"/>
          <w:sz w:val="24"/>
        </w:rPr>
        <w:t>sunflower.</w:t>
      </w:r>
      <w:r>
        <w:rPr>
          <w:rFonts w:cs="Arial" w:ascii="Arial" w:hAnsi="Arial"/>
          <w:spacing w:val="37"/>
          <w:sz w:val="24"/>
        </w:rPr>
        <w:t xml:space="preserve"> </w:t>
      </w:r>
      <w:r>
        <w:rPr>
          <w:rFonts w:cs="Arial" w:ascii="Arial" w:hAnsi="Arial"/>
          <w:i/>
          <w:sz w:val="24"/>
        </w:rPr>
        <w:t>Proceedings of the National Academy of Sciences</w:t>
      </w:r>
      <w:r>
        <w:rPr>
          <w:rFonts w:cs="Arial" w:ascii="Arial" w:hAnsi="Arial"/>
          <w:sz w:val="24"/>
        </w:rPr>
        <w:t>, 103(37):13890–13895.</w:t>
      </w:r>
    </w:p>
    <w:p>
      <w:pPr>
        <w:pStyle w:val="TextBody"/>
        <w:spacing w:lineRule="auto" w:line="228" w:before="211" w:after="0"/>
        <w:ind w:left="354" w:right="1055" w:hanging="235"/>
        <w:jc w:val="both"/>
        <w:rPr>
          <w:rFonts w:ascii="Arial" w:hAnsi="Arial" w:cs="Arial"/>
        </w:rPr>
      </w:pPr>
      <w:bookmarkStart w:id="52" w:name="_bookmark47"/>
      <w:bookmarkEnd w:id="52"/>
      <w:r>
        <w:rPr>
          <w:rFonts w:cs="Arial" w:ascii="Arial" w:hAnsi="Arial"/>
        </w:rPr>
        <w:t>Greenleaf,</w:t>
      </w:r>
      <w:r>
        <w:rPr>
          <w:rFonts w:cs="Arial" w:ascii="Arial" w:hAnsi="Arial"/>
          <w:spacing w:val="-2"/>
        </w:rPr>
        <w:t xml:space="preserve"> </w:t>
      </w:r>
      <w:r>
        <w:rPr>
          <w:rFonts w:cs="Arial" w:ascii="Arial" w:hAnsi="Arial"/>
        </w:rPr>
        <w:t>S.</w:t>
      </w:r>
      <w:r>
        <w:rPr>
          <w:rFonts w:cs="Arial" w:ascii="Arial" w:hAnsi="Arial"/>
          <w:spacing w:val="-3"/>
        </w:rPr>
        <w:t xml:space="preserve"> </w:t>
      </w:r>
      <w:r>
        <w:rPr>
          <w:rFonts w:cs="Arial" w:ascii="Arial" w:hAnsi="Arial"/>
        </w:rPr>
        <w:t>S.,</w:t>
      </w:r>
      <w:r>
        <w:rPr>
          <w:rFonts w:cs="Arial" w:ascii="Arial" w:hAnsi="Arial"/>
          <w:spacing w:val="-2"/>
        </w:rPr>
        <w:t xml:space="preserve"> </w:t>
      </w:r>
      <w:r>
        <w:rPr>
          <w:rFonts w:cs="Arial" w:ascii="Arial" w:hAnsi="Arial"/>
        </w:rPr>
        <w:t>Williams,</w:t>
      </w:r>
      <w:r>
        <w:rPr>
          <w:rFonts w:cs="Arial" w:ascii="Arial" w:hAnsi="Arial"/>
          <w:spacing w:val="-2"/>
        </w:rPr>
        <w:t xml:space="preserve"> </w:t>
      </w:r>
      <w:r>
        <w:rPr>
          <w:rFonts w:cs="Arial" w:ascii="Arial" w:hAnsi="Arial"/>
        </w:rPr>
        <w:t>N.</w:t>
      </w:r>
      <w:r>
        <w:rPr>
          <w:rFonts w:cs="Arial" w:ascii="Arial" w:hAnsi="Arial"/>
          <w:spacing w:val="-3"/>
        </w:rPr>
        <w:t xml:space="preserve"> </w:t>
      </w:r>
      <w:r>
        <w:rPr>
          <w:rFonts w:cs="Arial" w:ascii="Arial" w:hAnsi="Arial"/>
        </w:rPr>
        <w:t>M.,</w:t>
      </w:r>
      <w:r>
        <w:rPr>
          <w:rFonts w:cs="Arial" w:ascii="Arial" w:hAnsi="Arial"/>
          <w:spacing w:val="-2"/>
        </w:rPr>
        <w:t xml:space="preserve"> </w:t>
      </w:r>
      <w:r>
        <w:rPr>
          <w:rFonts w:cs="Arial" w:ascii="Arial" w:hAnsi="Arial"/>
        </w:rPr>
        <w:t>Winfree,</w:t>
      </w:r>
      <w:r>
        <w:rPr>
          <w:rFonts w:cs="Arial" w:ascii="Arial" w:hAnsi="Arial"/>
          <w:spacing w:val="-2"/>
        </w:rPr>
        <w:t xml:space="preserve"> </w:t>
      </w:r>
      <w:r>
        <w:rPr>
          <w:rFonts w:cs="Arial" w:ascii="Arial" w:hAnsi="Arial"/>
        </w:rPr>
        <w:t>R.,</w:t>
      </w:r>
      <w:r>
        <w:rPr>
          <w:rFonts w:cs="Arial" w:ascii="Arial" w:hAnsi="Arial"/>
          <w:spacing w:val="-2"/>
        </w:rPr>
        <w:t xml:space="preserve"> </w:t>
      </w:r>
      <w:r>
        <w:rPr>
          <w:rFonts w:cs="Arial" w:ascii="Arial" w:hAnsi="Arial"/>
        </w:rPr>
        <w:t>and</w:t>
      </w:r>
      <w:r>
        <w:rPr>
          <w:rFonts w:cs="Arial" w:ascii="Arial" w:hAnsi="Arial"/>
          <w:spacing w:val="-3"/>
        </w:rPr>
        <w:t xml:space="preserve"> </w:t>
      </w:r>
      <w:r>
        <w:rPr>
          <w:rFonts w:cs="Arial" w:ascii="Arial" w:hAnsi="Arial"/>
        </w:rPr>
        <w:t>Kremen,</w:t>
      </w:r>
      <w:r>
        <w:rPr>
          <w:rFonts w:cs="Arial" w:ascii="Arial" w:hAnsi="Arial"/>
          <w:spacing w:val="-2"/>
        </w:rPr>
        <w:t xml:space="preserve"> </w:t>
      </w:r>
      <w:r>
        <w:rPr>
          <w:rFonts w:cs="Arial" w:ascii="Arial" w:hAnsi="Arial"/>
        </w:rPr>
        <w:t>C.</w:t>
      </w:r>
      <w:r>
        <w:rPr>
          <w:rFonts w:cs="Arial" w:ascii="Arial" w:hAnsi="Arial"/>
          <w:spacing w:val="-3"/>
        </w:rPr>
        <w:t xml:space="preserve"> </w:t>
      </w:r>
      <w:r>
        <w:rPr>
          <w:rFonts w:cs="Arial" w:ascii="Arial" w:hAnsi="Arial"/>
        </w:rPr>
        <w:t>2007.</w:t>
      </w:r>
      <w:r>
        <w:rPr>
          <w:rFonts w:cs="Arial" w:ascii="Arial" w:hAnsi="Arial"/>
          <w:spacing w:val="25"/>
        </w:rPr>
        <w:t xml:space="preserve"> </w:t>
      </w:r>
      <w:r>
        <w:rPr>
          <w:rFonts w:cs="Arial" w:ascii="Arial" w:hAnsi="Arial"/>
        </w:rPr>
        <w:t>Bee</w:t>
      </w:r>
      <w:r>
        <w:rPr>
          <w:rFonts w:cs="Arial" w:ascii="Arial" w:hAnsi="Arial"/>
          <w:spacing w:val="-3"/>
        </w:rPr>
        <w:t xml:space="preserve"> </w:t>
      </w:r>
      <w:r>
        <w:rPr>
          <w:rFonts w:cs="Arial" w:ascii="Arial" w:hAnsi="Arial"/>
        </w:rPr>
        <w:t>foraging</w:t>
      </w:r>
      <w:r>
        <w:rPr>
          <w:rFonts w:cs="Arial" w:ascii="Arial" w:hAnsi="Arial"/>
          <w:spacing w:val="-3"/>
        </w:rPr>
        <w:t xml:space="preserve"> </w:t>
      </w:r>
      <w:r>
        <w:rPr>
          <w:rFonts w:cs="Arial" w:ascii="Arial" w:hAnsi="Arial"/>
        </w:rPr>
        <w:t>ranges and</w:t>
      </w:r>
      <w:r>
        <w:rPr>
          <w:rFonts w:cs="Arial" w:ascii="Arial" w:hAnsi="Arial"/>
          <w:spacing w:val="-6"/>
        </w:rPr>
        <w:t xml:space="preserve"> </w:t>
      </w:r>
      <w:r>
        <w:rPr>
          <w:rFonts w:cs="Arial" w:ascii="Arial" w:hAnsi="Arial"/>
        </w:rPr>
        <w:t>their</w:t>
      </w:r>
      <w:r>
        <w:rPr>
          <w:rFonts w:cs="Arial" w:ascii="Arial" w:hAnsi="Arial"/>
          <w:spacing w:val="-6"/>
        </w:rPr>
        <w:t xml:space="preserve"> </w:t>
      </w:r>
      <w:r>
        <w:rPr>
          <w:rFonts w:cs="Arial" w:ascii="Arial" w:hAnsi="Arial"/>
        </w:rPr>
        <w:t>relationship</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body</w:t>
      </w:r>
      <w:r>
        <w:rPr>
          <w:rFonts w:cs="Arial" w:ascii="Arial" w:hAnsi="Arial"/>
          <w:spacing w:val="-6"/>
        </w:rPr>
        <w:t xml:space="preserve"> </w:t>
      </w:r>
      <w:r>
        <w:rPr>
          <w:rFonts w:cs="Arial" w:ascii="Arial" w:hAnsi="Arial"/>
        </w:rPr>
        <w:t>size.</w:t>
      </w:r>
      <w:r>
        <w:rPr>
          <w:rFonts w:cs="Arial" w:ascii="Arial" w:hAnsi="Arial"/>
          <w:spacing w:val="9"/>
        </w:rPr>
        <w:t xml:space="preserve"> </w:t>
      </w:r>
      <w:r>
        <w:rPr>
          <w:rFonts w:cs="Arial" w:ascii="Arial" w:hAnsi="Arial"/>
          <w:i/>
        </w:rPr>
        <w:t>Oecologia</w:t>
      </w:r>
      <w:r>
        <w:rPr>
          <w:rFonts w:cs="Arial" w:ascii="Arial" w:hAnsi="Arial"/>
        </w:rPr>
        <w:t>,</w:t>
      </w:r>
      <w:r>
        <w:rPr>
          <w:rFonts w:cs="Arial" w:ascii="Arial" w:hAnsi="Arial"/>
          <w:spacing w:val="-6"/>
        </w:rPr>
        <w:t xml:space="preserve"> </w:t>
      </w:r>
      <w:r>
        <w:rPr>
          <w:rFonts w:cs="Arial" w:ascii="Arial" w:hAnsi="Arial"/>
        </w:rPr>
        <w:t>153(3):589–596.</w:t>
      </w:r>
      <w:bookmarkStart w:id="53" w:name="_bookmark48"/>
    </w:p>
    <w:p>
      <w:pPr>
        <w:sectPr>
          <w:footerReference w:type="default" r:id="rId14"/>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28" w:before="206" w:after="0"/>
        <w:ind w:left="354" w:right="1056" w:hanging="235"/>
        <w:jc w:val="both"/>
        <w:rPr>
          <w:rFonts w:ascii="Arial" w:hAnsi="Arial" w:cs="Arial"/>
        </w:rPr>
      </w:pPr>
      <w:bookmarkEnd w:id="53"/>
      <w:r>
        <w:rPr>
          <w:rFonts w:cs="Arial" w:ascii="Arial" w:hAnsi="Arial"/>
        </w:rPr>
        <w:t>Harder,</w:t>
      </w:r>
      <w:r>
        <w:rPr>
          <w:rFonts w:cs="Arial" w:ascii="Arial" w:hAnsi="Arial"/>
          <w:spacing w:val="-3"/>
        </w:rPr>
        <w:t xml:space="preserve"> </w:t>
      </w:r>
      <w:r>
        <w:rPr>
          <w:rFonts w:cs="Arial" w:ascii="Arial" w:hAnsi="Arial"/>
        </w:rPr>
        <w:t>L.</w:t>
      </w:r>
      <w:r>
        <w:rPr>
          <w:rFonts w:cs="Arial" w:ascii="Arial" w:hAnsi="Arial"/>
          <w:spacing w:val="-3"/>
        </w:rPr>
        <w:t xml:space="preserve"> </w:t>
      </w:r>
      <w:r>
        <w:rPr>
          <w:rFonts w:cs="Arial" w:ascii="Arial" w:hAnsi="Arial"/>
        </w:rPr>
        <w:t>D.,</w:t>
      </w:r>
      <w:r>
        <w:rPr>
          <w:rFonts w:cs="Arial" w:ascii="Arial" w:hAnsi="Arial"/>
          <w:spacing w:val="-3"/>
        </w:rPr>
        <w:t xml:space="preserve"> </w:t>
      </w:r>
      <w:r>
        <w:rPr>
          <w:rFonts w:cs="Arial" w:ascii="Arial" w:hAnsi="Arial"/>
        </w:rPr>
        <w:t>Aizen,</w:t>
      </w:r>
      <w:r>
        <w:rPr>
          <w:rFonts w:cs="Arial" w:ascii="Arial" w:hAnsi="Arial"/>
          <w:spacing w:val="-3"/>
        </w:rPr>
        <w:t xml:space="preserve"> </w:t>
      </w:r>
      <w:r>
        <w:rPr>
          <w:rFonts w:cs="Arial" w:ascii="Arial" w:hAnsi="Arial"/>
        </w:rPr>
        <w:t>M.</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Richards,</w:t>
      </w:r>
      <w:r>
        <w:rPr>
          <w:rFonts w:cs="Arial" w:ascii="Arial" w:hAnsi="Arial"/>
          <w:spacing w:val="-3"/>
        </w:rPr>
        <w:t xml:space="preserve"> </w:t>
      </w:r>
      <w:r>
        <w:rPr>
          <w:rFonts w:cs="Arial" w:ascii="Arial" w:hAnsi="Arial"/>
        </w:rPr>
        <w:t>S.</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2016. The</w:t>
      </w:r>
      <w:r>
        <w:rPr>
          <w:rFonts w:cs="Arial" w:ascii="Arial" w:hAnsi="Arial"/>
          <w:spacing w:val="-3"/>
        </w:rPr>
        <w:t xml:space="preserve"> </w:t>
      </w:r>
      <w:r>
        <w:rPr>
          <w:rFonts w:cs="Arial" w:ascii="Arial" w:hAnsi="Arial"/>
        </w:rPr>
        <w:t>population</w:t>
      </w:r>
      <w:r>
        <w:rPr>
          <w:rFonts w:cs="Arial" w:ascii="Arial" w:hAnsi="Arial"/>
          <w:spacing w:val="-3"/>
        </w:rPr>
        <w:t xml:space="preserve"> </w:t>
      </w:r>
      <w:r>
        <w:rPr>
          <w:rFonts w:cs="Arial" w:ascii="Arial" w:hAnsi="Arial"/>
        </w:rPr>
        <w:t>ecology</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male</w:t>
      </w:r>
      <w:r>
        <w:rPr>
          <w:rFonts w:cs="Arial" w:ascii="Arial" w:hAnsi="Arial"/>
          <w:spacing w:val="-3"/>
        </w:rPr>
        <w:t xml:space="preserve"> </w:t>
      </w:r>
      <w:r>
        <w:rPr>
          <w:rFonts w:cs="Arial" w:ascii="Arial" w:hAnsi="Arial"/>
        </w:rPr>
        <w:t xml:space="preserve">ga- </w:t>
      </w:r>
      <w:r>
        <w:rPr>
          <w:rFonts w:cs="Arial" w:ascii="Arial" w:hAnsi="Arial"/>
          <w:w w:val="95"/>
        </w:rPr>
        <w:t>metophytes:</w:t>
      </w:r>
      <w:r>
        <w:rPr>
          <w:rFonts w:cs="Arial" w:ascii="Arial" w:hAnsi="Arial"/>
          <w:spacing w:val="34"/>
        </w:rPr>
        <w:t xml:space="preserve"> </w:t>
      </w:r>
      <w:r>
        <w:rPr>
          <w:rFonts w:cs="Arial" w:ascii="Arial" w:hAnsi="Arial"/>
          <w:w w:val="95"/>
        </w:rPr>
        <w:t xml:space="preserve">the link between pollination and seed production. </w:t>
      </w:r>
      <w:r>
        <w:rPr>
          <w:rFonts w:cs="Arial" w:ascii="Arial" w:hAnsi="Arial"/>
          <w:i/>
          <w:w w:val="95"/>
        </w:rPr>
        <w:t>Ecology Letters</w:t>
      </w:r>
      <w:r>
        <w:rPr>
          <w:rFonts w:cs="Arial" w:ascii="Arial" w:hAnsi="Arial"/>
          <w:w w:val="95"/>
        </w:rPr>
        <w:t xml:space="preserve">, 19(5):497– </w:t>
      </w:r>
      <w:r>
        <w:rPr>
          <w:rFonts w:cs="Arial" w:ascii="Arial" w:hAnsi="Arial"/>
          <w:spacing w:val="-4"/>
        </w:rPr>
        <w:t>509.</w:t>
      </w:r>
    </w:p>
    <w:p>
      <w:pPr>
        <w:pStyle w:val="Normal"/>
        <w:spacing w:lineRule="auto" w:line="208" w:before="35" w:after="0"/>
        <w:ind w:left="354" w:right="1057" w:hanging="235"/>
        <w:jc w:val="both"/>
        <w:rPr>
          <w:rFonts w:ascii="Arial" w:hAnsi="Arial" w:cs="Arial"/>
          <w:sz w:val="24"/>
        </w:rPr>
      </w:pPr>
      <w:bookmarkStart w:id="54" w:name="_bookmark49"/>
      <w:bookmarkEnd w:id="54"/>
      <w:r>
        <w:rPr>
          <w:rFonts w:cs="Arial" w:ascii="Arial" w:hAnsi="Arial"/>
          <w:sz w:val="24"/>
        </w:rPr>
        <w:t>Heinrich,</w:t>
      </w:r>
      <w:r>
        <w:rPr>
          <w:rFonts w:cs="Arial" w:ascii="Arial" w:hAnsi="Arial"/>
          <w:spacing w:val="-15"/>
          <w:sz w:val="24"/>
        </w:rPr>
        <w:t xml:space="preserve"> </w:t>
      </w:r>
      <w:r>
        <w:rPr>
          <w:rFonts w:cs="Arial" w:ascii="Arial" w:hAnsi="Arial"/>
          <w:sz w:val="24"/>
        </w:rPr>
        <w:t>B.</w:t>
      </w:r>
      <w:r>
        <w:rPr>
          <w:rFonts w:cs="Arial" w:ascii="Arial" w:hAnsi="Arial"/>
          <w:spacing w:val="-14"/>
          <w:sz w:val="24"/>
        </w:rPr>
        <w:t xml:space="preserve"> </w:t>
      </w:r>
      <w:r>
        <w:rPr>
          <w:rFonts w:cs="Arial" w:ascii="Arial" w:hAnsi="Arial"/>
          <w:sz w:val="24"/>
        </w:rPr>
        <w:t>1976.</w:t>
      </w:r>
      <w:r>
        <w:rPr>
          <w:rFonts w:cs="Arial" w:ascii="Arial" w:hAnsi="Arial"/>
          <w:spacing w:val="-15"/>
          <w:sz w:val="24"/>
        </w:rPr>
        <w:t xml:space="preserve"> </w:t>
      </w:r>
      <w:r>
        <w:rPr>
          <w:rFonts w:cs="Arial" w:ascii="Arial" w:hAnsi="Arial"/>
          <w:sz w:val="24"/>
        </w:rPr>
        <w:t>The</w:t>
      </w:r>
      <w:r>
        <w:rPr>
          <w:rFonts w:cs="Arial" w:ascii="Arial" w:hAnsi="Arial"/>
          <w:spacing w:val="-14"/>
          <w:sz w:val="24"/>
        </w:rPr>
        <w:t xml:space="preserve"> </w:t>
      </w:r>
      <w:r>
        <w:rPr>
          <w:rFonts w:cs="Arial" w:ascii="Arial" w:hAnsi="Arial"/>
          <w:sz w:val="24"/>
        </w:rPr>
        <w:t>foraging</w:t>
      </w:r>
      <w:r>
        <w:rPr>
          <w:rFonts w:cs="Arial" w:ascii="Arial" w:hAnsi="Arial"/>
          <w:spacing w:val="-15"/>
          <w:sz w:val="24"/>
        </w:rPr>
        <w:t xml:space="preserve"> </w:t>
      </w:r>
      <w:r>
        <w:rPr>
          <w:rFonts w:cs="Arial" w:ascii="Arial" w:hAnsi="Arial"/>
          <w:sz w:val="24"/>
        </w:rPr>
        <w:t>specializations</w:t>
      </w:r>
      <w:r>
        <w:rPr>
          <w:rFonts w:cs="Arial" w:ascii="Arial" w:hAnsi="Arial"/>
          <w:spacing w:val="-14"/>
          <w:sz w:val="24"/>
        </w:rPr>
        <w:t xml:space="preserve"> </w:t>
      </w:r>
      <w:r>
        <w:rPr>
          <w:rFonts w:cs="Arial" w:ascii="Arial" w:hAnsi="Arial"/>
          <w:sz w:val="24"/>
        </w:rPr>
        <w:t>of</w:t>
      </w:r>
      <w:r>
        <w:rPr>
          <w:rFonts w:cs="Arial" w:ascii="Arial" w:hAnsi="Arial"/>
          <w:spacing w:val="-15"/>
          <w:sz w:val="24"/>
        </w:rPr>
        <w:t xml:space="preserve"> </w:t>
      </w:r>
      <w:r>
        <w:rPr>
          <w:rFonts w:cs="Arial" w:ascii="Arial" w:hAnsi="Arial"/>
          <w:sz w:val="24"/>
        </w:rPr>
        <w:t>individual</w:t>
      </w:r>
      <w:r>
        <w:rPr>
          <w:rFonts w:cs="Arial" w:ascii="Arial" w:hAnsi="Arial"/>
          <w:spacing w:val="-14"/>
          <w:sz w:val="24"/>
        </w:rPr>
        <w:t xml:space="preserve"> </w:t>
      </w:r>
      <w:r>
        <w:rPr>
          <w:rFonts w:cs="Arial" w:ascii="Arial" w:hAnsi="Arial"/>
          <w:sz w:val="24"/>
        </w:rPr>
        <w:t>bumblebees.</w:t>
      </w:r>
      <w:r>
        <w:rPr>
          <w:rFonts w:cs="Arial" w:ascii="Arial" w:hAnsi="Arial"/>
          <w:spacing w:val="-8"/>
          <w:sz w:val="24"/>
        </w:rPr>
        <w:t xml:space="preserve"> </w:t>
      </w:r>
      <w:r>
        <w:rPr>
          <w:rFonts w:cs="Arial" w:ascii="Arial" w:hAnsi="Arial"/>
          <w:i/>
          <w:sz w:val="24"/>
        </w:rPr>
        <w:t>Ecological</w:t>
      </w:r>
      <w:r>
        <w:rPr>
          <w:rFonts w:cs="Arial" w:ascii="Arial" w:hAnsi="Arial"/>
          <w:i/>
          <w:spacing w:val="-15"/>
          <w:sz w:val="24"/>
        </w:rPr>
        <w:t xml:space="preserve"> </w:t>
      </w:r>
      <w:r>
        <w:rPr>
          <w:rFonts w:cs="Arial" w:ascii="Arial" w:hAnsi="Arial"/>
          <w:i/>
          <w:sz w:val="24"/>
        </w:rPr>
        <w:t>Mono- graphs</w:t>
      </w:r>
      <w:r>
        <w:rPr>
          <w:rFonts w:cs="Arial" w:ascii="Arial" w:hAnsi="Arial"/>
          <w:sz w:val="24"/>
        </w:rPr>
        <w:t>, 46(2):105–128.</w:t>
      </w:r>
    </w:p>
    <w:p>
      <w:pPr>
        <w:pStyle w:val="TextBody"/>
        <w:spacing w:lineRule="exact" w:line="265" w:before="204" w:after="0"/>
        <w:ind w:left="119" w:hanging="0"/>
        <w:jc w:val="both"/>
        <w:rPr>
          <w:rFonts w:ascii="Arial" w:hAnsi="Arial" w:cs="Arial"/>
        </w:rPr>
      </w:pPr>
      <w:bookmarkStart w:id="55" w:name="_bookmark50"/>
      <w:bookmarkEnd w:id="55"/>
      <w:r>
        <w:rPr>
          <w:rFonts w:cs="Arial" w:ascii="Arial" w:hAnsi="Arial"/>
          <w:w w:val="95"/>
        </w:rPr>
        <w:t>Heinrich,</w:t>
      </w:r>
      <w:r>
        <w:rPr>
          <w:rFonts w:cs="Arial" w:ascii="Arial" w:hAnsi="Arial"/>
          <w:spacing w:val="-6"/>
          <w:w w:val="95"/>
        </w:rPr>
        <w:t xml:space="preserve"> </w:t>
      </w:r>
      <w:r>
        <w:rPr>
          <w:rFonts w:cs="Arial" w:ascii="Arial" w:hAnsi="Arial"/>
          <w:w w:val="95"/>
        </w:rPr>
        <w:t>B.</w:t>
      </w:r>
      <w:r>
        <w:rPr>
          <w:rFonts w:cs="Arial" w:ascii="Arial" w:hAnsi="Arial"/>
          <w:spacing w:val="-8"/>
          <w:w w:val="95"/>
        </w:rPr>
        <w:t xml:space="preserve"> </w:t>
      </w:r>
      <w:r>
        <w:rPr>
          <w:rFonts w:cs="Arial" w:ascii="Arial" w:hAnsi="Arial"/>
          <w:w w:val="95"/>
        </w:rPr>
        <w:t>1979.</w:t>
      </w:r>
      <w:r>
        <w:rPr>
          <w:rFonts w:cs="Arial" w:ascii="Arial" w:hAnsi="Arial"/>
          <w:spacing w:val="-1"/>
        </w:rPr>
        <w:t xml:space="preserve"> </w:t>
      </w:r>
      <w:r>
        <w:rPr>
          <w:rFonts w:cs="Arial" w:ascii="Arial" w:hAnsi="Arial"/>
          <w:w w:val="95"/>
        </w:rPr>
        <w:t>Resource</w:t>
      </w:r>
      <w:r>
        <w:rPr>
          <w:rFonts w:cs="Arial" w:ascii="Arial" w:hAnsi="Arial"/>
          <w:spacing w:val="-8"/>
          <w:w w:val="95"/>
        </w:rPr>
        <w:t xml:space="preserve"> </w:t>
      </w:r>
      <w:r>
        <w:rPr>
          <w:rFonts w:cs="Arial" w:ascii="Arial" w:hAnsi="Arial"/>
          <w:w w:val="95"/>
        </w:rPr>
        <w:t>heterogeneity</w:t>
      </w:r>
      <w:r>
        <w:rPr>
          <w:rFonts w:cs="Arial" w:ascii="Arial" w:hAnsi="Arial"/>
          <w:spacing w:val="-9"/>
          <w:w w:val="95"/>
        </w:rPr>
        <w:t xml:space="preserve"> </w:t>
      </w:r>
      <w:r>
        <w:rPr>
          <w:rFonts w:cs="Arial" w:ascii="Arial" w:hAnsi="Arial"/>
          <w:w w:val="95"/>
        </w:rPr>
        <w:t>and</w:t>
      </w:r>
      <w:r>
        <w:rPr>
          <w:rFonts w:cs="Arial" w:ascii="Arial" w:hAnsi="Arial"/>
          <w:spacing w:val="-8"/>
          <w:w w:val="95"/>
        </w:rPr>
        <w:t xml:space="preserve"> </w:t>
      </w:r>
      <w:r>
        <w:rPr>
          <w:rFonts w:cs="Arial" w:ascii="Arial" w:hAnsi="Arial"/>
          <w:w w:val="95"/>
        </w:rPr>
        <w:t>patterns</w:t>
      </w:r>
      <w:r>
        <w:rPr>
          <w:rFonts w:cs="Arial" w:ascii="Arial" w:hAnsi="Arial"/>
          <w:spacing w:val="-9"/>
          <w:w w:val="95"/>
        </w:rPr>
        <w:t xml:space="preserve"> </w:t>
      </w:r>
      <w:r>
        <w:rPr>
          <w:rFonts w:cs="Arial" w:ascii="Arial" w:hAnsi="Arial"/>
          <w:w w:val="95"/>
        </w:rPr>
        <w:t>of</w:t>
      </w:r>
      <w:r>
        <w:rPr>
          <w:rFonts w:cs="Arial" w:ascii="Arial" w:hAnsi="Arial"/>
          <w:spacing w:val="-8"/>
          <w:w w:val="95"/>
        </w:rPr>
        <w:t xml:space="preserve"> </w:t>
      </w:r>
      <w:r>
        <w:rPr>
          <w:rFonts w:cs="Arial" w:ascii="Arial" w:hAnsi="Arial"/>
          <w:w w:val="95"/>
        </w:rPr>
        <w:t>movement</w:t>
      </w:r>
      <w:r>
        <w:rPr>
          <w:rFonts w:cs="Arial" w:ascii="Arial" w:hAnsi="Arial"/>
          <w:spacing w:val="-9"/>
          <w:w w:val="95"/>
        </w:rPr>
        <w:t xml:space="preserve"> </w:t>
      </w:r>
      <w:r>
        <w:rPr>
          <w:rFonts w:cs="Arial" w:ascii="Arial" w:hAnsi="Arial"/>
          <w:w w:val="95"/>
        </w:rPr>
        <w:t>in</w:t>
      </w:r>
      <w:r>
        <w:rPr>
          <w:rFonts w:cs="Arial" w:ascii="Arial" w:hAnsi="Arial"/>
          <w:spacing w:val="-8"/>
          <w:w w:val="95"/>
        </w:rPr>
        <w:t xml:space="preserve"> </w:t>
      </w:r>
      <w:r>
        <w:rPr>
          <w:rFonts w:cs="Arial" w:ascii="Arial" w:hAnsi="Arial"/>
          <w:w w:val="95"/>
        </w:rPr>
        <w:t>foraging</w:t>
      </w:r>
      <w:r>
        <w:rPr>
          <w:rFonts w:cs="Arial" w:ascii="Arial" w:hAnsi="Arial"/>
          <w:spacing w:val="-9"/>
          <w:w w:val="95"/>
        </w:rPr>
        <w:t xml:space="preserve"> </w:t>
      </w:r>
      <w:r>
        <w:rPr>
          <w:rFonts w:cs="Arial" w:ascii="Arial" w:hAnsi="Arial"/>
          <w:spacing w:val="-2"/>
          <w:w w:val="95"/>
        </w:rPr>
        <w:t>bumblebees.</w:t>
      </w:r>
    </w:p>
    <w:p>
      <w:pPr>
        <w:pStyle w:val="Normal"/>
        <w:spacing w:lineRule="exact" w:line="316"/>
        <w:ind w:left="354" w:hanging="0"/>
        <w:rPr>
          <w:rFonts w:ascii="Arial" w:hAnsi="Arial" w:cs="Arial"/>
          <w:sz w:val="24"/>
        </w:rPr>
      </w:pPr>
      <w:r>
        <w:rPr>
          <w:rFonts w:cs="Arial" w:ascii="Arial" w:hAnsi="Arial"/>
          <w:i/>
          <w:sz w:val="24"/>
        </w:rPr>
        <w:t>Oecologia</w:t>
      </w:r>
      <w:r>
        <w:rPr>
          <w:rFonts w:cs="Arial" w:ascii="Arial" w:hAnsi="Arial"/>
          <w:sz w:val="24"/>
        </w:rPr>
        <w:t>,</w:t>
      </w:r>
      <w:r>
        <w:rPr>
          <w:rFonts w:cs="Arial" w:ascii="Arial" w:hAnsi="Arial"/>
          <w:spacing w:val="19"/>
          <w:sz w:val="24"/>
        </w:rPr>
        <w:t xml:space="preserve"> </w:t>
      </w:r>
      <w:r>
        <w:rPr>
          <w:rFonts w:cs="Arial" w:ascii="Arial" w:hAnsi="Arial"/>
          <w:spacing w:val="-2"/>
          <w:sz w:val="24"/>
        </w:rPr>
        <w:t>40(3):235–245.</w:t>
      </w:r>
    </w:p>
    <w:p>
      <w:pPr>
        <w:pStyle w:val="Normal"/>
        <w:spacing w:lineRule="auto" w:line="218" w:before="214" w:after="0"/>
        <w:ind w:left="354" w:right="1056" w:hanging="235"/>
        <w:jc w:val="both"/>
        <w:rPr>
          <w:rFonts w:ascii="Arial" w:hAnsi="Arial" w:cs="Arial"/>
          <w:sz w:val="24"/>
        </w:rPr>
      </w:pPr>
      <w:bookmarkStart w:id="56" w:name="_bookmark51"/>
      <w:bookmarkEnd w:id="56"/>
      <w:r>
        <w:rPr>
          <w:rFonts w:cs="Arial" w:ascii="Arial" w:hAnsi="Arial"/>
          <w:sz w:val="24"/>
        </w:rPr>
        <w:t>Horne, M. 1995a.</w:t>
      </w:r>
      <w:r>
        <w:rPr>
          <w:rFonts w:cs="Arial" w:ascii="Arial" w:hAnsi="Arial"/>
          <w:spacing w:val="40"/>
          <w:sz w:val="24"/>
        </w:rPr>
        <w:t xml:space="preserve"> </w:t>
      </w:r>
      <w:r>
        <w:rPr>
          <w:rFonts w:cs="Arial" w:ascii="Arial" w:hAnsi="Arial"/>
          <w:sz w:val="24"/>
        </w:rPr>
        <w:t>Leaf area and toughness:</w:t>
      </w:r>
      <w:r>
        <w:rPr>
          <w:rFonts w:cs="Arial" w:ascii="Arial" w:hAnsi="Arial"/>
          <w:spacing w:val="40"/>
          <w:sz w:val="24"/>
        </w:rPr>
        <w:t xml:space="preserve"> </w:t>
      </w:r>
      <w:r>
        <w:rPr>
          <w:rFonts w:cs="Arial" w:ascii="Arial" w:hAnsi="Arial"/>
          <w:sz w:val="24"/>
        </w:rPr>
        <w:t xml:space="preserve">Effects on nesting material preferences of </w:t>
      </w:r>
      <w:r>
        <w:rPr>
          <w:rFonts w:cs="Arial" w:ascii="Arial" w:hAnsi="Arial"/>
          <w:i/>
          <w:sz w:val="24"/>
        </w:rPr>
        <w:t>Megachile rotundata</w:t>
      </w:r>
      <w:r>
        <w:rPr>
          <w:rFonts w:cs="Arial" w:ascii="Arial" w:hAnsi="Arial"/>
          <w:i/>
          <w:spacing w:val="40"/>
          <w:sz w:val="24"/>
        </w:rPr>
        <w:t xml:space="preserve"> </w:t>
      </w:r>
      <w:r>
        <w:rPr>
          <w:rFonts w:cs="Arial" w:ascii="Arial" w:hAnsi="Arial"/>
          <w:sz w:val="24"/>
        </w:rPr>
        <w:t>(Hymenoptera:</w:t>
      </w:r>
      <w:r>
        <w:rPr>
          <w:rFonts w:cs="Arial" w:ascii="Arial" w:hAnsi="Arial"/>
          <w:spacing w:val="40"/>
          <w:sz w:val="24"/>
        </w:rPr>
        <w:t xml:space="preserve"> </w:t>
      </w:r>
      <w:r>
        <w:rPr>
          <w:rFonts w:cs="Arial" w:ascii="Arial" w:hAnsi="Arial"/>
          <w:sz w:val="24"/>
        </w:rPr>
        <w:t>Megachilidae).</w:t>
      </w:r>
      <w:r>
        <w:rPr>
          <w:rFonts w:cs="Arial" w:ascii="Arial" w:hAnsi="Arial"/>
          <w:spacing w:val="40"/>
          <w:sz w:val="24"/>
        </w:rPr>
        <w:t xml:space="preserve"> </w:t>
      </w:r>
      <w:r>
        <w:rPr>
          <w:rFonts w:cs="Arial" w:ascii="Arial" w:hAnsi="Arial"/>
          <w:i/>
          <w:sz w:val="24"/>
        </w:rPr>
        <w:t>Annals of the Entomological Soci-</w:t>
      </w:r>
      <w:r>
        <w:rPr>
          <w:rFonts w:cs="Arial" w:ascii="Arial" w:hAnsi="Arial"/>
          <w:i/>
          <w:spacing w:val="40"/>
          <w:sz w:val="24"/>
        </w:rPr>
        <w:t xml:space="preserve"> </w:t>
      </w:r>
      <w:r>
        <w:rPr>
          <w:rFonts w:cs="Arial" w:ascii="Arial" w:hAnsi="Arial"/>
          <w:i/>
          <w:sz w:val="24"/>
        </w:rPr>
        <w:t>ety of America</w:t>
      </w:r>
      <w:r>
        <w:rPr>
          <w:rFonts w:cs="Arial" w:ascii="Arial" w:hAnsi="Arial"/>
          <w:sz w:val="24"/>
        </w:rPr>
        <w:t>, 88(6):868–875.</w:t>
      </w:r>
    </w:p>
    <w:p>
      <w:pPr>
        <w:pStyle w:val="Normal"/>
        <w:spacing w:lineRule="auto" w:line="220" w:before="185" w:after="0"/>
        <w:ind w:left="354" w:right="1057" w:hanging="235"/>
        <w:jc w:val="both"/>
        <w:rPr>
          <w:rFonts w:ascii="Arial" w:hAnsi="Arial" w:cs="Arial"/>
          <w:sz w:val="24"/>
        </w:rPr>
      </w:pPr>
      <w:bookmarkStart w:id="57" w:name="_bookmark52"/>
      <w:bookmarkEnd w:id="57"/>
      <w:r>
        <w:rPr>
          <w:rFonts w:cs="Arial" w:ascii="Arial" w:hAnsi="Arial"/>
          <w:sz w:val="24"/>
        </w:rPr>
        <w:t>Horne, M. 1995b.</w:t>
      </w:r>
      <w:r>
        <w:rPr>
          <w:rFonts w:cs="Arial" w:ascii="Arial" w:hAnsi="Arial"/>
          <w:spacing w:val="40"/>
          <w:sz w:val="24"/>
        </w:rPr>
        <w:t xml:space="preserve"> </w:t>
      </w:r>
      <w:r>
        <w:rPr>
          <w:rFonts w:cs="Arial" w:ascii="Arial" w:hAnsi="Arial"/>
          <w:sz w:val="24"/>
        </w:rPr>
        <w:t xml:space="preserve">Pollen preference and its relationship to nesting success of </w:t>
      </w:r>
      <w:r>
        <w:rPr>
          <w:rFonts w:cs="Arial" w:ascii="Arial" w:hAnsi="Arial"/>
          <w:i/>
          <w:sz w:val="24"/>
        </w:rPr>
        <w:t xml:space="preserve">Megachile rotundata </w:t>
      </w:r>
      <w:r>
        <w:rPr>
          <w:rFonts w:cs="Arial" w:ascii="Arial" w:hAnsi="Arial"/>
          <w:sz w:val="24"/>
        </w:rPr>
        <w:t xml:space="preserve">(Hymenoptera: Megachilidae). </w:t>
      </w:r>
      <w:r>
        <w:rPr>
          <w:rFonts w:cs="Arial" w:ascii="Arial" w:hAnsi="Arial"/>
          <w:i/>
          <w:sz w:val="24"/>
        </w:rPr>
        <w:t>Annals of the Entomological Society of America</w:t>
      </w:r>
      <w:r>
        <w:rPr>
          <w:rFonts w:cs="Arial" w:ascii="Arial" w:hAnsi="Arial"/>
          <w:sz w:val="24"/>
        </w:rPr>
        <w:t xml:space="preserve">, </w:t>
      </w:r>
      <w:r>
        <w:rPr>
          <w:rFonts w:cs="Arial" w:ascii="Arial" w:hAnsi="Arial"/>
          <w:spacing w:val="-2"/>
          <w:w w:val="95"/>
          <w:sz w:val="24"/>
        </w:rPr>
        <w:t>88(6):862–867.</w:t>
      </w:r>
    </w:p>
    <w:p>
      <w:pPr>
        <w:pStyle w:val="TextBody"/>
        <w:spacing w:before="2" w:after="0"/>
        <w:rPr>
          <w:rFonts w:ascii="Arial" w:hAnsi="Arial" w:cs="Arial"/>
          <w:sz w:val="20"/>
        </w:rPr>
      </w:pPr>
      <w:r>
        <w:rPr>
          <w:rFonts w:cs="Arial" w:ascii="Arial" w:hAnsi="Arial"/>
          <w:sz w:val="20"/>
        </w:rPr>
      </w:r>
    </w:p>
    <w:p>
      <w:pPr>
        <w:pStyle w:val="TextBody"/>
        <w:spacing w:lineRule="auto" w:line="228"/>
        <w:ind w:left="354" w:right="1056" w:hanging="235"/>
        <w:jc w:val="both"/>
        <w:rPr>
          <w:rFonts w:ascii="Arial" w:hAnsi="Arial" w:cs="Arial"/>
        </w:rPr>
      </w:pPr>
      <w:bookmarkStart w:id="58" w:name="_bookmark53"/>
      <w:bookmarkEnd w:id="58"/>
      <w:r>
        <w:rPr>
          <w:rFonts w:cs="Arial" w:ascii="Arial" w:hAnsi="Arial"/>
          <w:spacing w:val="-2"/>
        </w:rPr>
        <w:t>Hudewenz,</w:t>
      </w:r>
      <w:r>
        <w:rPr>
          <w:rFonts w:cs="Arial" w:ascii="Arial" w:hAnsi="Arial"/>
          <w:spacing w:val="-13"/>
        </w:rPr>
        <w:t xml:space="preserve"> </w:t>
      </w:r>
      <w:r>
        <w:rPr>
          <w:rFonts w:cs="Arial" w:ascii="Arial" w:hAnsi="Arial"/>
          <w:spacing w:val="-2"/>
        </w:rPr>
        <w:t>A.,</w:t>
      </w:r>
      <w:r>
        <w:rPr>
          <w:rFonts w:cs="Arial" w:ascii="Arial" w:hAnsi="Arial"/>
          <w:spacing w:val="-12"/>
        </w:rPr>
        <w:t xml:space="preserve"> </w:t>
      </w:r>
      <w:r>
        <w:rPr>
          <w:rFonts w:cs="Arial" w:ascii="Arial" w:hAnsi="Arial"/>
          <w:spacing w:val="-2"/>
        </w:rPr>
        <w:t>Pufal,</w:t>
      </w:r>
      <w:r>
        <w:rPr>
          <w:rFonts w:cs="Arial" w:ascii="Arial" w:hAnsi="Arial"/>
          <w:spacing w:val="-13"/>
        </w:rPr>
        <w:t xml:space="preserve"> </w:t>
      </w:r>
      <w:r>
        <w:rPr>
          <w:rFonts w:cs="Arial" w:ascii="Arial" w:hAnsi="Arial"/>
          <w:spacing w:val="-2"/>
        </w:rPr>
        <w:t>G.,</w:t>
      </w:r>
      <w:r>
        <w:rPr>
          <w:rFonts w:cs="Arial" w:ascii="Arial" w:hAnsi="Arial"/>
          <w:spacing w:val="-12"/>
        </w:rPr>
        <w:t xml:space="preserve"> </w:t>
      </w:r>
      <w:r>
        <w:rPr>
          <w:rFonts w:cs="Arial" w:ascii="Arial" w:hAnsi="Arial"/>
          <w:spacing w:val="8"/>
          <w:w w:val="110"/>
        </w:rPr>
        <w:t>B</w:t>
      </w:r>
      <w:r>
        <w:rPr>
          <w:rFonts w:cs="Arial" w:ascii="Arial" w:hAnsi="Arial"/>
          <w:spacing w:val="-109"/>
          <w:w w:val="102"/>
        </w:rPr>
        <w:t>¨</w:t>
      </w:r>
      <w:r>
        <w:rPr>
          <w:rFonts w:cs="Arial" w:ascii="Arial" w:hAnsi="Arial"/>
          <w:spacing w:val="9"/>
          <w:w w:val="98"/>
        </w:rPr>
        <w:t>ogeholz,</w:t>
      </w:r>
      <w:r>
        <w:rPr>
          <w:rFonts w:cs="Arial" w:ascii="Arial" w:hAnsi="Arial"/>
          <w:spacing w:val="-11"/>
          <w:w w:val="99"/>
        </w:rPr>
        <w:t xml:space="preserve"> </w:t>
      </w:r>
      <w:r>
        <w:rPr>
          <w:rFonts w:cs="Arial" w:ascii="Arial" w:hAnsi="Arial"/>
          <w:spacing w:val="-2"/>
        </w:rPr>
        <w:t>A.,</w:t>
      </w:r>
      <w:r>
        <w:rPr>
          <w:rFonts w:cs="Arial" w:ascii="Arial" w:hAnsi="Arial"/>
          <w:spacing w:val="-13"/>
        </w:rPr>
        <w:t xml:space="preserve"> </w:t>
      </w:r>
      <w:r>
        <w:rPr>
          <w:rFonts w:cs="Arial" w:ascii="Arial" w:hAnsi="Arial"/>
          <w:spacing w:val="-2"/>
        </w:rPr>
        <w:t>and</w:t>
      </w:r>
      <w:r>
        <w:rPr>
          <w:rFonts w:cs="Arial" w:ascii="Arial" w:hAnsi="Arial"/>
          <w:spacing w:val="-12"/>
        </w:rPr>
        <w:t xml:space="preserve"> </w:t>
      </w:r>
      <w:r>
        <w:rPr>
          <w:rFonts w:cs="Arial" w:ascii="Arial" w:hAnsi="Arial"/>
          <w:spacing w:val="-2"/>
        </w:rPr>
        <w:t>Klein,</w:t>
      </w:r>
      <w:r>
        <w:rPr>
          <w:rFonts w:cs="Arial" w:ascii="Arial" w:hAnsi="Arial"/>
          <w:spacing w:val="-13"/>
        </w:rPr>
        <w:t xml:space="preserve"> </w:t>
      </w:r>
      <w:r>
        <w:rPr>
          <w:rFonts w:cs="Arial" w:ascii="Arial" w:hAnsi="Arial"/>
          <w:spacing w:val="-2"/>
        </w:rPr>
        <w:t>A.</w:t>
      </w:r>
      <w:r>
        <w:rPr>
          <w:rFonts w:cs="Arial" w:ascii="Arial" w:hAnsi="Arial"/>
          <w:spacing w:val="-12"/>
        </w:rPr>
        <w:t xml:space="preserve"> </w:t>
      </w:r>
      <w:r>
        <w:rPr>
          <w:rFonts w:cs="Arial" w:ascii="Arial" w:hAnsi="Arial"/>
          <w:spacing w:val="-2"/>
        </w:rPr>
        <w:t>2013.</w:t>
      </w:r>
      <w:r>
        <w:rPr>
          <w:rFonts w:cs="Arial" w:ascii="Arial" w:hAnsi="Arial"/>
          <w:spacing w:val="-9"/>
        </w:rPr>
        <w:t xml:space="preserve"> </w:t>
      </w:r>
      <w:r>
        <w:rPr>
          <w:rFonts w:cs="Arial" w:ascii="Arial" w:hAnsi="Arial"/>
          <w:spacing w:val="-2"/>
        </w:rPr>
        <w:t>Cross-pollination</w:t>
      </w:r>
      <w:r>
        <w:rPr>
          <w:rFonts w:cs="Arial" w:ascii="Arial" w:hAnsi="Arial"/>
          <w:spacing w:val="-13"/>
        </w:rPr>
        <w:t xml:space="preserve"> </w:t>
      </w:r>
      <w:r>
        <w:rPr>
          <w:rFonts w:cs="Arial" w:ascii="Arial" w:hAnsi="Arial"/>
          <w:spacing w:val="-2"/>
        </w:rPr>
        <w:t>benefits</w:t>
      </w:r>
      <w:r>
        <w:rPr>
          <w:rFonts w:cs="Arial" w:ascii="Arial" w:hAnsi="Arial"/>
          <w:spacing w:val="-12"/>
        </w:rPr>
        <w:t xml:space="preserve"> </w:t>
      </w:r>
      <w:r>
        <w:rPr>
          <w:rFonts w:cs="Arial" w:ascii="Arial" w:hAnsi="Arial"/>
          <w:spacing w:val="-2"/>
        </w:rPr>
        <w:t xml:space="preserve">differ </w:t>
      </w:r>
      <w:r>
        <w:rPr>
          <w:rFonts w:cs="Arial" w:ascii="Arial" w:hAnsi="Arial"/>
        </w:rPr>
        <w:t>among oilseed rape varieties.</w:t>
      </w:r>
      <w:r>
        <w:rPr>
          <w:rFonts w:cs="Arial" w:ascii="Arial" w:hAnsi="Arial"/>
          <w:spacing w:val="35"/>
        </w:rPr>
        <w:t xml:space="preserve"> </w:t>
      </w:r>
      <w:r>
        <w:rPr>
          <w:rFonts w:cs="Arial" w:ascii="Arial" w:hAnsi="Arial"/>
          <w:i/>
        </w:rPr>
        <w:t>The Journal of Agricultural Science</w:t>
      </w:r>
      <w:r>
        <w:rPr>
          <w:rFonts w:cs="Arial" w:ascii="Arial" w:hAnsi="Arial"/>
        </w:rPr>
        <w:t>, 152(5):770–778.</w:t>
      </w:r>
    </w:p>
    <w:p>
      <w:pPr>
        <w:pStyle w:val="TextBody"/>
        <w:spacing w:lineRule="auto" w:line="228" w:before="210" w:after="0"/>
        <w:ind w:left="354" w:right="1055" w:hanging="235"/>
        <w:jc w:val="both"/>
        <w:rPr>
          <w:rFonts w:ascii="Arial" w:hAnsi="Arial" w:cs="Arial"/>
        </w:rPr>
      </w:pPr>
      <w:bookmarkStart w:id="59" w:name="_bookmark54"/>
      <w:bookmarkEnd w:id="59"/>
      <w:r>
        <w:rPr>
          <w:rFonts w:cs="Arial" w:ascii="Arial" w:hAnsi="Arial"/>
        </w:rPr>
        <w:t>Isaacs,</w:t>
      </w:r>
      <w:r>
        <w:rPr>
          <w:rFonts w:cs="Arial" w:ascii="Arial" w:hAnsi="Arial"/>
          <w:spacing w:val="-7"/>
        </w:rPr>
        <w:t xml:space="preserve"> </w:t>
      </w:r>
      <w:r>
        <w:rPr>
          <w:rFonts w:cs="Arial" w:ascii="Arial" w:hAnsi="Arial"/>
        </w:rPr>
        <w:t>R.</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Kirk,</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K.</w:t>
      </w:r>
      <w:r>
        <w:rPr>
          <w:rFonts w:cs="Arial" w:ascii="Arial" w:hAnsi="Arial"/>
          <w:spacing w:val="-7"/>
        </w:rPr>
        <w:t xml:space="preserve"> </w:t>
      </w:r>
      <w:r>
        <w:rPr>
          <w:rFonts w:cs="Arial" w:ascii="Arial" w:hAnsi="Arial"/>
        </w:rPr>
        <w:t>2010.</w:t>
      </w:r>
      <w:r>
        <w:rPr>
          <w:rFonts w:cs="Arial" w:ascii="Arial" w:hAnsi="Arial"/>
          <w:spacing w:val="15"/>
        </w:rPr>
        <w:t xml:space="preserve"> </w:t>
      </w:r>
      <w:r>
        <w:rPr>
          <w:rFonts w:cs="Arial" w:ascii="Arial" w:hAnsi="Arial"/>
        </w:rPr>
        <w:t>Pollination</w:t>
      </w:r>
      <w:r>
        <w:rPr>
          <w:rFonts w:cs="Arial" w:ascii="Arial" w:hAnsi="Arial"/>
          <w:spacing w:val="-7"/>
        </w:rPr>
        <w:t xml:space="preserve"> </w:t>
      </w:r>
      <w:r>
        <w:rPr>
          <w:rFonts w:cs="Arial" w:ascii="Arial" w:hAnsi="Arial"/>
        </w:rPr>
        <w:t>services</w:t>
      </w:r>
      <w:r>
        <w:rPr>
          <w:rFonts w:cs="Arial" w:ascii="Arial" w:hAnsi="Arial"/>
          <w:spacing w:val="-7"/>
        </w:rPr>
        <w:t xml:space="preserve"> </w:t>
      </w:r>
      <w:r>
        <w:rPr>
          <w:rFonts w:cs="Arial" w:ascii="Arial" w:hAnsi="Arial"/>
        </w:rPr>
        <w:t>provided</w:t>
      </w:r>
      <w:r>
        <w:rPr>
          <w:rFonts w:cs="Arial" w:ascii="Arial" w:hAnsi="Arial"/>
          <w:spacing w:val="-7"/>
        </w:rPr>
        <w:t xml:space="preserve"> </w:t>
      </w:r>
      <w:r>
        <w:rPr>
          <w:rFonts w:cs="Arial" w:ascii="Arial" w:hAnsi="Arial"/>
        </w:rPr>
        <w:t>to</w:t>
      </w:r>
      <w:r>
        <w:rPr>
          <w:rFonts w:cs="Arial" w:ascii="Arial" w:hAnsi="Arial"/>
          <w:spacing w:val="-7"/>
        </w:rPr>
        <w:t xml:space="preserve"> </w:t>
      </w:r>
      <w:r>
        <w:rPr>
          <w:rFonts w:cs="Arial" w:ascii="Arial" w:hAnsi="Arial"/>
        </w:rPr>
        <w:t>small</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large</w:t>
      </w:r>
      <w:r>
        <w:rPr>
          <w:rFonts w:cs="Arial" w:ascii="Arial" w:hAnsi="Arial"/>
          <w:spacing w:val="-7"/>
        </w:rPr>
        <w:t xml:space="preserve"> </w:t>
      </w:r>
      <w:r>
        <w:rPr>
          <w:rFonts w:cs="Arial" w:ascii="Arial" w:hAnsi="Arial"/>
        </w:rPr>
        <w:t>highbush blueberry fields by wild and managed bees.</w:t>
      </w:r>
      <w:r>
        <w:rPr>
          <w:rFonts w:cs="Arial" w:ascii="Arial" w:hAnsi="Arial"/>
          <w:spacing w:val="20"/>
        </w:rPr>
        <w:t xml:space="preserve"> </w:t>
      </w:r>
      <w:r>
        <w:rPr>
          <w:rFonts w:cs="Arial" w:ascii="Arial" w:hAnsi="Arial"/>
          <w:i/>
        </w:rPr>
        <w:t>Journal of Applied Ecology</w:t>
      </w:r>
      <w:r>
        <w:rPr>
          <w:rFonts w:cs="Arial" w:ascii="Arial" w:hAnsi="Arial"/>
        </w:rPr>
        <w:t>, 47(4):841–849.</w:t>
      </w:r>
    </w:p>
    <w:p>
      <w:pPr>
        <w:pStyle w:val="Normal"/>
        <w:spacing w:lineRule="auto" w:line="235" w:before="170" w:after="0"/>
        <w:ind w:left="354" w:right="1058" w:hanging="235"/>
        <w:jc w:val="both"/>
        <w:rPr>
          <w:rFonts w:ascii="Arial" w:hAnsi="Arial" w:cs="Arial"/>
          <w:sz w:val="24"/>
        </w:rPr>
      </w:pPr>
      <w:bookmarkStart w:id="60" w:name="_bookmark55"/>
      <w:bookmarkEnd w:id="60"/>
      <w:r>
        <w:rPr>
          <w:rFonts w:cs="Arial" w:ascii="Arial" w:hAnsi="Arial"/>
          <w:sz w:val="24"/>
        </w:rPr>
        <w:t>Iwasa, Y. 2000.</w:t>
      </w:r>
      <w:r>
        <w:rPr>
          <w:rFonts w:cs="Arial" w:ascii="Arial" w:hAnsi="Arial"/>
          <w:spacing w:val="40"/>
          <w:sz w:val="24"/>
        </w:rPr>
        <w:t xml:space="preserve"> </w:t>
      </w:r>
      <w:r>
        <w:rPr>
          <w:rFonts w:cs="Arial" w:ascii="Arial" w:hAnsi="Arial"/>
          <w:sz w:val="24"/>
        </w:rPr>
        <w:t>Dynamic optimization of plant growth.</w:t>
      </w:r>
      <w:r>
        <w:rPr>
          <w:rFonts w:cs="Arial" w:ascii="Arial" w:hAnsi="Arial"/>
          <w:spacing w:val="40"/>
          <w:sz w:val="24"/>
        </w:rPr>
        <w:t xml:space="preserve"> </w:t>
      </w:r>
      <w:r>
        <w:rPr>
          <w:rFonts w:cs="Arial" w:ascii="Arial" w:hAnsi="Arial"/>
          <w:i/>
          <w:sz w:val="24"/>
        </w:rPr>
        <w:t>Evolutionary Ecology Research</w:t>
      </w:r>
      <w:r>
        <w:rPr>
          <w:rFonts w:cs="Arial" w:ascii="Arial" w:hAnsi="Arial"/>
          <w:sz w:val="24"/>
        </w:rPr>
        <w:t xml:space="preserve">, </w:t>
      </w:r>
      <w:r>
        <w:rPr>
          <w:rFonts w:cs="Arial" w:ascii="Arial" w:hAnsi="Arial"/>
          <w:spacing w:val="-2"/>
          <w:sz w:val="24"/>
        </w:rPr>
        <w:t>2:437–455.</w:t>
      </w:r>
    </w:p>
    <w:p>
      <w:pPr>
        <w:pStyle w:val="TextBody"/>
        <w:spacing w:lineRule="auto" w:line="235" w:before="187" w:after="0"/>
        <w:ind w:left="354" w:right="1058" w:hanging="235"/>
        <w:jc w:val="both"/>
        <w:rPr>
          <w:rFonts w:ascii="Arial" w:hAnsi="Arial" w:cs="Arial"/>
        </w:rPr>
      </w:pPr>
      <w:bookmarkStart w:id="61" w:name="_bookmark56"/>
      <w:bookmarkEnd w:id="61"/>
      <w:r>
        <w:rPr>
          <w:rFonts w:cs="Arial" w:ascii="Arial" w:hAnsi="Arial"/>
          <w:w w:val="95"/>
        </w:rPr>
        <w:t>Jauker,</w:t>
      </w:r>
      <w:r>
        <w:rPr>
          <w:rFonts w:cs="Arial" w:ascii="Arial" w:hAnsi="Arial"/>
          <w:spacing w:val="-5"/>
          <w:w w:val="95"/>
        </w:rPr>
        <w:t xml:space="preserve"> </w:t>
      </w:r>
      <w:r>
        <w:rPr>
          <w:rFonts w:cs="Arial" w:ascii="Arial" w:hAnsi="Arial"/>
          <w:w w:val="95"/>
        </w:rPr>
        <w:t>F.</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Wolters,</w:t>
      </w:r>
      <w:r>
        <w:rPr>
          <w:rFonts w:cs="Arial" w:ascii="Arial" w:hAnsi="Arial"/>
          <w:spacing w:val="-6"/>
          <w:w w:val="95"/>
        </w:rPr>
        <w:t xml:space="preserve"> </w:t>
      </w:r>
      <w:r>
        <w:rPr>
          <w:rFonts w:cs="Arial" w:ascii="Arial" w:hAnsi="Arial"/>
          <w:w w:val="95"/>
        </w:rPr>
        <w:t>V.</w:t>
      </w:r>
      <w:r>
        <w:rPr>
          <w:rFonts w:cs="Arial" w:ascii="Arial" w:hAnsi="Arial"/>
          <w:spacing w:val="-9"/>
          <w:w w:val="95"/>
        </w:rPr>
        <w:t xml:space="preserve"> </w:t>
      </w:r>
      <w:r>
        <w:rPr>
          <w:rFonts w:cs="Arial" w:ascii="Arial" w:hAnsi="Arial"/>
          <w:w w:val="95"/>
        </w:rPr>
        <w:t>2008. Hover</w:t>
      </w:r>
      <w:r>
        <w:rPr>
          <w:rFonts w:cs="Arial" w:ascii="Arial" w:hAnsi="Arial"/>
          <w:spacing w:val="-9"/>
          <w:w w:val="95"/>
        </w:rPr>
        <w:t xml:space="preserve"> </w:t>
      </w:r>
      <w:r>
        <w:rPr>
          <w:rFonts w:cs="Arial" w:ascii="Arial" w:hAnsi="Arial"/>
          <w:w w:val="95"/>
        </w:rPr>
        <w:t>flies</w:t>
      </w:r>
      <w:r>
        <w:rPr>
          <w:rFonts w:cs="Arial" w:ascii="Arial" w:hAnsi="Arial"/>
          <w:spacing w:val="-9"/>
          <w:w w:val="95"/>
        </w:rPr>
        <w:t xml:space="preserve"> </w:t>
      </w:r>
      <w:r>
        <w:rPr>
          <w:rFonts w:cs="Arial" w:ascii="Arial" w:hAnsi="Arial"/>
          <w:w w:val="95"/>
        </w:rPr>
        <w:t>are</w:t>
      </w:r>
      <w:r>
        <w:rPr>
          <w:rFonts w:cs="Arial" w:ascii="Arial" w:hAnsi="Arial"/>
          <w:spacing w:val="-9"/>
          <w:w w:val="95"/>
        </w:rPr>
        <w:t xml:space="preserve"> </w:t>
      </w:r>
      <w:r>
        <w:rPr>
          <w:rFonts w:cs="Arial" w:ascii="Arial" w:hAnsi="Arial"/>
          <w:w w:val="95"/>
        </w:rPr>
        <w:t>efficient</w:t>
      </w:r>
      <w:r>
        <w:rPr>
          <w:rFonts w:cs="Arial" w:ascii="Arial" w:hAnsi="Arial"/>
          <w:spacing w:val="-9"/>
          <w:w w:val="95"/>
        </w:rPr>
        <w:t xml:space="preserve"> </w:t>
      </w:r>
      <w:r>
        <w:rPr>
          <w:rFonts w:cs="Arial" w:ascii="Arial" w:hAnsi="Arial"/>
          <w:w w:val="95"/>
        </w:rPr>
        <w:t>pollinators</w:t>
      </w:r>
      <w:r>
        <w:rPr>
          <w:rFonts w:cs="Arial" w:ascii="Arial" w:hAnsi="Arial"/>
          <w:spacing w:val="-9"/>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oilseed</w:t>
      </w:r>
      <w:r>
        <w:rPr>
          <w:rFonts w:cs="Arial" w:ascii="Arial" w:hAnsi="Arial"/>
          <w:spacing w:val="-9"/>
          <w:w w:val="95"/>
        </w:rPr>
        <w:t xml:space="preserve"> </w:t>
      </w:r>
      <w:r>
        <w:rPr>
          <w:rFonts w:cs="Arial" w:ascii="Arial" w:hAnsi="Arial"/>
          <w:w w:val="95"/>
        </w:rPr>
        <w:t>rape.</w:t>
      </w:r>
      <w:r>
        <w:rPr>
          <w:rFonts w:cs="Arial" w:ascii="Arial" w:hAnsi="Arial"/>
          <w:spacing w:val="-1"/>
          <w:w w:val="95"/>
        </w:rPr>
        <w:t xml:space="preserve"> </w:t>
      </w:r>
      <w:r>
        <w:rPr>
          <w:rFonts w:cs="Arial" w:ascii="Arial" w:hAnsi="Arial"/>
          <w:i/>
          <w:w w:val="95"/>
        </w:rPr>
        <w:t>Oecologia</w:t>
      </w:r>
      <w:r>
        <w:rPr>
          <w:rFonts w:cs="Arial" w:ascii="Arial" w:hAnsi="Arial"/>
          <w:w w:val="95"/>
        </w:rPr>
        <w:t xml:space="preserve">, </w:t>
      </w:r>
      <w:r>
        <w:rPr>
          <w:rFonts w:cs="Arial" w:ascii="Arial" w:hAnsi="Arial"/>
          <w:spacing w:val="-2"/>
        </w:rPr>
        <w:t>156(4):819–823.</w:t>
      </w:r>
    </w:p>
    <w:p>
      <w:pPr>
        <w:pStyle w:val="Normal"/>
        <w:spacing w:lineRule="auto" w:line="235" w:before="186" w:after="0"/>
        <w:ind w:left="354" w:right="1057" w:hanging="235"/>
        <w:jc w:val="both"/>
        <w:rPr>
          <w:rFonts w:ascii="Arial" w:hAnsi="Arial" w:cs="Arial"/>
          <w:sz w:val="24"/>
        </w:rPr>
      </w:pPr>
      <w:bookmarkStart w:id="62" w:name="_bookmark57"/>
      <w:bookmarkEnd w:id="62"/>
      <w:r>
        <w:rPr>
          <w:rFonts w:cs="Arial" w:ascii="Arial" w:hAnsi="Arial"/>
          <w:sz w:val="24"/>
        </w:rPr>
        <w:t xml:space="preserve">Kassambara, A. 2020. </w:t>
      </w:r>
      <w:r>
        <w:rPr>
          <w:rFonts w:cs="Arial" w:ascii="Arial" w:hAnsi="Arial"/>
          <w:i/>
          <w:sz w:val="24"/>
        </w:rPr>
        <w:t>ggpubr: ’ggplot2’ Based Publication Ready Plots</w:t>
      </w:r>
      <w:r>
        <w:rPr>
          <w:rFonts w:cs="Arial" w:ascii="Arial" w:hAnsi="Arial"/>
          <w:sz w:val="24"/>
        </w:rPr>
        <w:t xml:space="preserve">. R package version </w:t>
      </w:r>
      <w:r>
        <w:rPr>
          <w:rFonts w:cs="Arial" w:ascii="Arial" w:hAnsi="Arial"/>
          <w:spacing w:val="-2"/>
          <w:sz w:val="24"/>
        </w:rPr>
        <w:t>0.4.0.</w:t>
      </w:r>
    </w:p>
    <w:p>
      <w:pPr>
        <w:pStyle w:val="TextBody"/>
        <w:spacing w:before="6" w:after="0"/>
        <w:rPr>
          <w:rFonts w:ascii="Arial" w:hAnsi="Arial" w:cs="Arial"/>
          <w:sz w:val="20"/>
        </w:rPr>
      </w:pPr>
      <w:r>
        <w:rPr>
          <w:rFonts w:cs="Arial" w:ascii="Arial" w:hAnsi="Arial"/>
          <w:sz w:val="20"/>
        </w:rPr>
      </w:r>
    </w:p>
    <w:p>
      <w:pPr>
        <w:pStyle w:val="TextBody"/>
        <w:spacing w:lineRule="auto" w:line="218" w:before="1" w:after="0"/>
        <w:ind w:left="354" w:right="1056" w:hanging="235"/>
        <w:jc w:val="both"/>
        <w:rPr>
          <w:rFonts w:ascii="Arial" w:hAnsi="Arial" w:cs="Arial"/>
        </w:rPr>
      </w:pPr>
      <w:bookmarkStart w:id="63" w:name="_bookmark58"/>
      <w:bookmarkEnd w:id="63"/>
      <w:r>
        <w:rPr>
          <w:rFonts w:cs="Arial" w:ascii="Arial" w:hAnsi="Arial"/>
        </w:rPr>
        <w:t>Kirkegaard, J. A., Lilley, J. M., Brill, R. D., Ware, A. H., and Walela, C. K. 2018.</w:t>
      </w:r>
      <w:r>
        <w:rPr>
          <w:rFonts w:cs="Arial" w:ascii="Arial" w:hAnsi="Arial"/>
          <w:spacing w:val="40"/>
        </w:rPr>
        <w:t xml:space="preserve"> </w:t>
      </w:r>
      <w:r>
        <w:rPr>
          <w:rFonts w:cs="Arial" w:ascii="Arial" w:hAnsi="Arial"/>
        </w:rPr>
        <w:t>The critical period for yield and quality determination in canola (</w:t>
      </w:r>
      <w:r>
        <w:rPr>
          <w:rFonts w:cs="Arial" w:ascii="Arial" w:hAnsi="Arial"/>
          <w:i/>
        </w:rPr>
        <w:t xml:space="preserve">Brassica napus </w:t>
      </w:r>
      <w:r>
        <w:rPr>
          <w:rFonts w:cs="Arial" w:ascii="Arial" w:hAnsi="Arial"/>
        </w:rPr>
        <w:t>L.).</w:t>
      </w:r>
      <w:r>
        <w:rPr>
          <w:rFonts w:cs="Arial" w:ascii="Arial" w:hAnsi="Arial"/>
          <w:spacing w:val="40"/>
        </w:rPr>
        <w:t xml:space="preserve"> </w:t>
      </w:r>
      <w:r>
        <w:rPr>
          <w:rFonts w:cs="Arial" w:ascii="Arial" w:hAnsi="Arial"/>
          <w:i/>
        </w:rPr>
        <w:t>Field Crops Research</w:t>
      </w:r>
      <w:r>
        <w:rPr>
          <w:rFonts w:cs="Arial" w:ascii="Arial" w:hAnsi="Arial"/>
        </w:rPr>
        <w:t>, 222:180–188.</w:t>
      </w:r>
    </w:p>
    <w:p>
      <w:pPr>
        <w:pStyle w:val="Normal"/>
        <w:spacing w:lineRule="auto" w:line="247" w:before="170" w:after="0"/>
        <w:ind w:left="354" w:right="1057" w:hanging="235"/>
        <w:jc w:val="both"/>
        <w:rPr>
          <w:rFonts w:ascii="Arial" w:hAnsi="Arial" w:cs="Arial"/>
          <w:sz w:val="24"/>
        </w:rPr>
      </w:pPr>
      <w:bookmarkStart w:id="64" w:name="_bookmark59"/>
      <w:bookmarkEnd w:id="64"/>
      <w:r>
        <w:rPr>
          <w:rFonts w:cs="Arial" w:ascii="Arial" w:hAnsi="Arial"/>
          <w:sz w:val="24"/>
        </w:rPr>
        <w:t>Kline, R. B. 2013.</w:t>
      </w:r>
      <w:r>
        <w:rPr>
          <w:rFonts w:cs="Arial" w:ascii="Arial" w:hAnsi="Arial"/>
          <w:spacing w:val="40"/>
          <w:sz w:val="24"/>
        </w:rPr>
        <w:t xml:space="preserve"> </w:t>
      </w:r>
      <w:r>
        <w:rPr>
          <w:rFonts w:cs="Arial" w:ascii="Arial" w:hAnsi="Arial"/>
          <w:i/>
          <w:sz w:val="24"/>
        </w:rPr>
        <w:t>Structural equation modeling: A second course</w:t>
      </w:r>
      <w:r>
        <w:rPr>
          <w:rFonts w:cs="Arial" w:ascii="Arial" w:hAnsi="Arial"/>
          <w:sz w:val="24"/>
        </w:rPr>
        <w:t>, chapter Reverse arrow dynamics: Feedback</w:t>
      </w:r>
      <w:r>
        <w:rPr>
          <w:rFonts w:cs="Arial" w:ascii="Arial" w:hAnsi="Arial"/>
          <w:spacing w:val="-13"/>
          <w:sz w:val="24"/>
        </w:rPr>
        <w:t xml:space="preserve"> </w:t>
      </w:r>
      <w:r>
        <w:rPr>
          <w:rFonts w:cs="Arial" w:ascii="Arial" w:hAnsi="Arial"/>
          <w:sz w:val="24"/>
        </w:rPr>
        <w:t>loops</w:t>
      </w:r>
      <w:r>
        <w:rPr>
          <w:rFonts w:cs="Arial" w:ascii="Arial" w:hAnsi="Arial"/>
          <w:spacing w:val="-13"/>
          <w:sz w:val="24"/>
        </w:rPr>
        <w:t xml:space="preserve"> </w:t>
      </w:r>
      <w:r>
        <w:rPr>
          <w:rFonts w:cs="Arial" w:ascii="Arial" w:hAnsi="Arial"/>
          <w:sz w:val="24"/>
        </w:rPr>
        <w:t>and</w:t>
      </w:r>
      <w:r>
        <w:rPr>
          <w:rFonts w:cs="Arial" w:ascii="Arial" w:hAnsi="Arial"/>
          <w:spacing w:val="-13"/>
          <w:sz w:val="24"/>
        </w:rPr>
        <w:t xml:space="preserve"> </w:t>
      </w:r>
      <w:r>
        <w:rPr>
          <w:rFonts w:cs="Arial" w:ascii="Arial" w:hAnsi="Arial"/>
          <w:sz w:val="24"/>
        </w:rPr>
        <w:t>formative</w:t>
      </w:r>
      <w:r>
        <w:rPr>
          <w:rFonts w:cs="Arial" w:ascii="Arial" w:hAnsi="Arial"/>
          <w:spacing w:val="-13"/>
          <w:sz w:val="24"/>
        </w:rPr>
        <w:t xml:space="preserve"> </w:t>
      </w:r>
      <w:r>
        <w:rPr>
          <w:rFonts w:cs="Arial" w:ascii="Arial" w:hAnsi="Arial"/>
          <w:sz w:val="24"/>
        </w:rPr>
        <w:t>measurement,</w:t>
      </w:r>
      <w:r>
        <w:rPr>
          <w:rFonts w:cs="Arial" w:ascii="Arial" w:hAnsi="Arial"/>
          <w:spacing w:val="-10"/>
          <w:sz w:val="24"/>
        </w:rPr>
        <w:t xml:space="preserve"> </w:t>
      </w:r>
      <w:r>
        <w:rPr>
          <w:rFonts w:cs="Arial" w:ascii="Arial" w:hAnsi="Arial"/>
          <w:sz w:val="24"/>
        </w:rPr>
        <w:t>pages</w:t>
      </w:r>
      <w:r>
        <w:rPr>
          <w:rFonts w:cs="Arial" w:ascii="Arial" w:hAnsi="Arial"/>
          <w:spacing w:val="-13"/>
          <w:sz w:val="24"/>
        </w:rPr>
        <w:t xml:space="preserve"> </w:t>
      </w:r>
      <w:r>
        <w:rPr>
          <w:rFonts w:cs="Arial" w:ascii="Arial" w:hAnsi="Arial"/>
          <w:sz w:val="24"/>
        </w:rPr>
        <w:t>41–79.</w:t>
      </w:r>
      <w:r>
        <w:rPr>
          <w:rFonts w:cs="Arial" w:ascii="Arial" w:hAnsi="Arial"/>
          <w:spacing w:val="20"/>
          <w:sz w:val="24"/>
        </w:rPr>
        <w:t xml:space="preserve"> </w:t>
      </w:r>
      <w:r>
        <w:rPr>
          <w:rFonts w:cs="Arial" w:ascii="Arial" w:hAnsi="Arial"/>
          <w:sz w:val="24"/>
        </w:rPr>
        <w:t>Information</w:t>
      </w:r>
      <w:r>
        <w:rPr>
          <w:rFonts w:cs="Arial" w:ascii="Arial" w:hAnsi="Arial"/>
          <w:spacing w:val="-13"/>
          <w:sz w:val="24"/>
        </w:rPr>
        <w:t xml:space="preserve"> </w:t>
      </w:r>
      <w:r>
        <w:rPr>
          <w:rFonts w:cs="Arial" w:ascii="Arial" w:hAnsi="Arial"/>
          <w:sz w:val="24"/>
        </w:rPr>
        <w:t>Age Publishing, Charlotte, NC, second edition.</w:t>
      </w:r>
    </w:p>
    <w:p>
      <w:pPr>
        <w:pStyle w:val="TextBody"/>
        <w:spacing w:before="202" w:after="0"/>
        <w:ind w:left="354" w:right="1055" w:hanging="235"/>
        <w:jc w:val="both"/>
        <w:rPr>
          <w:rFonts w:ascii="Arial" w:hAnsi="Arial" w:cs="Arial"/>
        </w:rPr>
      </w:pPr>
      <w:bookmarkStart w:id="65" w:name="_bookmark60"/>
      <w:bookmarkEnd w:id="65"/>
      <w:r>
        <w:rPr>
          <w:rFonts w:cs="Arial" w:ascii="Arial" w:hAnsi="Arial"/>
          <w:w w:val="95"/>
        </w:rPr>
        <w:t>Knight, T. M., Steets, J. A., and Ashman, T.-L. 2006. A quantitative synthesis of pollen sup- plementation</w:t>
      </w:r>
      <w:r>
        <w:rPr>
          <w:rFonts w:cs="Arial" w:ascii="Arial" w:hAnsi="Arial"/>
          <w:spacing w:val="-1"/>
          <w:w w:val="95"/>
        </w:rPr>
        <w:t xml:space="preserve"> </w:t>
      </w:r>
      <w:r>
        <w:rPr>
          <w:rFonts w:cs="Arial" w:ascii="Arial" w:hAnsi="Arial"/>
          <w:w w:val="95"/>
        </w:rPr>
        <w:t>experiments</w:t>
      </w:r>
      <w:r>
        <w:rPr>
          <w:rFonts w:cs="Arial" w:ascii="Arial" w:hAnsi="Arial"/>
          <w:spacing w:val="-1"/>
          <w:w w:val="95"/>
        </w:rPr>
        <w:t xml:space="preserve"> </w:t>
      </w:r>
      <w:r>
        <w:rPr>
          <w:rFonts w:cs="Arial" w:ascii="Arial" w:hAnsi="Arial"/>
          <w:w w:val="95"/>
        </w:rPr>
        <w:t>highlights</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contribution</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resource</w:t>
      </w:r>
      <w:r>
        <w:rPr>
          <w:rFonts w:cs="Arial" w:ascii="Arial" w:hAnsi="Arial"/>
          <w:spacing w:val="-1"/>
          <w:w w:val="95"/>
        </w:rPr>
        <w:t xml:space="preserve"> </w:t>
      </w:r>
      <w:r>
        <w:rPr>
          <w:rFonts w:cs="Arial" w:ascii="Arial" w:hAnsi="Arial"/>
          <w:w w:val="95"/>
        </w:rPr>
        <w:t>reallocation</w:t>
      </w:r>
      <w:r>
        <w:rPr>
          <w:rFonts w:cs="Arial" w:ascii="Arial" w:hAnsi="Arial"/>
          <w:spacing w:val="-1"/>
          <w:w w:val="95"/>
        </w:rPr>
        <w:t xml:space="preserve"> </w:t>
      </w:r>
      <w:r>
        <w:rPr>
          <w:rFonts w:cs="Arial" w:ascii="Arial" w:hAnsi="Arial"/>
          <w:w w:val="95"/>
        </w:rPr>
        <w:t>to</w:t>
      </w:r>
      <w:r>
        <w:rPr>
          <w:rFonts w:cs="Arial" w:ascii="Arial" w:hAnsi="Arial"/>
          <w:spacing w:val="-1"/>
          <w:w w:val="95"/>
        </w:rPr>
        <w:t xml:space="preserve"> </w:t>
      </w:r>
      <w:r>
        <w:rPr>
          <w:rFonts w:cs="Arial" w:ascii="Arial" w:hAnsi="Arial"/>
          <w:w w:val="95"/>
        </w:rPr>
        <w:t xml:space="preserve">estimates </w:t>
      </w:r>
      <w:r>
        <w:rPr>
          <w:rFonts w:cs="Arial" w:ascii="Arial" w:hAnsi="Arial"/>
        </w:rPr>
        <w:t>of pollen limitation.</w:t>
      </w:r>
      <w:r>
        <w:rPr>
          <w:rFonts w:cs="Arial" w:ascii="Arial" w:hAnsi="Arial"/>
          <w:spacing w:val="40"/>
        </w:rPr>
        <w:t xml:space="preserve"> </w:t>
      </w:r>
      <w:r>
        <w:rPr>
          <w:rFonts w:cs="Arial" w:ascii="Arial" w:hAnsi="Arial"/>
          <w:i/>
        </w:rPr>
        <w:t>American Journal of Botany</w:t>
      </w:r>
      <w:r>
        <w:rPr>
          <w:rFonts w:cs="Arial" w:ascii="Arial" w:hAnsi="Arial"/>
        </w:rPr>
        <w:t>, 93(2):271–277.</w:t>
      </w:r>
    </w:p>
    <w:p>
      <w:pPr>
        <w:pStyle w:val="TextBody"/>
        <w:spacing w:before="197" w:after="0"/>
        <w:ind w:left="120" w:hanging="0"/>
        <w:jc w:val="both"/>
        <w:rPr>
          <w:rFonts w:ascii="Arial" w:hAnsi="Arial" w:cs="Arial"/>
        </w:rPr>
      </w:pPr>
      <w:bookmarkStart w:id="66" w:name="_bookmark61"/>
      <w:bookmarkEnd w:id="66"/>
      <w:r>
        <w:rPr>
          <w:rFonts w:cs="Arial" w:ascii="Arial" w:hAnsi="Arial"/>
        </w:rPr>
        <w:t>Knight,</w:t>
      </w:r>
      <w:r>
        <w:rPr>
          <w:rFonts w:cs="Arial" w:ascii="Arial" w:hAnsi="Arial"/>
          <w:spacing w:val="-8"/>
        </w:rPr>
        <w:t xml:space="preserve"> </w:t>
      </w:r>
      <w:r>
        <w:rPr>
          <w:rFonts w:cs="Arial" w:ascii="Arial" w:hAnsi="Arial"/>
        </w:rPr>
        <w:t>T.</w:t>
      </w:r>
      <w:r>
        <w:rPr>
          <w:rFonts w:cs="Arial" w:ascii="Arial" w:hAnsi="Arial"/>
          <w:spacing w:val="-11"/>
        </w:rPr>
        <w:t xml:space="preserve"> </w:t>
      </w:r>
      <w:r>
        <w:rPr>
          <w:rFonts w:cs="Arial" w:ascii="Arial" w:hAnsi="Arial"/>
        </w:rPr>
        <w:t>M.,</w:t>
      </w:r>
      <w:r>
        <w:rPr>
          <w:rFonts w:cs="Arial" w:ascii="Arial" w:hAnsi="Arial"/>
          <w:spacing w:val="-8"/>
        </w:rPr>
        <w:t xml:space="preserve"> </w:t>
      </w:r>
      <w:r>
        <w:rPr>
          <w:rFonts w:cs="Arial" w:ascii="Arial" w:hAnsi="Arial"/>
        </w:rPr>
        <w:t>Steets,</w:t>
      </w:r>
      <w:r>
        <w:rPr>
          <w:rFonts w:cs="Arial" w:ascii="Arial" w:hAnsi="Arial"/>
          <w:spacing w:val="-8"/>
        </w:rPr>
        <w:t xml:space="preserve"> </w:t>
      </w:r>
      <w:r>
        <w:rPr>
          <w:rFonts w:cs="Arial" w:ascii="Arial" w:hAnsi="Arial"/>
        </w:rPr>
        <w:t>J.</w:t>
      </w:r>
      <w:r>
        <w:rPr>
          <w:rFonts w:cs="Arial" w:ascii="Arial" w:hAnsi="Arial"/>
          <w:spacing w:val="-11"/>
        </w:rPr>
        <w:t xml:space="preserve"> </w:t>
      </w:r>
      <w:r>
        <w:rPr>
          <w:rFonts w:cs="Arial" w:ascii="Arial" w:hAnsi="Arial"/>
        </w:rPr>
        <w:t>A.,</w:t>
      </w:r>
      <w:r>
        <w:rPr>
          <w:rFonts w:cs="Arial" w:ascii="Arial" w:hAnsi="Arial"/>
          <w:spacing w:val="-8"/>
        </w:rPr>
        <w:t xml:space="preserve"> </w:t>
      </w:r>
      <w:r>
        <w:rPr>
          <w:rFonts w:cs="Arial" w:ascii="Arial" w:hAnsi="Arial"/>
        </w:rPr>
        <w:t>Vamosi,</w:t>
      </w:r>
      <w:r>
        <w:rPr>
          <w:rFonts w:cs="Arial" w:ascii="Arial" w:hAnsi="Arial"/>
          <w:spacing w:val="-8"/>
        </w:rPr>
        <w:t xml:space="preserve"> </w:t>
      </w:r>
      <w:r>
        <w:rPr>
          <w:rFonts w:cs="Arial" w:ascii="Arial" w:hAnsi="Arial"/>
        </w:rPr>
        <w:t>J.</w:t>
      </w:r>
      <w:r>
        <w:rPr>
          <w:rFonts w:cs="Arial" w:ascii="Arial" w:hAnsi="Arial"/>
          <w:spacing w:val="-11"/>
        </w:rPr>
        <w:t xml:space="preserve"> </w:t>
      </w:r>
      <w:r>
        <w:rPr>
          <w:rFonts w:cs="Arial" w:ascii="Arial" w:hAnsi="Arial"/>
        </w:rPr>
        <w:t>C.,</w:t>
      </w:r>
      <w:r>
        <w:rPr>
          <w:rFonts w:cs="Arial" w:ascii="Arial" w:hAnsi="Arial"/>
          <w:spacing w:val="-7"/>
        </w:rPr>
        <w:t xml:space="preserve"> </w:t>
      </w:r>
      <w:r>
        <w:rPr>
          <w:rFonts w:cs="Arial" w:ascii="Arial" w:hAnsi="Arial"/>
        </w:rPr>
        <w:t>Mazer,</w:t>
      </w:r>
      <w:r>
        <w:rPr>
          <w:rFonts w:cs="Arial" w:ascii="Arial" w:hAnsi="Arial"/>
          <w:spacing w:val="-8"/>
        </w:rPr>
        <w:t xml:space="preserve"> </w:t>
      </w:r>
      <w:r>
        <w:rPr>
          <w:rFonts w:cs="Arial" w:ascii="Arial" w:hAnsi="Arial"/>
        </w:rPr>
        <w:t>S.</w:t>
      </w:r>
      <w:r>
        <w:rPr>
          <w:rFonts w:cs="Arial" w:ascii="Arial" w:hAnsi="Arial"/>
          <w:spacing w:val="-11"/>
        </w:rPr>
        <w:t xml:space="preserve"> </w:t>
      </w:r>
      <w:r>
        <w:rPr>
          <w:rFonts w:cs="Arial" w:ascii="Arial" w:hAnsi="Arial"/>
        </w:rPr>
        <w:t>J.,</w:t>
      </w:r>
      <w:r>
        <w:rPr>
          <w:rFonts w:cs="Arial" w:ascii="Arial" w:hAnsi="Arial"/>
          <w:spacing w:val="-8"/>
        </w:rPr>
        <w:t xml:space="preserve"> </w:t>
      </w:r>
      <w:r>
        <w:rPr>
          <w:rFonts w:cs="Arial" w:ascii="Arial" w:hAnsi="Arial"/>
        </w:rPr>
        <w:t>Burd,</w:t>
      </w:r>
      <w:r>
        <w:rPr>
          <w:rFonts w:cs="Arial" w:ascii="Arial" w:hAnsi="Arial"/>
          <w:spacing w:val="-8"/>
        </w:rPr>
        <w:t xml:space="preserve"> </w:t>
      </w:r>
      <w:r>
        <w:rPr>
          <w:rFonts w:cs="Arial" w:ascii="Arial" w:hAnsi="Arial"/>
        </w:rPr>
        <w:t>M.,</w:t>
      </w:r>
      <w:r>
        <w:rPr>
          <w:rFonts w:cs="Arial" w:ascii="Arial" w:hAnsi="Arial"/>
          <w:spacing w:val="-7"/>
        </w:rPr>
        <w:t xml:space="preserve"> </w:t>
      </w:r>
      <w:r>
        <w:rPr>
          <w:rFonts w:cs="Arial" w:ascii="Arial" w:hAnsi="Arial"/>
        </w:rPr>
        <w:t>Campbell,</w:t>
      </w:r>
      <w:r>
        <w:rPr>
          <w:rFonts w:cs="Arial" w:ascii="Arial" w:hAnsi="Arial"/>
          <w:spacing w:val="-8"/>
        </w:rPr>
        <w:t xml:space="preserve"> </w:t>
      </w:r>
      <w:r>
        <w:rPr>
          <w:rFonts w:cs="Arial" w:ascii="Arial" w:hAnsi="Arial"/>
        </w:rPr>
        <w:t>D.</w:t>
      </w:r>
      <w:r>
        <w:rPr>
          <w:rFonts w:cs="Arial" w:ascii="Arial" w:hAnsi="Arial"/>
          <w:spacing w:val="-11"/>
        </w:rPr>
        <w:t xml:space="preserve"> </w:t>
      </w:r>
      <w:r>
        <w:rPr>
          <w:rFonts w:cs="Arial" w:ascii="Arial" w:hAnsi="Arial"/>
        </w:rPr>
        <w:t>R.,</w:t>
      </w:r>
      <w:r>
        <w:rPr>
          <w:rFonts w:cs="Arial" w:ascii="Arial" w:hAnsi="Arial"/>
          <w:spacing w:val="-8"/>
        </w:rPr>
        <w:t xml:space="preserve"> </w:t>
      </w:r>
      <w:r>
        <w:rPr>
          <w:rFonts w:cs="Arial" w:ascii="Arial" w:hAnsi="Arial"/>
          <w:spacing w:val="-2"/>
        </w:rPr>
        <w:t>Dudash,</w:t>
      </w:r>
    </w:p>
    <w:p>
      <w:pPr>
        <w:pStyle w:val="Normal"/>
        <w:spacing w:lineRule="auto" w:line="228" w:before="23" w:after="0"/>
        <w:ind w:left="354" w:right="1055" w:hanging="0"/>
        <w:jc w:val="both"/>
        <w:rPr>
          <w:rFonts w:ascii="Arial" w:hAnsi="Arial" w:cs="Arial"/>
          <w:sz w:val="24"/>
        </w:rPr>
      </w:pPr>
      <w:r>
        <w:rPr>
          <w:rFonts w:cs="Arial" w:ascii="Arial" w:hAnsi="Arial"/>
          <w:w w:val="95"/>
          <w:sz w:val="24"/>
        </w:rPr>
        <w:t xml:space="preserve">M. R., Johnston, M. O., Mitchell, R. J., and Ashman, T.-L. 2005. Pollen limitation of plant </w:t>
      </w:r>
      <w:r>
        <w:rPr>
          <w:rFonts w:cs="Arial" w:ascii="Arial" w:hAnsi="Arial"/>
          <w:sz w:val="24"/>
        </w:rPr>
        <w:t>reproduction:</w:t>
      </w:r>
      <w:r>
        <w:rPr>
          <w:rFonts w:cs="Arial" w:ascii="Arial" w:hAnsi="Arial"/>
          <w:spacing w:val="16"/>
          <w:sz w:val="24"/>
        </w:rPr>
        <w:t xml:space="preserve"> </w:t>
      </w:r>
      <w:r>
        <w:rPr>
          <w:rFonts w:cs="Arial" w:ascii="Arial" w:hAnsi="Arial"/>
          <w:sz w:val="24"/>
        </w:rPr>
        <w:t>Pattern</w:t>
      </w:r>
      <w:r>
        <w:rPr>
          <w:rFonts w:cs="Arial" w:ascii="Arial" w:hAnsi="Arial"/>
          <w:spacing w:val="-13"/>
          <w:sz w:val="24"/>
        </w:rPr>
        <w:t xml:space="preserve"> </w:t>
      </w:r>
      <w:r>
        <w:rPr>
          <w:rFonts w:cs="Arial" w:ascii="Arial" w:hAnsi="Arial"/>
          <w:sz w:val="24"/>
        </w:rPr>
        <w:t>and</w:t>
      </w:r>
      <w:r>
        <w:rPr>
          <w:rFonts w:cs="Arial" w:ascii="Arial" w:hAnsi="Arial"/>
          <w:spacing w:val="-13"/>
          <w:sz w:val="24"/>
        </w:rPr>
        <w:t xml:space="preserve"> </w:t>
      </w:r>
      <w:r>
        <w:rPr>
          <w:rFonts w:cs="Arial" w:ascii="Arial" w:hAnsi="Arial"/>
          <w:sz w:val="24"/>
        </w:rPr>
        <w:t>process.</w:t>
      </w:r>
      <w:r>
        <w:rPr>
          <w:rFonts w:cs="Arial" w:ascii="Arial" w:hAnsi="Arial"/>
          <w:spacing w:val="-5"/>
          <w:sz w:val="24"/>
        </w:rPr>
        <w:t xml:space="preserve"> </w:t>
      </w:r>
      <w:r>
        <w:rPr>
          <w:rFonts w:cs="Arial" w:ascii="Arial" w:hAnsi="Arial"/>
          <w:i/>
          <w:sz w:val="24"/>
        </w:rPr>
        <w:t>Annual</w:t>
      </w:r>
      <w:r>
        <w:rPr>
          <w:rFonts w:cs="Arial" w:ascii="Arial" w:hAnsi="Arial"/>
          <w:i/>
          <w:spacing w:val="-10"/>
          <w:sz w:val="24"/>
        </w:rPr>
        <w:t xml:space="preserve"> </w:t>
      </w:r>
      <w:r>
        <w:rPr>
          <w:rFonts w:cs="Arial" w:ascii="Arial" w:hAnsi="Arial"/>
          <w:i/>
          <w:sz w:val="24"/>
        </w:rPr>
        <w:t>Review</w:t>
      </w:r>
      <w:r>
        <w:rPr>
          <w:rFonts w:cs="Arial" w:ascii="Arial" w:hAnsi="Arial"/>
          <w:i/>
          <w:spacing w:val="-10"/>
          <w:sz w:val="24"/>
        </w:rPr>
        <w:t xml:space="preserve"> </w:t>
      </w:r>
      <w:r>
        <w:rPr>
          <w:rFonts w:cs="Arial" w:ascii="Arial" w:hAnsi="Arial"/>
          <w:i/>
          <w:sz w:val="24"/>
        </w:rPr>
        <w:t>of</w:t>
      </w:r>
      <w:r>
        <w:rPr>
          <w:rFonts w:cs="Arial" w:ascii="Arial" w:hAnsi="Arial"/>
          <w:i/>
          <w:spacing w:val="-10"/>
          <w:sz w:val="24"/>
        </w:rPr>
        <w:t xml:space="preserve"> </w:t>
      </w:r>
      <w:r>
        <w:rPr>
          <w:rFonts w:cs="Arial" w:ascii="Arial" w:hAnsi="Arial"/>
          <w:i/>
          <w:sz w:val="24"/>
        </w:rPr>
        <w:t>Ecology,</w:t>
      </w:r>
      <w:r>
        <w:rPr>
          <w:rFonts w:cs="Arial" w:ascii="Arial" w:hAnsi="Arial"/>
          <w:i/>
          <w:spacing w:val="-6"/>
          <w:sz w:val="24"/>
        </w:rPr>
        <w:t xml:space="preserve"> </w:t>
      </w:r>
      <w:r>
        <w:rPr>
          <w:rFonts w:cs="Arial" w:ascii="Arial" w:hAnsi="Arial"/>
          <w:i/>
          <w:sz w:val="24"/>
        </w:rPr>
        <w:t>Evolution,</w:t>
      </w:r>
      <w:r>
        <w:rPr>
          <w:rFonts w:cs="Arial" w:ascii="Arial" w:hAnsi="Arial"/>
          <w:i/>
          <w:spacing w:val="-6"/>
          <w:sz w:val="24"/>
        </w:rPr>
        <w:t xml:space="preserve"> </w:t>
      </w:r>
      <w:r>
        <w:rPr>
          <w:rFonts w:cs="Arial" w:ascii="Arial" w:hAnsi="Arial"/>
          <w:i/>
          <w:sz w:val="24"/>
        </w:rPr>
        <w:t>and</w:t>
      </w:r>
      <w:r>
        <w:rPr>
          <w:rFonts w:cs="Arial" w:ascii="Arial" w:hAnsi="Arial"/>
          <w:i/>
          <w:spacing w:val="-10"/>
          <w:sz w:val="24"/>
        </w:rPr>
        <w:t xml:space="preserve"> </w:t>
      </w:r>
      <w:r>
        <w:rPr>
          <w:rFonts w:cs="Arial" w:ascii="Arial" w:hAnsi="Arial"/>
          <w:i/>
          <w:sz w:val="24"/>
        </w:rPr>
        <w:t>Systematics</w:t>
      </w:r>
      <w:r>
        <w:rPr>
          <w:rFonts w:cs="Arial" w:ascii="Arial" w:hAnsi="Arial"/>
          <w:sz w:val="24"/>
        </w:rPr>
        <w:t xml:space="preserve">, </w:t>
      </w:r>
      <w:r>
        <w:rPr>
          <w:rFonts w:cs="Arial" w:ascii="Arial" w:hAnsi="Arial"/>
          <w:spacing w:val="-2"/>
          <w:sz w:val="24"/>
        </w:rPr>
        <w:t>36:467–497.</w:t>
      </w:r>
      <w:bookmarkStart w:id="67" w:name="_bookmark62"/>
    </w:p>
    <w:p>
      <w:pPr>
        <w:sectPr>
          <w:footerReference w:type="default" r:id="rId15"/>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auto" w:line="208" w:before="212" w:after="0"/>
        <w:ind w:left="354" w:right="1058" w:hanging="235"/>
        <w:jc w:val="both"/>
        <w:rPr>
          <w:rFonts w:ascii="Arial" w:hAnsi="Arial" w:cs="Arial"/>
          <w:sz w:val="24"/>
        </w:rPr>
      </w:pPr>
      <w:bookmarkEnd w:id="67"/>
      <w:r>
        <w:rPr>
          <w:rFonts w:cs="Arial" w:ascii="Arial" w:hAnsi="Arial"/>
          <w:w w:val="95"/>
          <w:sz w:val="24"/>
        </w:rPr>
        <w:t>Ko-ltowski, Z. 2005. The effect of pollinating insects on the yield of winter rapeseed (</w:t>
      </w:r>
      <w:r>
        <w:rPr>
          <w:rFonts w:cs="Arial" w:ascii="Arial" w:hAnsi="Arial"/>
          <w:i/>
          <w:w w:val="95"/>
          <w:sz w:val="24"/>
        </w:rPr>
        <w:t xml:space="preserve">Brassica </w:t>
      </w:r>
      <w:r>
        <w:rPr>
          <w:rFonts w:cs="Arial" w:ascii="Arial" w:hAnsi="Arial"/>
          <w:i/>
          <w:sz w:val="24"/>
        </w:rPr>
        <w:t>napus</w:t>
      </w:r>
      <w:r>
        <w:rPr>
          <w:rFonts w:cs="Arial" w:ascii="Arial" w:hAnsi="Arial"/>
          <w:i/>
          <w:spacing w:val="36"/>
          <w:sz w:val="24"/>
        </w:rPr>
        <w:t xml:space="preserve"> </w:t>
      </w:r>
      <w:r>
        <w:rPr>
          <w:rFonts w:cs="Arial" w:ascii="Arial" w:hAnsi="Arial"/>
          <w:sz w:val="24"/>
        </w:rPr>
        <w:t xml:space="preserve">L. var. </w:t>
      </w:r>
      <w:r>
        <w:rPr>
          <w:rFonts w:cs="Arial" w:ascii="Arial" w:hAnsi="Arial"/>
          <w:i/>
          <w:sz w:val="24"/>
        </w:rPr>
        <w:t>napus</w:t>
      </w:r>
      <w:r>
        <w:rPr>
          <w:rFonts w:cs="Arial" w:ascii="Arial" w:hAnsi="Arial"/>
          <w:i/>
          <w:spacing w:val="36"/>
          <w:sz w:val="24"/>
        </w:rPr>
        <w:t xml:space="preserve"> </w:t>
      </w:r>
      <w:r>
        <w:rPr>
          <w:rFonts w:cs="Arial" w:ascii="Arial" w:hAnsi="Arial"/>
          <w:sz w:val="24"/>
        </w:rPr>
        <w:t>f. biennis) cultivars.</w:t>
      </w:r>
      <w:r>
        <w:rPr>
          <w:rFonts w:cs="Arial" w:ascii="Arial" w:hAnsi="Arial"/>
          <w:spacing w:val="40"/>
          <w:sz w:val="24"/>
        </w:rPr>
        <w:t xml:space="preserve"> </w:t>
      </w:r>
      <w:r>
        <w:rPr>
          <w:rFonts w:cs="Arial" w:ascii="Arial" w:hAnsi="Arial"/>
          <w:i/>
          <w:sz w:val="24"/>
        </w:rPr>
        <w:t>Journal of Apicultural Science</w:t>
      </w:r>
      <w:r>
        <w:rPr>
          <w:rFonts w:cs="Arial" w:ascii="Arial" w:hAnsi="Arial"/>
          <w:sz w:val="24"/>
        </w:rPr>
        <w:t>, 49(2):29–41.</w:t>
      </w:r>
    </w:p>
    <w:p>
      <w:pPr>
        <w:pStyle w:val="Normal"/>
        <w:spacing w:lineRule="auto" w:line="228" w:before="50" w:after="0"/>
        <w:ind w:left="354" w:right="1054" w:hanging="235"/>
        <w:jc w:val="both"/>
        <w:rPr>
          <w:rFonts w:ascii="Arial" w:hAnsi="Arial" w:cs="Arial"/>
          <w:sz w:val="24"/>
        </w:rPr>
      </w:pPr>
      <w:bookmarkStart w:id="68" w:name="_bookmark63"/>
      <w:bookmarkEnd w:id="68"/>
      <w:r>
        <w:rPr>
          <w:rFonts w:cs="Arial" w:ascii="Arial" w:hAnsi="Arial"/>
          <w:sz w:val="24"/>
        </w:rPr>
        <w:t>Lawrence,</w:t>
      </w:r>
      <w:r>
        <w:rPr>
          <w:rFonts w:cs="Arial" w:ascii="Arial" w:hAnsi="Arial"/>
          <w:spacing w:val="-15"/>
          <w:sz w:val="24"/>
        </w:rPr>
        <w:t xml:space="preserve"> </w:t>
      </w:r>
      <w:r>
        <w:rPr>
          <w:rFonts w:cs="Arial" w:ascii="Arial" w:hAnsi="Arial"/>
          <w:sz w:val="24"/>
        </w:rPr>
        <w:t>W.</w:t>
      </w:r>
      <w:r>
        <w:rPr>
          <w:rFonts w:cs="Arial" w:ascii="Arial" w:hAnsi="Arial"/>
          <w:spacing w:val="-14"/>
          <w:sz w:val="24"/>
        </w:rPr>
        <w:t xml:space="preserve"> </w:t>
      </w:r>
      <w:r>
        <w:rPr>
          <w:rFonts w:cs="Arial" w:ascii="Arial" w:hAnsi="Arial"/>
          <w:sz w:val="24"/>
        </w:rPr>
        <w:t>S.</w:t>
      </w:r>
      <w:r>
        <w:rPr>
          <w:rFonts w:cs="Arial" w:ascii="Arial" w:hAnsi="Arial"/>
          <w:spacing w:val="-15"/>
          <w:sz w:val="24"/>
        </w:rPr>
        <w:t xml:space="preserve"> </w:t>
      </w:r>
      <w:r>
        <w:rPr>
          <w:rFonts w:cs="Arial" w:ascii="Arial" w:hAnsi="Arial"/>
          <w:sz w:val="24"/>
        </w:rPr>
        <w:t>1993.</w:t>
      </w:r>
      <w:r>
        <w:rPr>
          <w:rFonts w:cs="Arial" w:ascii="Arial" w:hAnsi="Arial"/>
          <w:spacing w:val="10"/>
          <w:sz w:val="24"/>
        </w:rPr>
        <w:t xml:space="preserve"> </w:t>
      </w:r>
      <w:r>
        <w:rPr>
          <w:rFonts w:cs="Arial" w:ascii="Arial" w:hAnsi="Arial"/>
          <w:sz w:val="24"/>
        </w:rPr>
        <w:t>Resource</w:t>
      </w:r>
      <w:r>
        <w:rPr>
          <w:rFonts w:cs="Arial" w:ascii="Arial" w:hAnsi="Arial"/>
          <w:spacing w:val="-15"/>
          <w:sz w:val="24"/>
        </w:rPr>
        <w:t xml:space="preserve"> </w:t>
      </w:r>
      <w:r>
        <w:rPr>
          <w:rFonts w:cs="Arial" w:ascii="Arial" w:hAnsi="Arial"/>
          <w:sz w:val="24"/>
        </w:rPr>
        <w:t>and</w:t>
      </w:r>
      <w:r>
        <w:rPr>
          <w:rFonts w:cs="Arial" w:ascii="Arial" w:hAnsi="Arial"/>
          <w:spacing w:val="-14"/>
          <w:sz w:val="24"/>
        </w:rPr>
        <w:t xml:space="preserve"> </w:t>
      </w:r>
      <w:r>
        <w:rPr>
          <w:rFonts w:cs="Arial" w:ascii="Arial" w:hAnsi="Arial"/>
          <w:sz w:val="24"/>
        </w:rPr>
        <w:t>pollen</w:t>
      </w:r>
      <w:r>
        <w:rPr>
          <w:rFonts w:cs="Arial" w:ascii="Arial" w:hAnsi="Arial"/>
          <w:spacing w:val="-15"/>
          <w:sz w:val="24"/>
        </w:rPr>
        <w:t xml:space="preserve"> </w:t>
      </w:r>
      <w:r>
        <w:rPr>
          <w:rFonts w:cs="Arial" w:ascii="Arial" w:hAnsi="Arial"/>
          <w:sz w:val="24"/>
        </w:rPr>
        <w:t>limitation: Plant</w:t>
      </w:r>
      <w:r>
        <w:rPr>
          <w:rFonts w:cs="Arial" w:ascii="Arial" w:hAnsi="Arial"/>
          <w:spacing w:val="-15"/>
          <w:sz w:val="24"/>
        </w:rPr>
        <w:t xml:space="preserve"> </w:t>
      </w:r>
      <w:r>
        <w:rPr>
          <w:rFonts w:cs="Arial" w:ascii="Arial" w:hAnsi="Arial"/>
          <w:sz w:val="24"/>
        </w:rPr>
        <w:t>size-dependent</w:t>
      </w:r>
      <w:r>
        <w:rPr>
          <w:rFonts w:cs="Arial" w:ascii="Arial" w:hAnsi="Arial"/>
          <w:spacing w:val="-14"/>
          <w:sz w:val="24"/>
        </w:rPr>
        <w:t xml:space="preserve"> </w:t>
      </w:r>
      <w:r>
        <w:rPr>
          <w:rFonts w:cs="Arial" w:ascii="Arial" w:hAnsi="Arial"/>
          <w:sz w:val="24"/>
        </w:rPr>
        <w:t xml:space="preserve">reproductive patterns in </w:t>
      </w:r>
      <w:r>
        <w:rPr>
          <w:rFonts w:cs="Arial" w:ascii="Arial" w:hAnsi="Arial"/>
          <w:i/>
          <w:sz w:val="24"/>
        </w:rPr>
        <w:t>Physalis longifolia</w:t>
      </w:r>
      <w:r>
        <w:rPr>
          <w:rFonts w:cs="Arial" w:ascii="Arial" w:hAnsi="Arial"/>
          <w:sz w:val="24"/>
        </w:rPr>
        <w:t>.</w:t>
      </w:r>
      <w:r>
        <w:rPr>
          <w:rFonts w:cs="Arial" w:ascii="Arial" w:hAnsi="Arial"/>
          <w:spacing w:val="40"/>
          <w:sz w:val="24"/>
        </w:rPr>
        <w:t xml:space="preserve"> </w:t>
      </w:r>
      <w:r>
        <w:rPr>
          <w:rFonts w:cs="Arial" w:ascii="Arial" w:hAnsi="Arial"/>
          <w:i/>
          <w:sz w:val="24"/>
        </w:rPr>
        <w:t>The American Naturalist</w:t>
      </w:r>
      <w:r>
        <w:rPr>
          <w:rFonts w:cs="Arial" w:ascii="Arial" w:hAnsi="Arial"/>
          <w:sz w:val="24"/>
        </w:rPr>
        <w:t>, 141(2):296–313.</w:t>
      </w:r>
    </w:p>
    <w:p>
      <w:pPr>
        <w:pStyle w:val="TextBody"/>
        <w:spacing w:before="4" w:after="0"/>
        <w:rPr>
          <w:rFonts w:ascii="Arial" w:hAnsi="Arial" w:cs="Arial"/>
          <w:sz w:val="19"/>
        </w:rPr>
      </w:pPr>
      <w:r>
        <w:rPr>
          <w:rFonts w:cs="Arial" w:ascii="Arial" w:hAnsi="Arial"/>
          <w:sz w:val="19"/>
        </w:rPr>
      </w:r>
    </w:p>
    <w:p>
      <w:pPr>
        <w:pStyle w:val="TextBody"/>
        <w:spacing w:lineRule="auto" w:line="194"/>
        <w:ind w:left="354" w:right="1060" w:hanging="235"/>
        <w:jc w:val="both"/>
        <w:rPr>
          <w:rFonts w:ascii="Arial" w:hAnsi="Arial" w:cs="Arial"/>
        </w:rPr>
      </w:pPr>
      <w:bookmarkStart w:id="69" w:name="_bookmark64"/>
      <w:bookmarkEnd w:id="69"/>
      <w:r>
        <w:rPr>
          <w:rFonts w:cs="Arial" w:ascii="Arial" w:hAnsi="Arial"/>
          <w:w w:val="95"/>
        </w:rPr>
        <w:t>Lefcheck,</w:t>
      </w:r>
      <w:r>
        <w:rPr>
          <w:rFonts w:cs="Arial" w:ascii="Arial" w:hAnsi="Arial"/>
          <w:spacing w:val="-3"/>
          <w:w w:val="95"/>
        </w:rPr>
        <w:t xml:space="preserve"> </w:t>
      </w:r>
      <w:r>
        <w:rPr>
          <w:rFonts w:cs="Arial" w:ascii="Arial" w:hAnsi="Arial"/>
          <w:w w:val="95"/>
        </w:rPr>
        <w:t>J.</w:t>
      </w:r>
      <w:r>
        <w:rPr>
          <w:rFonts w:cs="Arial" w:ascii="Arial" w:hAnsi="Arial"/>
          <w:spacing w:val="-6"/>
          <w:w w:val="95"/>
        </w:rPr>
        <w:t xml:space="preserve"> </w:t>
      </w:r>
      <w:r>
        <w:rPr>
          <w:rFonts w:cs="Arial" w:ascii="Arial" w:hAnsi="Arial"/>
          <w:w w:val="95"/>
        </w:rPr>
        <w:t>S.</w:t>
      </w:r>
      <w:r>
        <w:rPr>
          <w:rFonts w:cs="Arial" w:ascii="Arial" w:hAnsi="Arial"/>
          <w:spacing w:val="-6"/>
          <w:w w:val="95"/>
        </w:rPr>
        <w:t xml:space="preserve"> </w:t>
      </w:r>
      <w:r>
        <w:rPr>
          <w:rFonts w:cs="Arial" w:ascii="Arial" w:hAnsi="Arial"/>
          <w:w w:val="95"/>
        </w:rPr>
        <w:t>2015. piecewiseSEM:</w:t>
      </w:r>
      <w:r>
        <w:rPr>
          <w:rFonts w:cs="Arial" w:ascii="Arial" w:hAnsi="Arial"/>
          <w:spacing w:val="-6"/>
          <w:w w:val="95"/>
        </w:rPr>
        <w:t xml:space="preserve"> </w:t>
      </w:r>
      <w:r>
        <w:rPr>
          <w:rFonts w:cs="Arial" w:ascii="Arial" w:hAnsi="Arial"/>
          <w:w w:val="95"/>
        </w:rPr>
        <w:t>Piecewise</w:t>
      </w:r>
      <w:r>
        <w:rPr>
          <w:rFonts w:cs="Arial" w:ascii="Arial" w:hAnsi="Arial"/>
          <w:spacing w:val="-6"/>
          <w:w w:val="95"/>
        </w:rPr>
        <w:t xml:space="preserve"> </w:t>
      </w:r>
      <w:r>
        <w:rPr>
          <w:rFonts w:cs="Arial" w:ascii="Arial" w:hAnsi="Arial"/>
          <w:w w:val="95"/>
        </w:rPr>
        <w:t>structural</w:t>
      </w:r>
      <w:r>
        <w:rPr>
          <w:rFonts w:cs="Arial" w:ascii="Arial" w:hAnsi="Arial"/>
          <w:spacing w:val="-6"/>
          <w:w w:val="95"/>
        </w:rPr>
        <w:t xml:space="preserve"> </w:t>
      </w:r>
      <w:r>
        <w:rPr>
          <w:rFonts w:cs="Arial" w:ascii="Arial" w:hAnsi="Arial"/>
          <w:w w:val="95"/>
        </w:rPr>
        <w:t>equation</w:t>
      </w:r>
      <w:r>
        <w:rPr>
          <w:rFonts w:cs="Arial" w:ascii="Arial" w:hAnsi="Arial"/>
          <w:spacing w:val="-6"/>
          <w:w w:val="95"/>
        </w:rPr>
        <w:t xml:space="preserve"> </w:t>
      </w:r>
      <w:r>
        <w:rPr>
          <w:rFonts w:cs="Arial" w:ascii="Arial" w:hAnsi="Arial"/>
          <w:w w:val="95"/>
        </w:rPr>
        <w:t>modelling</w:t>
      </w:r>
      <w:r>
        <w:rPr>
          <w:rFonts w:cs="Arial" w:ascii="Arial" w:hAnsi="Arial"/>
          <w:spacing w:val="-6"/>
          <w:w w:val="95"/>
        </w:rPr>
        <w:t xml:space="preserve"> </w:t>
      </w:r>
      <w:r>
        <w:rPr>
          <w:rFonts w:cs="Arial" w:ascii="Arial" w:hAnsi="Arial"/>
          <w:w w:val="95"/>
        </w:rPr>
        <w:t>in</w:t>
      </w:r>
      <w:r>
        <w:rPr>
          <w:rFonts w:cs="Arial" w:ascii="Arial" w:hAnsi="Arial"/>
          <w:spacing w:val="-7"/>
          <w:w w:val="95"/>
        </w:rPr>
        <w:t xml:space="preserve"> </w:t>
      </w:r>
      <w:r>
        <w:rPr>
          <w:rFonts w:cs="Arial" w:ascii="Arial" w:hAnsi="Arial"/>
          <w:w w:val="95"/>
        </w:rPr>
        <w:t>R</w:t>
      </w:r>
      <w:r>
        <w:rPr>
          <w:rFonts w:cs="Arial" w:ascii="Arial" w:hAnsi="Arial"/>
          <w:spacing w:val="-9"/>
          <w:w w:val="95"/>
        </w:rPr>
        <w:t xml:space="preserve"> </w:t>
      </w:r>
      <w:r>
        <w:rPr>
          <w:rFonts w:cs="Arial" w:ascii="Arial" w:hAnsi="Arial"/>
          <w:w w:val="95"/>
        </w:rPr>
        <w:t>for</w:t>
      </w:r>
      <w:r>
        <w:rPr>
          <w:rFonts w:cs="Arial" w:ascii="Arial" w:hAnsi="Arial"/>
          <w:spacing w:val="-6"/>
          <w:w w:val="95"/>
        </w:rPr>
        <w:t xml:space="preserve"> </w:t>
      </w:r>
      <w:r>
        <w:rPr>
          <w:rFonts w:cs="Arial" w:ascii="Arial" w:hAnsi="Arial"/>
          <w:w w:val="95"/>
        </w:rPr>
        <w:t xml:space="preserve">ecology, </w:t>
      </w:r>
      <w:r>
        <w:rPr>
          <w:rFonts w:cs="Arial" w:ascii="Arial" w:hAnsi="Arial"/>
        </w:rPr>
        <w:t>evolution, and systematics.</w:t>
      </w:r>
      <w:r>
        <w:rPr>
          <w:rFonts w:cs="Arial" w:ascii="Arial" w:hAnsi="Arial"/>
          <w:spacing w:val="30"/>
        </w:rPr>
        <w:t xml:space="preserve"> </w:t>
      </w:r>
      <w:r>
        <w:rPr>
          <w:rFonts w:cs="Arial" w:ascii="Arial" w:hAnsi="Arial"/>
          <w:i/>
        </w:rPr>
        <w:t>Methods in Ecology and Evolution</w:t>
      </w:r>
      <w:r>
        <w:rPr>
          <w:rFonts w:cs="Arial" w:ascii="Arial" w:hAnsi="Arial"/>
        </w:rPr>
        <w:t>, 7(5):573–579.</w:t>
      </w:r>
    </w:p>
    <w:p>
      <w:pPr>
        <w:pStyle w:val="TextBody"/>
        <w:spacing w:before="4" w:after="0"/>
        <w:rPr>
          <w:rFonts w:ascii="Arial" w:hAnsi="Arial" w:cs="Arial"/>
          <w:sz w:val="19"/>
        </w:rPr>
      </w:pPr>
      <w:r>
        <w:rPr>
          <w:rFonts w:cs="Arial" w:ascii="Arial" w:hAnsi="Arial"/>
          <w:sz w:val="19"/>
        </w:rPr>
      </w:r>
    </w:p>
    <w:p>
      <w:pPr>
        <w:pStyle w:val="Normal"/>
        <w:spacing w:lineRule="auto" w:line="228"/>
        <w:ind w:left="354" w:right="1056" w:hanging="235"/>
        <w:jc w:val="both"/>
        <w:rPr>
          <w:rFonts w:ascii="Arial" w:hAnsi="Arial" w:cs="Arial"/>
          <w:sz w:val="24"/>
        </w:rPr>
      </w:pPr>
      <w:bookmarkStart w:id="70" w:name="_bookmark65"/>
      <w:bookmarkEnd w:id="70"/>
      <w:r>
        <w:rPr>
          <w:rFonts w:cs="Arial" w:ascii="Arial" w:hAnsi="Arial"/>
          <w:w w:val="95"/>
          <w:sz w:val="24"/>
        </w:rPr>
        <w:t xml:space="preserve">Lovett-Doust, J. and Eaton, G. W. 1982. Demographic aspects of flower and fruit production </w:t>
      </w:r>
      <w:r>
        <w:rPr>
          <w:rFonts w:cs="Arial" w:ascii="Arial" w:hAnsi="Arial"/>
          <w:sz w:val="24"/>
        </w:rPr>
        <w:t xml:space="preserve">in bean plants, </w:t>
      </w:r>
      <w:r>
        <w:rPr>
          <w:rFonts w:cs="Arial" w:ascii="Arial" w:hAnsi="Arial"/>
          <w:i/>
          <w:sz w:val="24"/>
        </w:rPr>
        <w:t>Phaseolus</w:t>
      </w:r>
      <w:r>
        <w:rPr>
          <w:rFonts w:cs="Arial" w:ascii="Arial" w:hAnsi="Arial"/>
          <w:i/>
          <w:spacing w:val="36"/>
          <w:sz w:val="24"/>
        </w:rPr>
        <w:t xml:space="preserve"> </w:t>
      </w:r>
      <w:r>
        <w:rPr>
          <w:rFonts w:cs="Arial" w:ascii="Arial" w:hAnsi="Arial"/>
          <w:i/>
          <w:sz w:val="24"/>
        </w:rPr>
        <w:t>vulgaris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American</w:t>
      </w:r>
      <w:r>
        <w:rPr>
          <w:rFonts w:cs="Arial" w:ascii="Arial" w:hAnsi="Arial"/>
          <w:i/>
          <w:spacing w:val="36"/>
          <w:sz w:val="24"/>
        </w:rPr>
        <w:t xml:space="preserve"> </w:t>
      </w:r>
      <w:r>
        <w:rPr>
          <w:rFonts w:cs="Arial" w:ascii="Arial" w:hAnsi="Arial"/>
          <w:i/>
          <w:sz w:val="24"/>
        </w:rPr>
        <w:t>Journal</w:t>
      </w:r>
      <w:r>
        <w:rPr>
          <w:rFonts w:cs="Arial" w:ascii="Arial" w:hAnsi="Arial"/>
          <w:i/>
          <w:spacing w:val="36"/>
          <w:sz w:val="24"/>
        </w:rPr>
        <w:t xml:space="preserve"> </w:t>
      </w:r>
      <w:r>
        <w:rPr>
          <w:rFonts w:cs="Arial" w:ascii="Arial" w:hAnsi="Arial"/>
          <w:i/>
          <w:sz w:val="24"/>
        </w:rPr>
        <w:t>of</w:t>
      </w:r>
      <w:r>
        <w:rPr>
          <w:rFonts w:cs="Arial" w:ascii="Arial" w:hAnsi="Arial"/>
          <w:i/>
          <w:spacing w:val="36"/>
          <w:sz w:val="24"/>
        </w:rPr>
        <w:t xml:space="preserve"> </w:t>
      </w:r>
      <w:r>
        <w:rPr>
          <w:rFonts w:cs="Arial" w:ascii="Arial" w:hAnsi="Arial"/>
          <w:i/>
          <w:sz w:val="24"/>
        </w:rPr>
        <w:t>Botany</w:t>
      </w:r>
      <w:r>
        <w:rPr>
          <w:rFonts w:cs="Arial" w:ascii="Arial" w:hAnsi="Arial"/>
          <w:sz w:val="24"/>
        </w:rPr>
        <w:t>, 69(7):1156–1164.</w:t>
      </w:r>
    </w:p>
    <w:p>
      <w:pPr>
        <w:pStyle w:val="Normal"/>
        <w:spacing w:lineRule="auto" w:line="220" w:before="183" w:after="0"/>
        <w:ind w:left="354" w:right="1057" w:hanging="235"/>
        <w:jc w:val="both"/>
        <w:rPr>
          <w:rFonts w:ascii="Arial" w:hAnsi="Arial" w:cs="Arial"/>
          <w:sz w:val="24"/>
        </w:rPr>
      </w:pPr>
      <w:bookmarkStart w:id="71" w:name="_bookmark66"/>
      <w:bookmarkEnd w:id="71"/>
      <w:r>
        <w:rPr>
          <w:rFonts w:cs="Arial" w:ascii="Arial" w:hAnsi="Arial"/>
          <w:sz w:val="24"/>
        </w:rPr>
        <w:t>Manning,</w:t>
      </w:r>
      <w:r>
        <w:rPr>
          <w:rFonts w:cs="Arial" w:ascii="Arial" w:hAnsi="Arial"/>
          <w:spacing w:val="-15"/>
          <w:sz w:val="24"/>
        </w:rPr>
        <w:t xml:space="preserve"> </w:t>
      </w:r>
      <w:r>
        <w:rPr>
          <w:rFonts w:cs="Arial" w:ascii="Arial" w:hAnsi="Arial"/>
          <w:sz w:val="24"/>
        </w:rPr>
        <w:t>R.</w:t>
      </w:r>
      <w:r>
        <w:rPr>
          <w:rFonts w:cs="Arial" w:ascii="Arial" w:hAnsi="Arial"/>
          <w:spacing w:val="-14"/>
          <w:sz w:val="24"/>
        </w:rPr>
        <w:t xml:space="preserve"> </w:t>
      </w:r>
      <w:r>
        <w:rPr>
          <w:rFonts w:cs="Arial" w:ascii="Arial" w:hAnsi="Arial"/>
          <w:sz w:val="24"/>
        </w:rPr>
        <w:t>and</w:t>
      </w:r>
      <w:r>
        <w:rPr>
          <w:rFonts w:cs="Arial" w:ascii="Arial" w:hAnsi="Arial"/>
          <w:spacing w:val="-15"/>
          <w:sz w:val="24"/>
        </w:rPr>
        <w:t xml:space="preserve"> </w:t>
      </w:r>
      <w:r>
        <w:rPr>
          <w:rFonts w:cs="Arial" w:ascii="Arial" w:hAnsi="Arial"/>
          <w:sz w:val="24"/>
        </w:rPr>
        <w:t>Wallis,</w:t>
      </w:r>
      <w:r>
        <w:rPr>
          <w:rFonts w:cs="Arial" w:ascii="Arial" w:hAnsi="Arial"/>
          <w:spacing w:val="-14"/>
          <w:sz w:val="24"/>
        </w:rPr>
        <w:t xml:space="preserve"> </w:t>
      </w:r>
      <w:r>
        <w:rPr>
          <w:rFonts w:cs="Arial" w:ascii="Arial" w:hAnsi="Arial"/>
          <w:sz w:val="24"/>
        </w:rPr>
        <w:t>I.</w:t>
      </w:r>
      <w:r>
        <w:rPr>
          <w:rFonts w:cs="Arial" w:ascii="Arial" w:hAnsi="Arial"/>
          <w:spacing w:val="-15"/>
          <w:sz w:val="24"/>
        </w:rPr>
        <w:t xml:space="preserve"> </w:t>
      </w:r>
      <w:r>
        <w:rPr>
          <w:rFonts w:cs="Arial" w:ascii="Arial" w:hAnsi="Arial"/>
          <w:sz w:val="24"/>
        </w:rPr>
        <w:t>R.</w:t>
      </w:r>
      <w:r>
        <w:rPr>
          <w:rFonts w:cs="Arial" w:ascii="Arial" w:hAnsi="Arial"/>
          <w:spacing w:val="-14"/>
          <w:sz w:val="24"/>
        </w:rPr>
        <w:t xml:space="preserve"> </w:t>
      </w:r>
      <w:r>
        <w:rPr>
          <w:rFonts w:cs="Arial" w:ascii="Arial" w:hAnsi="Arial"/>
          <w:sz w:val="24"/>
        </w:rPr>
        <w:t>2005.</w:t>
      </w:r>
      <w:r>
        <w:rPr>
          <w:rFonts w:cs="Arial" w:ascii="Arial" w:hAnsi="Arial"/>
          <w:spacing w:val="-15"/>
          <w:sz w:val="24"/>
        </w:rPr>
        <w:t xml:space="preserve"> </w:t>
      </w:r>
      <w:r>
        <w:rPr>
          <w:rFonts w:cs="Arial" w:ascii="Arial" w:hAnsi="Arial"/>
          <w:sz w:val="24"/>
        </w:rPr>
        <w:t>Seed</w:t>
      </w:r>
      <w:r>
        <w:rPr>
          <w:rFonts w:cs="Arial" w:ascii="Arial" w:hAnsi="Arial"/>
          <w:spacing w:val="-14"/>
          <w:sz w:val="24"/>
        </w:rPr>
        <w:t xml:space="preserve"> </w:t>
      </w:r>
      <w:r>
        <w:rPr>
          <w:rFonts w:cs="Arial" w:ascii="Arial" w:hAnsi="Arial"/>
          <w:sz w:val="24"/>
        </w:rPr>
        <w:t>yields</w:t>
      </w:r>
      <w:r>
        <w:rPr>
          <w:rFonts w:cs="Arial" w:ascii="Arial" w:hAnsi="Arial"/>
          <w:spacing w:val="-15"/>
          <w:sz w:val="24"/>
        </w:rPr>
        <w:t xml:space="preserve"> </w:t>
      </w:r>
      <w:r>
        <w:rPr>
          <w:rFonts w:cs="Arial" w:ascii="Arial" w:hAnsi="Arial"/>
          <w:sz w:val="24"/>
        </w:rPr>
        <w:t>in</w:t>
      </w:r>
      <w:r>
        <w:rPr>
          <w:rFonts w:cs="Arial" w:ascii="Arial" w:hAnsi="Arial"/>
          <w:spacing w:val="-14"/>
          <w:sz w:val="24"/>
        </w:rPr>
        <w:t xml:space="preserve"> </w:t>
      </w:r>
      <w:r>
        <w:rPr>
          <w:rFonts w:cs="Arial" w:ascii="Arial" w:hAnsi="Arial"/>
          <w:sz w:val="24"/>
        </w:rPr>
        <w:t>canola</w:t>
      </w:r>
      <w:r>
        <w:rPr>
          <w:rFonts w:cs="Arial" w:ascii="Arial" w:hAnsi="Arial"/>
          <w:spacing w:val="-15"/>
          <w:sz w:val="24"/>
        </w:rPr>
        <w:t xml:space="preserve"> </w:t>
      </w:r>
      <w:r>
        <w:rPr>
          <w:rFonts w:cs="Arial" w:ascii="Arial" w:hAnsi="Arial"/>
          <w:sz w:val="24"/>
        </w:rPr>
        <w:t>(</w:t>
      </w:r>
      <w:r>
        <w:rPr>
          <w:rFonts w:cs="Arial" w:ascii="Arial" w:hAnsi="Arial"/>
          <w:i/>
          <w:sz w:val="24"/>
        </w:rPr>
        <w:t>Brassica</w:t>
      </w:r>
      <w:r>
        <w:rPr>
          <w:rFonts w:cs="Arial" w:ascii="Arial" w:hAnsi="Arial"/>
          <w:i/>
          <w:spacing w:val="-15"/>
          <w:sz w:val="24"/>
        </w:rPr>
        <w:t xml:space="preserve"> </w:t>
      </w:r>
      <w:r>
        <w:rPr>
          <w:rFonts w:cs="Arial" w:ascii="Arial" w:hAnsi="Arial"/>
          <w:i/>
          <w:sz w:val="24"/>
        </w:rPr>
        <w:t>napus</w:t>
      </w:r>
      <w:r>
        <w:rPr>
          <w:rFonts w:cs="Arial" w:ascii="Arial" w:hAnsi="Arial"/>
          <w:i/>
          <w:spacing w:val="-15"/>
          <w:sz w:val="24"/>
        </w:rPr>
        <w:t xml:space="preserve"> </w:t>
      </w:r>
      <w:r>
        <w:rPr>
          <w:rFonts w:cs="Arial" w:ascii="Arial" w:hAnsi="Arial"/>
          <w:sz w:val="24"/>
        </w:rPr>
        <w:t>cv.</w:t>
      </w:r>
      <w:r>
        <w:rPr>
          <w:rFonts w:cs="Arial" w:ascii="Arial" w:hAnsi="Arial"/>
          <w:spacing w:val="-14"/>
          <w:sz w:val="24"/>
        </w:rPr>
        <w:t xml:space="preserve"> </w:t>
      </w:r>
      <w:r>
        <w:rPr>
          <w:rFonts w:cs="Arial" w:ascii="Arial" w:hAnsi="Arial"/>
          <w:sz w:val="24"/>
        </w:rPr>
        <w:t>karoo)</w:t>
      </w:r>
      <w:r>
        <w:rPr>
          <w:rFonts w:cs="Arial" w:ascii="Arial" w:hAnsi="Arial"/>
          <w:spacing w:val="-15"/>
          <w:sz w:val="24"/>
        </w:rPr>
        <w:t xml:space="preserve"> </w:t>
      </w:r>
      <w:r>
        <w:rPr>
          <w:rFonts w:cs="Arial" w:ascii="Arial" w:hAnsi="Arial"/>
          <w:sz w:val="24"/>
        </w:rPr>
        <w:t xml:space="preserve">depend </w:t>
      </w:r>
      <w:r>
        <w:rPr>
          <w:rFonts w:cs="Arial" w:ascii="Arial" w:hAnsi="Arial"/>
          <w:w w:val="95"/>
          <w:sz w:val="24"/>
        </w:rPr>
        <w:t xml:space="preserve">on the distance of plants from honeybee apiaries. </w:t>
      </w:r>
      <w:r>
        <w:rPr>
          <w:rFonts w:cs="Arial" w:ascii="Arial" w:hAnsi="Arial"/>
          <w:i/>
          <w:w w:val="95"/>
          <w:sz w:val="24"/>
        </w:rPr>
        <w:t>Animal Production Science</w:t>
      </w:r>
      <w:r>
        <w:rPr>
          <w:rFonts w:cs="Arial" w:ascii="Arial" w:hAnsi="Arial"/>
          <w:w w:val="95"/>
          <w:sz w:val="24"/>
        </w:rPr>
        <w:t xml:space="preserve">, 45(10):1307– </w:t>
      </w:r>
      <w:r>
        <w:rPr>
          <w:rFonts w:cs="Arial" w:ascii="Arial" w:hAnsi="Arial"/>
          <w:spacing w:val="-2"/>
          <w:sz w:val="24"/>
        </w:rPr>
        <w:t>1313.</w:t>
      </w:r>
    </w:p>
    <w:p>
      <w:pPr>
        <w:pStyle w:val="TextBody"/>
        <w:spacing w:before="1" w:after="0"/>
        <w:rPr>
          <w:rFonts w:ascii="Arial" w:hAnsi="Arial" w:cs="Arial"/>
          <w:sz w:val="19"/>
        </w:rPr>
      </w:pPr>
      <w:r>
        <w:rPr>
          <w:rFonts w:cs="Arial" w:ascii="Arial" w:hAnsi="Arial"/>
          <w:sz w:val="19"/>
        </w:rPr>
      </w:r>
    </w:p>
    <w:p>
      <w:pPr>
        <w:pStyle w:val="TextBody"/>
        <w:spacing w:before="1" w:after="0"/>
        <w:ind w:left="354" w:right="1055" w:hanging="235"/>
        <w:jc w:val="both"/>
        <w:rPr>
          <w:rFonts w:ascii="Arial" w:hAnsi="Arial" w:cs="Arial"/>
        </w:rPr>
      </w:pPr>
      <w:bookmarkStart w:id="72" w:name="_bookmark67"/>
      <w:bookmarkEnd w:id="72"/>
      <w:r>
        <w:rPr>
          <w:rFonts w:cs="Arial" w:ascii="Arial" w:hAnsi="Arial"/>
        </w:rPr>
        <w:t xml:space="preserve">Marini, L., Tamburini, G., Petrucco-Toffolo, E., </w:t>
      </w:r>
      <w:r>
        <w:rPr>
          <w:rFonts w:cs="Arial" w:ascii="Arial" w:hAnsi="Arial"/>
          <w:spacing w:val="10"/>
        </w:rPr>
        <w:t>Lindstr</w:t>
      </w:r>
      <w:r>
        <w:rPr>
          <w:rFonts w:cs="Arial" w:ascii="Arial" w:hAnsi="Arial"/>
          <w:spacing w:val="-107"/>
          <w:w w:val="102"/>
        </w:rPr>
        <w:t>¨</w:t>
      </w:r>
      <w:r>
        <w:rPr>
          <w:rFonts w:cs="Arial" w:ascii="Arial" w:hAnsi="Arial"/>
          <w:spacing w:val="10"/>
          <w:w w:val="96"/>
        </w:rPr>
        <w:t>om</w:t>
      </w:r>
      <w:r>
        <w:rPr>
          <w:rFonts w:cs="Arial" w:ascii="Arial" w:hAnsi="Arial"/>
          <w:spacing w:val="10"/>
          <w:w w:val="105"/>
        </w:rPr>
        <w:t>,</w:t>
      </w:r>
      <w:r>
        <w:rPr>
          <w:rFonts w:cs="Arial" w:ascii="Arial" w:hAnsi="Arial"/>
          <w:spacing w:val="-1"/>
          <w:w w:val="99"/>
        </w:rPr>
        <w:t xml:space="preserve"> </w:t>
      </w:r>
      <w:r>
        <w:rPr>
          <w:rFonts w:cs="Arial" w:ascii="Arial" w:hAnsi="Arial"/>
        </w:rPr>
        <w:t>S.</w:t>
      </w:r>
      <w:r>
        <w:rPr>
          <w:rFonts w:cs="Arial" w:ascii="Arial" w:hAnsi="Arial"/>
          <w:spacing w:val="-2"/>
        </w:rPr>
        <w:t xml:space="preserve"> </w:t>
      </w:r>
      <w:r>
        <w:rPr>
          <w:rFonts w:cs="Arial" w:ascii="Arial" w:hAnsi="Arial"/>
        </w:rPr>
        <w:t xml:space="preserve">A., Zanetti, F., Mosca, G., </w:t>
      </w:r>
      <w:r>
        <w:rPr>
          <w:rFonts w:cs="Arial" w:ascii="Arial" w:hAnsi="Arial"/>
          <w:w w:val="95"/>
        </w:rPr>
        <w:t>and Bommarco, R. 2015.</w:t>
      </w:r>
      <w:r>
        <w:rPr>
          <w:rFonts w:cs="Arial" w:ascii="Arial" w:hAnsi="Arial"/>
        </w:rPr>
        <w:t xml:space="preserve"> </w:t>
      </w:r>
      <w:r>
        <w:rPr>
          <w:rFonts w:cs="Arial" w:ascii="Arial" w:hAnsi="Arial"/>
          <w:w w:val="95"/>
        </w:rPr>
        <w:t xml:space="preserve">Crop management modifies the benefits of insect pollination in </w:t>
      </w:r>
      <w:r>
        <w:rPr>
          <w:rFonts w:cs="Arial" w:ascii="Arial" w:hAnsi="Arial"/>
        </w:rPr>
        <w:t>oilseed rape.</w:t>
      </w:r>
      <w:r>
        <w:rPr>
          <w:rFonts w:cs="Arial" w:ascii="Arial" w:hAnsi="Arial"/>
          <w:spacing w:val="38"/>
        </w:rPr>
        <w:t xml:space="preserve"> </w:t>
      </w:r>
      <w:r>
        <w:rPr>
          <w:rFonts w:cs="Arial" w:ascii="Arial" w:hAnsi="Arial"/>
          <w:i/>
        </w:rPr>
        <w:t>Agriculture, Ecosystems &amp; Environment</w:t>
      </w:r>
      <w:r>
        <w:rPr>
          <w:rFonts w:cs="Arial" w:ascii="Arial" w:hAnsi="Arial"/>
        </w:rPr>
        <w:t>, 207:61–66.</w:t>
      </w:r>
    </w:p>
    <w:p>
      <w:pPr>
        <w:pStyle w:val="TextBody"/>
        <w:spacing w:lineRule="auto" w:line="218" w:before="214" w:after="0"/>
        <w:ind w:left="354" w:right="1056" w:hanging="235"/>
        <w:jc w:val="both"/>
        <w:rPr>
          <w:rFonts w:ascii="Arial" w:hAnsi="Arial" w:cs="Arial"/>
        </w:rPr>
      </w:pPr>
      <w:bookmarkStart w:id="73" w:name="_bookmark68"/>
      <w:bookmarkEnd w:id="73"/>
      <w:r>
        <w:rPr>
          <w:rFonts w:cs="Arial" w:ascii="Arial" w:hAnsi="Arial"/>
        </w:rPr>
        <w:t>Mazer, S. J. 1987.</w:t>
      </w:r>
      <w:r>
        <w:rPr>
          <w:rFonts w:cs="Arial" w:ascii="Arial" w:hAnsi="Arial"/>
          <w:spacing w:val="40"/>
        </w:rPr>
        <w:t xml:space="preserve"> </w:t>
      </w:r>
      <w:r>
        <w:rPr>
          <w:rFonts w:cs="Arial" w:ascii="Arial" w:hAnsi="Arial"/>
        </w:rPr>
        <w:t xml:space="preserve">The quantitative genetics of life history and fitness components in </w:t>
      </w:r>
      <w:r>
        <w:rPr>
          <w:rFonts w:cs="Arial" w:ascii="Arial" w:hAnsi="Arial"/>
          <w:i/>
        </w:rPr>
        <w:t>Raphanus</w:t>
      </w:r>
      <w:r>
        <w:rPr>
          <w:rFonts w:cs="Arial" w:ascii="Arial" w:hAnsi="Arial"/>
          <w:i/>
          <w:spacing w:val="-2"/>
        </w:rPr>
        <w:t xml:space="preserve"> </w:t>
      </w:r>
      <w:r>
        <w:rPr>
          <w:rFonts w:cs="Arial" w:ascii="Arial" w:hAnsi="Arial"/>
          <w:i/>
        </w:rPr>
        <w:t xml:space="preserve">raphanistrum </w:t>
      </w:r>
      <w:r>
        <w:rPr>
          <w:rFonts w:cs="Arial" w:ascii="Arial" w:hAnsi="Arial"/>
        </w:rPr>
        <w:t>L.</w:t>
      </w:r>
      <w:r>
        <w:rPr>
          <w:rFonts w:cs="Arial" w:ascii="Arial" w:hAnsi="Arial"/>
          <w:spacing w:val="-3"/>
        </w:rPr>
        <w:t xml:space="preserve"> </w:t>
      </w:r>
      <w:r>
        <w:rPr>
          <w:rFonts w:cs="Arial" w:ascii="Arial" w:hAnsi="Arial"/>
        </w:rPr>
        <w:t>(Brassicaceae):</w:t>
      </w:r>
      <w:r>
        <w:rPr>
          <w:rFonts w:cs="Arial" w:ascii="Arial" w:hAnsi="Arial"/>
          <w:spacing w:val="24"/>
        </w:rPr>
        <w:t xml:space="preserve"> </w:t>
      </w:r>
      <w:r>
        <w:rPr>
          <w:rFonts w:cs="Arial" w:ascii="Arial" w:hAnsi="Arial"/>
        </w:rPr>
        <w:t>Ecological</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evolutionary</w:t>
      </w:r>
      <w:r>
        <w:rPr>
          <w:rFonts w:cs="Arial" w:ascii="Arial" w:hAnsi="Arial"/>
          <w:spacing w:val="-3"/>
        </w:rPr>
        <w:t xml:space="preserve"> </w:t>
      </w:r>
      <w:r>
        <w:rPr>
          <w:rFonts w:cs="Arial" w:ascii="Arial" w:hAnsi="Arial"/>
        </w:rPr>
        <w:t>consequences</w:t>
      </w:r>
      <w:r>
        <w:rPr>
          <w:rFonts w:cs="Arial" w:ascii="Arial" w:hAnsi="Arial"/>
          <w:spacing w:val="-3"/>
        </w:rPr>
        <w:t xml:space="preserve"> </w:t>
      </w:r>
      <w:r>
        <w:rPr>
          <w:rFonts w:cs="Arial" w:ascii="Arial" w:hAnsi="Arial"/>
        </w:rPr>
        <w:t>of seed-weight variation.</w:t>
      </w:r>
      <w:r>
        <w:rPr>
          <w:rFonts w:cs="Arial" w:ascii="Arial" w:hAnsi="Arial"/>
          <w:spacing w:val="23"/>
        </w:rPr>
        <w:t xml:space="preserve"> </w:t>
      </w:r>
      <w:r>
        <w:rPr>
          <w:rFonts w:cs="Arial" w:ascii="Arial" w:hAnsi="Arial"/>
          <w:i/>
        </w:rPr>
        <w:t>The American Naturalist</w:t>
      </w:r>
      <w:r>
        <w:rPr>
          <w:rFonts w:cs="Arial" w:ascii="Arial" w:hAnsi="Arial"/>
        </w:rPr>
        <w:t>, 130(6):891–914.</w:t>
      </w:r>
    </w:p>
    <w:p>
      <w:pPr>
        <w:pStyle w:val="TextBody"/>
        <w:spacing w:lineRule="auto" w:line="228" w:before="213" w:after="0"/>
        <w:ind w:left="354" w:right="1055" w:hanging="235"/>
        <w:jc w:val="both"/>
        <w:rPr>
          <w:rFonts w:ascii="Arial" w:hAnsi="Arial" w:cs="Arial"/>
          <w:lang w:val="fr-CA"/>
        </w:rPr>
      </w:pPr>
      <w:bookmarkStart w:id="74" w:name="_bookmark69"/>
      <w:bookmarkEnd w:id="74"/>
      <w:r>
        <w:rPr>
          <w:rFonts w:cs="Arial" w:ascii="Arial" w:hAnsi="Arial"/>
        </w:rPr>
        <w:t>Melathopoulos,</w:t>
      </w:r>
      <w:r>
        <w:rPr>
          <w:rFonts w:cs="Arial" w:ascii="Arial" w:hAnsi="Arial"/>
          <w:spacing w:val="-2"/>
        </w:rPr>
        <w:t xml:space="preserve"> </w:t>
      </w:r>
      <w:r>
        <w:rPr>
          <w:rFonts w:cs="Arial" w:ascii="Arial" w:hAnsi="Arial"/>
        </w:rPr>
        <w:t>A.</w:t>
      </w:r>
      <w:r>
        <w:rPr>
          <w:rFonts w:cs="Arial" w:ascii="Arial" w:hAnsi="Arial"/>
          <w:spacing w:val="-3"/>
        </w:rPr>
        <w:t xml:space="preserve"> </w:t>
      </w:r>
      <w:r>
        <w:rPr>
          <w:rFonts w:cs="Arial" w:ascii="Arial" w:hAnsi="Arial"/>
        </w:rPr>
        <w:t>P.,</w:t>
      </w:r>
      <w:r>
        <w:rPr>
          <w:rFonts w:cs="Arial" w:ascii="Arial" w:hAnsi="Arial"/>
          <w:spacing w:val="-2"/>
        </w:rPr>
        <w:t xml:space="preserve"> </w:t>
      </w:r>
      <w:r>
        <w:rPr>
          <w:rFonts w:cs="Arial" w:ascii="Arial" w:hAnsi="Arial"/>
        </w:rPr>
        <w:t>Cutler,</w:t>
      </w:r>
      <w:r>
        <w:rPr>
          <w:rFonts w:cs="Arial" w:ascii="Arial" w:hAnsi="Arial"/>
          <w:spacing w:val="-2"/>
        </w:rPr>
        <w:t xml:space="preserve"> </w:t>
      </w:r>
      <w:r>
        <w:rPr>
          <w:rFonts w:cs="Arial" w:ascii="Arial" w:hAnsi="Arial"/>
        </w:rPr>
        <w:t>G.</w:t>
      </w:r>
      <w:r>
        <w:rPr>
          <w:rFonts w:cs="Arial" w:ascii="Arial" w:hAnsi="Arial"/>
          <w:spacing w:val="-3"/>
        </w:rPr>
        <w:t xml:space="preserve"> </w:t>
      </w:r>
      <w:r>
        <w:rPr>
          <w:rFonts w:cs="Arial" w:ascii="Arial" w:hAnsi="Arial"/>
        </w:rPr>
        <w:t>C.,</w:t>
      </w:r>
      <w:r>
        <w:rPr>
          <w:rFonts w:cs="Arial" w:ascii="Arial" w:hAnsi="Arial"/>
          <w:spacing w:val="-2"/>
        </w:rPr>
        <w:t xml:space="preserve"> </w:t>
      </w:r>
      <w:r>
        <w:rPr>
          <w:rFonts w:cs="Arial" w:ascii="Arial" w:hAnsi="Arial"/>
        </w:rPr>
        <w:t>and</w:t>
      </w:r>
      <w:r>
        <w:rPr>
          <w:rFonts w:cs="Arial" w:ascii="Arial" w:hAnsi="Arial"/>
          <w:spacing w:val="-3"/>
        </w:rPr>
        <w:t xml:space="preserve"> </w:t>
      </w:r>
      <w:r>
        <w:rPr>
          <w:rFonts w:cs="Arial" w:ascii="Arial" w:hAnsi="Arial"/>
        </w:rPr>
        <w:t>Tyedmers,</w:t>
      </w:r>
      <w:r>
        <w:rPr>
          <w:rFonts w:cs="Arial" w:ascii="Arial" w:hAnsi="Arial"/>
          <w:spacing w:val="-2"/>
        </w:rPr>
        <w:t xml:space="preserve"> </w:t>
      </w:r>
      <w:r>
        <w:rPr>
          <w:rFonts w:cs="Arial" w:ascii="Arial" w:hAnsi="Arial"/>
        </w:rPr>
        <w:t>P.</w:t>
      </w:r>
      <w:r>
        <w:rPr>
          <w:rFonts w:cs="Arial" w:ascii="Arial" w:hAnsi="Arial"/>
          <w:spacing w:val="-3"/>
        </w:rPr>
        <w:t xml:space="preserve"> </w:t>
      </w:r>
      <w:r>
        <w:rPr>
          <w:rFonts w:cs="Arial" w:ascii="Arial" w:hAnsi="Arial"/>
        </w:rPr>
        <w:t>2015.</w:t>
      </w:r>
      <w:r>
        <w:rPr>
          <w:rFonts w:cs="Arial" w:ascii="Arial" w:hAnsi="Arial"/>
          <w:spacing w:val="18"/>
        </w:rPr>
        <w:t xml:space="preserve"> </w:t>
      </w:r>
      <w:r>
        <w:rPr>
          <w:rFonts w:cs="Arial" w:ascii="Arial" w:hAnsi="Arial"/>
        </w:rPr>
        <w:t>Where</w:t>
      </w:r>
      <w:r>
        <w:rPr>
          <w:rFonts w:cs="Arial" w:ascii="Arial" w:hAnsi="Arial"/>
          <w:spacing w:val="-3"/>
        </w:rPr>
        <w:t xml:space="preserve"> </w:t>
      </w:r>
      <w:r>
        <w:rPr>
          <w:rFonts w:cs="Arial" w:ascii="Arial" w:hAnsi="Arial"/>
        </w:rPr>
        <w:t>is</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value</w:t>
      </w:r>
      <w:r>
        <w:rPr>
          <w:rFonts w:cs="Arial" w:ascii="Arial" w:hAnsi="Arial"/>
          <w:spacing w:val="-3"/>
        </w:rPr>
        <w:t xml:space="preserve"> </w:t>
      </w:r>
      <w:r>
        <w:rPr>
          <w:rFonts w:cs="Arial" w:ascii="Arial" w:hAnsi="Arial"/>
        </w:rPr>
        <w:t>in</w:t>
      </w:r>
      <w:r>
        <w:rPr>
          <w:rFonts w:cs="Arial" w:ascii="Arial" w:hAnsi="Arial"/>
          <w:spacing w:val="-3"/>
        </w:rPr>
        <w:t xml:space="preserve"> </w:t>
      </w:r>
      <w:r>
        <w:rPr>
          <w:rFonts w:cs="Arial" w:ascii="Arial" w:hAnsi="Arial"/>
        </w:rPr>
        <w:t>valuing pollination ecosystem services to agriculture?</w:t>
      </w:r>
      <w:r>
        <w:rPr>
          <w:rFonts w:cs="Arial" w:ascii="Arial" w:hAnsi="Arial"/>
          <w:spacing w:val="40"/>
        </w:rPr>
        <w:t xml:space="preserve"> </w:t>
      </w:r>
      <w:r>
        <w:rPr>
          <w:rFonts w:cs="Arial" w:ascii="Arial" w:hAnsi="Arial"/>
          <w:i/>
          <w:lang w:val="fr-CA"/>
        </w:rPr>
        <w:t>Ecological Economics</w:t>
      </w:r>
      <w:r>
        <w:rPr>
          <w:rFonts w:cs="Arial" w:ascii="Arial" w:hAnsi="Arial"/>
          <w:lang w:val="fr-CA"/>
        </w:rPr>
        <w:t>, 109:59 – 70.</w:t>
      </w:r>
    </w:p>
    <w:p>
      <w:pPr>
        <w:pStyle w:val="TextBody"/>
        <w:spacing w:before="1" w:after="0"/>
        <w:rPr>
          <w:rFonts w:ascii="Arial" w:hAnsi="Arial" w:cs="Arial"/>
          <w:sz w:val="19"/>
          <w:lang w:val="fr-CA"/>
        </w:rPr>
      </w:pPr>
      <w:r>
        <w:rPr>
          <w:rFonts w:cs="Arial" w:ascii="Arial" w:hAnsi="Arial"/>
          <w:sz w:val="19"/>
          <w:lang w:val="fr-CA"/>
        </w:rPr>
      </w:r>
    </w:p>
    <w:p>
      <w:pPr>
        <w:pStyle w:val="TextBody"/>
        <w:spacing w:lineRule="auto" w:line="218"/>
        <w:ind w:left="354" w:right="1055" w:hanging="235"/>
        <w:jc w:val="both"/>
        <w:rPr>
          <w:rFonts w:ascii="Arial" w:hAnsi="Arial" w:cs="Arial"/>
        </w:rPr>
      </w:pPr>
      <w:bookmarkStart w:id="75" w:name="_bookmark70"/>
      <w:bookmarkEnd w:id="75"/>
      <w:r>
        <w:rPr>
          <w:rFonts w:cs="Arial" w:ascii="Arial" w:hAnsi="Arial"/>
          <w:spacing w:val="-2"/>
          <w:lang w:val="fr-CA"/>
        </w:rPr>
        <w:t>Mesquida,</w:t>
      </w:r>
      <w:r>
        <w:rPr>
          <w:rFonts w:cs="Arial" w:ascii="Arial" w:hAnsi="Arial"/>
          <w:spacing w:val="-10"/>
          <w:lang w:val="fr-CA"/>
        </w:rPr>
        <w:t xml:space="preserve"> </w:t>
      </w:r>
      <w:r>
        <w:rPr>
          <w:rFonts w:cs="Arial" w:ascii="Arial" w:hAnsi="Arial"/>
          <w:spacing w:val="-2"/>
          <w:lang w:val="fr-CA"/>
        </w:rPr>
        <w:t>J.,</w:t>
      </w:r>
      <w:r>
        <w:rPr>
          <w:rFonts w:cs="Arial" w:ascii="Arial" w:hAnsi="Arial"/>
          <w:spacing w:val="-10"/>
          <w:lang w:val="fr-CA"/>
        </w:rPr>
        <w:t xml:space="preserve"> </w:t>
      </w:r>
      <w:r>
        <w:rPr>
          <w:rFonts w:cs="Arial" w:ascii="Arial" w:hAnsi="Arial"/>
          <w:spacing w:val="-2"/>
          <w:lang w:val="fr-CA"/>
        </w:rPr>
        <w:t>Pham-</w:t>
      </w:r>
      <w:r>
        <w:rPr>
          <w:rFonts w:cs="Arial" w:ascii="Arial" w:hAnsi="Arial"/>
          <w:spacing w:val="14"/>
          <w:w w:val="102"/>
          <w:lang w:val="fr-CA"/>
        </w:rPr>
        <w:t>D</w:t>
      </w:r>
      <w:r>
        <w:rPr>
          <w:rFonts w:cs="Arial" w:ascii="Arial" w:hAnsi="Arial"/>
          <w:spacing w:val="-90"/>
          <w:w w:val="103"/>
          <w:lang w:val="fr-CA"/>
        </w:rPr>
        <w:t>´</w:t>
      </w:r>
      <w:r>
        <w:rPr>
          <w:rFonts w:cs="Arial" w:ascii="Arial" w:hAnsi="Arial"/>
          <w:spacing w:val="21"/>
          <w:w w:val="97"/>
          <w:lang w:val="fr-CA"/>
        </w:rPr>
        <w:t>e</w:t>
      </w:r>
      <w:r>
        <w:rPr>
          <w:rFonts w:cs="Arial" w:ascii="Arial" w:hAnsi="Arial"/>
          <w:spacing w:val="14"/>
          <w:w w:val="97"/>
          <w:lang w:val="fr-CA"/>
        </w:rPr>
        <w:t>l</w:t>
      </w:r>
      <w:r>
        <w:rPr>
          <w:rFonts w:cs="Arial" w:ascii="Arial" w:hAnsi="Arial"/>
          <w:spacing w:val="-90"/>
          <w:w w:val="103"/>
          <w:lang w:val="fr-CA"/>
        </w:rPr>
        <w:t>`</w:t>
      </w:r>
      <w:r>
        <w:rPr>
          <w:rFonts w:cs="Arial" w:ascii="Arial" w:hAnsi="Arial"/>
          <w:spacing w:val="21"/>
          <w:w w:val="98"/>
          <w:lang w:val="fr-CA"/>
        </w:rPr>
        <w:t>egu</w:t>
      </w:r>
      <w:r>
        <w:rPr>
          <w:rFonts w:cs="Arial" w:ascii="Arial" w:hAnsi="Arial"/>
          <w:spacing w:val="20"/>
          <w:w w:val="98"/>
          <w:lang w:val="fr-CA"/>
        </w:rPr>
        <w:t>e</w:t>
      </w:r>
      <w:r>
        <w:rPr>
          <w:rFonts w:cs="Arial" w:ascii="Arial" w:hAnsi="Arial"/>
          <w:spacing w:val="21"/>
          <w:w w:val="106"/>
          <w:lang w:val="fr-CA"/>
        </w:rPr>
        <w:t>,</w:t>
      </w:r>
      <w:r>
        <w:rPr>
          <w:rFonts w:cs="Arial" w:ascii="Arial" w:hAnsi="Arial"/>
          <w:spacing w:val="-10"/>
          <w:lang w:val="fr-CA"/>
        </w:rPr>
        <w:t xml:space="preserve"> </w:t>
      </w:r>
      <w:r>
        <w:rPr>
          <w:rFonts w:cs="Arial" w:ascii="Arial" w:hAnsi="Arial"/>
          <w:spacing w:val="-2"/>
          <w:lang w:val="fr-CA"/>
        </w:rPr>
        <w:t>M.</w:t>
      </w:r>
      <w:r>
        <w:rPr>
          <w:rFonts w:cs="Arial" w:ascii="Arial" w:hAnsi="Arial"/>
          <w:spacing w:val="-11"/>
          <w:lang w:val="fr-CA"/>
        </w:rPr>
        <w:t xml:space="preserve"> </w:t>
      </w:r>
      <w:r>
        <w:rPr>
          <w:rFonts w:cs="Arial" w:ascii="Arial" w:hAnsi="Arial"/>
          <w:spacing w:val="-2"/>
          <w:lang w:val="fr-CA"/>
        </w:rPr>
        <w:t>H.,</w:t>
      </w:r>
      <w:r>
        <w:rPr>
          <w:rFonts w:cs="Arial" w:ascii="Arial" w:hAnsi="Arial"/>
          <w:spacing w:val="-10"/>
          <w:lang w:val="fr-CA"/>
        </w:rPr>
        <w:t xml:space="preserve"> </w:t>
      </w:r>
      <w:r>
        <w:rPr>
          <w:rFonts w:cs="Arial" w:ascii="Arial" w:hAnsi="Arial"/>
          <w:spacing w:val="-2"/>
          <w:lang w:val="fr-CA"/>
        </w:rPr>
        <w:t>Marilleau,</w:t>
      </w:r>
      <w:r>
        <w:rPr>
          <w:rFonts w:cs="Arial" w:ascii="Arial" w:hAnsi="Arial"/>
          <w:spacing w:val="-10"/>
          <w:lang w:val="fr-CA"/>
        </w:rPr>
        <w:t xml:space="preserve"> </w:t>
      </w:r>
      <w:r>
        <w:rPr>
          <w:rFonts w:cs="Arial" w:ascii="Arial" w:hAnsi="Arial"/>
          <w:spacing w:val="-2"/>
          <w:lang w:val="fr-CA"/>
        </w:rPr>
        <w:t>R.,</w:t>
      </w:r>
      <w:r>
        <w:rPr>
          <w:rFonts w:cs="Arial" w:ascii="Arial" w:hAnsi="Arial"/>
          <w:spacing w:val="-10"/>
          <w:lang w:val="fr-CA"/>
        </w:rPr>
        <w:t xml:space="preserve"> </w:t>
      </w:r>
      <w:r>
        <w:rPr>
          <w:rFonts w:cs="Arial" w:ascii="Arial" w:hAnsi="Arial"/>
          <w:spacing w:val="-2"/>
          <w:lang w:val="fr-CA"/>
        </w:rPr>
        <w:t>Le</w:t>
      </w:r>
      <w:r>
        <w:rPr>
          <w:rFonts w:cs="Arial" w:ascii="Arial" w:hAnsi="Arial"/>
          <w:spacing w:val="-11"/>
          <w:lang w:val="fr-CA"/>
        </w:rPr>
        <w:t xml:space="preserve"> </w:t>
      </w:r>
      <w:r>
        <w:rPr>
          <w:rFonts w:cs="Arial" w:ascii="Arial" w:hAnsi="Arial"/>
          <w:spacing w:val="-2"/>
          <w:lang w:val="fr-CA"/>
        </w:rPr>
        <w:t>Metayer,</w:t>
      </w:r>
      <w:r>
        <w:rPr>
          <w:rFonts w:cs="Arial" w:ascii="Arial" w:hAnsi="Arial"/>
          <w:spacing w:val="-10"/>
          <w:lang w:val="fr-CA"/>
        </w:rPr>
        <w:t xml:space="preserve"> </w:t>
      </w:r>
      <w:r>
        <w:rPr>
          <w:rFonts w:cs="Arial" w:ascii="Arial" w:hAnsi="Arial"/>
          <w:spacing w:val="-2"/>
          <w:lang w:val="fr-CA"/>
        </w:rPr>
        <w:t>M.,</w:t>
      </w:r>
      <w:r>
        <w:rPr>
          <w:rFonts w:cs="Arial" w:ascii="Arial" w:hAnsi="Arial"/>
          <w:spacing w:val="-10"/>
          <w:lang w:val="fr-CA"/>
        </w:rPr>
        <w:t xml:space="preserve"> </w:t>
      </w:r>
      <w:r>
        <w:rPr>
          <w:rFonts w:cs="Arial" w:ascii="Arial" w:hAnsi="Arial"/>
          <w:spacing w:val="-2"/>
          <w:lang w:val="fr-CA"/>
        </w:rPr>
        <w:t>and</w:t>
      </w:r>
      <w:r>
        <w:rPr>
          <w:rFonts w:cs="Arial" w:ascii="Arial" w:hAnsi="Arial"/>
          <w:spacing w:val="-11"/>
          <w:lang w:val="fr-CA"/>
        </w:rPr>
        <w:t xml:space="preserve"> </w:t>
      </w:r>
      <w:r>
        <w:rPr>
          <w:rFonts w:cs="Arial" w:ascii="Arial" w:hAnsi="Arial"/>
          <w:spacing w:val="-2"/>
          <w:lang w:val="fr-CA"/>
        </w:rPr>
        <w:t>Renard,</w:t>
      </w:r>
      <w:r>
        <w:rPr>
          <w:rFonts w:cs="Arial" w:ascii="Arial" w:hAnsi="Arial"/>
          <w:spacing w:val="-10"/>
          <w:lang w:val="fr-CA"/>
        </w:rPr>
        <w:t xml:space="preserve"> </w:t>
      </w:r>
      <w:r>
        <w:rPr>
          <w:rFonts w:cs="Arial" w:ascii="Arial" w:hAnsi="Arial"/>
          <w:spacing w:val="-2"/>
          <w:lang w:val="fr-CA"/>
        </w:rPr>
        <w:t>M.</w:t>
      </w:r>
      <w:r>
        <w:rPr>
          <w:rFonts w:cs="Arial" w:ascii="Arial" w:hAnsi="Arial"/>
          <w:spacing w:val="-11"/>
          <w:lang w:val="fr-CA"/>
        </w:rPr>
        <w:t xml:space="preserve"> </w:t>
      </w:r>
      <w:r>
        <w:rPr>
          <w:rFonts w:cs="Arial" w:ascii="Arial" w:hAnsi="Arial"/>
          <w:spacing w:val="-2"/>
          <w:lang w:val="fr-CA"/>
        </w:rPr>
        <w:t xml:space="preserve">1991. </w:t>
      </w:r>
      <w:r>
        <w:rPr>
          <w:rFonts w:cs="Arial" w:ascii="Arial" w:hAnsi="Arial"/>
          <w:spacing w:val="-6"/>
          <w:lang w:val="fr-CA"/>
        </w:rPr>
        <w:t xml:space="preserve">La </w:t>
      </w:r>
      <w:r>
        <w:rPr>
          <w:rFonts w:cs="Arial" w:ascii="Arial" w:hAnsi="Arial"/>
          <w:spacing w:val="8"/>
          <w:w w:val="95"/>
          <w:lang w:val="fr-CA"/>
        </w:rPr>
        <w:t>s</w:t>
      </w:r>
      <w:r>
        <w:rPr>
          <w:rFonts w:cs="Arial" w:ascii="Arial" w:hAnsi="Arial"/>
          <w:spacing w:val="-96"/>
          <w:w w:val="104"/>
          <w:lang w:val="fr-CA"/>
        </w:rPr>
        <w:t>´</w:t>
      </w:r>
      <w:r>
        <w:rPr>
          <w:rFonts w:cs="Arial" w:ascii="Arial" w:hAnsi="Arial"/>
          <w:spacing w:val="15"/>
          <w:w w:val="99"/>
          <w:lang w:val="fr-CA"/>
        </w:rPr>
        <w:t>ec</w:t>
      </w:r>
      <w:r>
        <w:rPr>
          <w:rFonts w:cs="Arial" w:ascii="Arial" w:hAnsi="Arial"/>
          <w:spacing w:val="8"/>
          <w:w w:val="99"/>
          <w:lang w:val="fr-CA"/>
        </w:rPr>
        <w:t>r</w:t>
      </w:r>
      <w:r>
        <w:rPr>
          <w:rFonts w:cs="Arial" w:ascii="Arial" w:hAnsi="Arial"/>
          <w:spacing w:val="-96"/>
          <w:w w:val="104"/>
          <w:lang w:val="fr-CA"/>
        </w:rPr>
        <w:t>´</w:t>
      </w:r>
      <w:r>
        <w:rPr>
          <w:rFonts w:cs="Arial" w:ascii="Arial" w:hAnsi="Arial"/>
          <w:spacing w:val="15"/>
          <w:lang w:val="fr-CA"/>
        </w:rPr>
        <w:t>etion</w:t>
      </w:r>
      <w:r>
        <w:rPr>
          <w:rFonts w:cs="Arial" w:ascii="Arial" w:hAnsi="Arial"/>
          <w:spacing w:val="-7"/>
          <w:lang w:val="fr-CA"/>
        </w:rPr>
        <w:t xml:space="preserve"> </w:t>
      </w:r>
      <w:r>
        <w:rPr>
          <w:rFonts w:cs="Arial" w:ascii="Arial" w:hAnsi="Arial"/>
          <w:spacing w:val="3"/>
          <w:w w:val="101"/>
          <w:lang w:val="fr-CA"/>
        </w:rPr>
        <w:t>nect</w:t>
      </w:r>
      <w:r>
        <w:rPr>
          <w:rFonts w:cs="Arial" w:ascii="Arial" w:hAnsi="Arial"/>
          <w:spacing w:val="2"/>
          <w:w w:val="101"/>
          <w:lang w:val="fr-CA"/>
        </w:rPr>
        <w:t>a</w:t>
      </w:r>
      <w:r>
        <w:rPr>
          <w:rFonts w:cs="Arial" w:ascii="Arial" w:hAnsi="Arial"/>
          <w:spacing w:val="3"/>
          <w:w w:val="98"/>
          <w:lang w:val="fr-CA"/>
        </w:rPr>
        <w:t>ri</w:t>
      </w:r>
      <w:r>
        <w:rPr>
          <w:rFonts w:cs="Arial" w:ascii="Arial" w:hAnsi="Arial"/>
          <w:spacing w:val="-4"/>
          <w:w w:val="98"/>
          <w:lang w:val="fr-CA"/>
        </w:rPr>
        <w:t>f</w:t>
      </w:r>
      <w:r>
        <w:rPr>
          <w:rFonts w:cs="Arial" w:ascii="Arial" w:hAnsi="Arial"/>
          <w:spacing w:val="-108"/>
          <w:w w:val="103"/>
          <w:lang w:val="fr-CA"/>
        </w:rPr>
        <w:t>`</w:t>
      </w:r>
      <w:r>
        <w:rPr>
          <w:rFonts w:cs="Arial" w:ascii="Arial" w:hAnsi="Arial"/>
          <w:spacing w:val="3"/>
          <w:w w:val="96"/>
          <w:lang w:val="fr-CA"/>
        </w:rPr>
        <w:t>ere</w:t>
      </w:r>
      <w:r>
        <w:rPr>
          <w:rFonts w:cs="Arial" w:ascii="Arial" w:hAnsi="Arial"/>
          <w:spacing w:val="-6"/>
          <w:w w:val="99"/>
          <w:lang w:val="fr-CA"/>
        </w:rPr>
        <w:t xml:space="preserve"> </w:t>
      </w:r>
      <w:r>
        <w:rPr>
          <w:rFonts w:cs="Arial" w:ascii="Arial" w:hAnsi="Arial"/>
          <w:spacing w:val="-6"/>
          <w:lang w:val="fr-CA"/>
        </w:rPr>
        <w:t xml:space="preserve">des fleurs de cybrides </w:t>
      </w:r>
      <w:r>
        <w:rPr>
          <w:rFonts w:cs="Arial" w:ascii="Arial" w:hAnsi="Arial"/>
          <w:spacing w:val="10"/>
          <w:w w:val="98"/>
          <w:lang w:val="fr-CA"/>
        </w:rPr>
        <w:t>m</w:t>
      </w:r>
      <w:r>
        <w:rPr>
          <w:rFonts w:cs="Arial" w:ascii="Arial" w:hAnsi="Arial"/>
          <w:spacing w:val="-107"/>
          <w:w w:val="103"/>
          <w:lang w:val="fr-CA"/>
        </w:rPr>
        <w:t>ˆ</w:t>
      </w:r>
      <w:r>
        <w:rPr>
          <w:rFonts w:cs="Arial" w:ascii="Arial" w:hAnsi="Arial"/>
          <w:spacing w:val="10"/>
          <w:w w:val="99"/>
          <w:lang w:val="fr-CA"/>
        </w:rPr>
        <w:t>ales-</w:t>
      </w:r>
      <w:r>
        <w:rPr>
          <w:rFonts w:cs="Arial" w:ascii="Arial" w:hAnsi="Arial"/>
          <w:spacing w:val="7"/>
          <w:w w:val="101"/>
          <w:lang w:val="fr-CA"/>
        </w:rPr>
        <w:t>s</w:t>
      </w:r>
      <w:r>
        <w:rPr>
          <w:rFonts w:cs="Arial" w:ascii="Arial" w:hAnsi="Arial"/>
          <w:w w:val="101"/>
          <w:lang w:val="fr-CA"/>
        </w:rPr>
        <w:t>t</w:t>
      </w:r>
      <w:r>
        <w:rPr>
          <w:rFonts w:cs="Arial" w:ascii="Arial" w:hAnsi="Arial"/>
          <w:spacing w:val="-104"/>
          <w:w w:val="105"/>
          <w:lang w:val="fr-CA"/>
        </w:rPr>
        <w:t>´</w:t>
      </w:r>
      <w:r>
        <w:rPr>
          <w:rFonts w:cs="Arial" w:ascii="Arial" w:hAnsi="Arial"/>
          <w:spacing w:val="7"/>
          <w:w w:val="98"/>
          <w:lang w:val="fr-CA"/>
        </w:rPr>
        <w:t>eriles</w:t>
      </w:r>
      <w:r>
        <w:rPr>
          <w:rFonts w:cs="Arial" w:ascii="Arial" w:hAnsi="Arial"/>
          <w:spacing w:val="-7"/>
          <w:w w:val="99"/>
          <w:lang w:val="fr-CA"/>
        </w:rPr>
        <w:t xml:space="preserve"> </w:t>
      </w:r>
      <w:r>
        <w:rPr>
          <w:rFonts w:cs="Arial" w:ascii="Arial" w:hAnsi="Arial"/>
          <w:spacing w:val="-6"/>
          <w:lang w:val="fr-CA"/>
        </w:rPr>
        <w:t>de colza d’hiver (</w:t>
      </w:r>
      <w:r>
        <w:rPr>
          <w:rFonts w:cs="Arial" w:ascii="Arial" w:hAnsi="Arial"/>
          <w:i/>
          <w:spacing w:val="-6"/>
          <w:lang w:val="fr-CA"/>
        </w:rPr>
        <w:t xml:space="preserve">Brassica </w:t>
      </w:r>
      <w:r>
        <w:rPr>
          <w:rFonts w:cs="Arial" w:ascii="Arial" w:hAnsi="Arial"/>
          <w:i/>
          <w:lang w:val="fr-CA"/>
        </w:rPr>
        <w:t>napus</w:t>
      </w:r>
      <w:r>
        <w:rPr>
          <w:rFonts w:cs="Arial" w:ascii="Arial" w:hAnsi="Arial"/>
          <w:i/>
          <w:spacing w:val="40"/>
          <w:lang w:val="fr-CA"/>
        </w:rPr>
        <w:t xml:space="preserve"> </w:t>
      </w:r>
      <w:r>
        <w:rPr>
          <w:rFonts w:cs="Arial" w:ascii="Arial" w:hAnsi="Arial"/>
          <w:lang w:val="fr-CA"/>
        </w:rPr>
        <w:t>L.).</w:t>
      </w:r>
      <w:r>
        <w:rPr>
          <w:rFonts w:cs="Arial" w:ascii="Arial" w:hAnsi="Arial"/>
          <w:spacing w:val="40"/>
          <w:lang w:val="fr-CA"/>
        </w:rPr>
        <w:t xml:space="preserve"> </w:t>
      </w:r>
      <w:r>
        <w:rPr>
          <w:rFonts w:cs="Arial" w:ascii="Arial" w:hAnsi="Arial"/>
          <w:i/>
        </w:rPr>
        <w:t>Agronomie</w:t>
      </w:r>
      <w:r>
        <w:rPr>
          <w:rFonts w:cs="Arial" w:ascii="Arial" w:hAnsi="Arial"/>
        </w:rPr>
        <w:t>, 11(3):217–227.</w:t>
      </w:r>
    </w:p>
    <w:p>
      <w:pPr>
        <w:pStyle w:val="Normal"/>
        <w:spacing w:lineRule="auto" w:line="220" w:before="215" w:after="0"/>
        <w:ind w:left="354" w:right="1056" w:hanging="235"/>
        <w:jc w:val="both"/>
        <w:rPr>
          <w:rFonts w:ascii="Arial" w:hAnsi="Arial" w:cs="Arial"/>
          <w:sz w:val="24"/>
        </w:rPr>
      </w:pPr>
      <w:bookmarkStart w:id="76" w:name="_bookmark71"/>
      <w:bookmarkEnd w:id="76"/>
      <w:r>
        <w:rPr>
          <w:rFonts w:cs="Arial" w:ascii="Arial" w:hAnsi="Arial"/>
          <w:sz w:val="24"/>
        </w:rPr>
        <w:t>Mesquida, J. and Renard, M. 1978.</w:t>
      </w:r>
      <w:r>
        <w:rPr>
          <w:rFonts w:cs="Arial" w:ascii="Arial" w:hAnsi="Arial"/>
          <w:spacing w:val="40"/>
          <w:sz w:val="24"/>
        </w:rPr>
        <w:t xml:space="preserve"> </w:t>
      </w:r>
      <w:r>
        <w:rPr>
          <w:rFonts w:cs="Arial" w:ascii="Arial" w:hAnsi="Arial"/>
          <w:sz w:val="24"/>
        </w:rPr>
        <w:t>Entomophilous pollination of male-sterile strains of winter rapeseed (</w:t>
      </w:r>
      <w:r>
        <w:rPr>
          <w:rFonts w:cs="Arial" w:ascii="Arial" w:hAnsi="Arial"/>
          <w:i/>
          <w:sz w:val="24"/>
        </w:rPr>
        <w:t xml:space="preserve">Brassica napus </w:t>
      </w:r>
      <w:r>
        <w:rPr>
          <w:rFonts w:cs="Arial" w:ascii="Arial" w:hAnsi="Arial"/>
          <w:sz w:val="24"/>
        </w:rPr>
        <w:t xml:space="preserve">L. Metzger var. </w:t>
      </w:r>
      <w:r>
        <w:rPr>
          <w:rFonts w:cs="Arial" w:ascii="Arial" w:hAnsi="Arial"/>
          <w:i/>
          <w:sz w:val="24"/>
        </w:rPr>
        <w:t>oleifera</w:t>
      </w:r>
      <w:r>
        <w:rPr>
          <w:rFonts w:cs="Arial" w:ascii="Arial" w:hAnsi="Arial"/>
          <w:sz w:val="24"/>
        </w:rPr>
        <w:t>) and a preliminary study of alternating devices.</w:t>
      </w:r>
      <w:r>
        <w:rPr>
          <w:rFonts w:cs="Arial" w:ascii="Arial" w:hAnsi="Arial"/>
          <w:spacing w:val="40"/>
          <w:sz w:val="24"/>
        </w:rPr>
        <w:t xml:space="preserve"> </w:t>
      </w:r>
      <w:r>
        <w:rPr>
          <w:rFonts w:cs="Arial" w:ascii="Arial" w:hAnsi="Arial"/>
          <w:i/>
          <w:sz w:val="24"/>
        </w:rPr>
        <w:t>Proceedings of the IVth International Symposium on Pollination</w:t>
      </w:r>
      <w:r>
        <w:rPr>
          <w:rFonts w:cs="Arial" w:ascii="Arial" w:hAnsi="Arial"/>
          <w:sz w:val="24"/>
        </w:rPr>
        <w:t>, 4:49–57.</w:t>
      </w:r>
      <w:r>
        <w:rPr>
          <w:rFonts w:cs="Arial" w:ascii="Arial" w:hAnsi="Arial"/>
          <w:spacing w:val="15"/>
          <w:sz w:val="24"/>
        </w:rPr>
        <w:t xml:space="preserve"> </w:t>
      </w:r>
      <w:r>
        <w:rPr>
          <w:rFonts w:cs="Arial" w:ascii="Arial" w:hAnsi="Arial"/>
          <w:sz w:val="24"/>
        </w:rPr>
        <w:t>University</w:t>
      </w:r>
      <w:r>
        <w:rPr>
          <w:rFonts w:cs="Arial" w:ascii="Arial" w:hAnsi="Arial"/>
          <w:spacing w:val="-3"/>
          <w:sz w:val="24"/>
        </w:rPr>
        <w:t xml:space="preserve"> </w:t>
      </w:r>
      <w:r>
        <w:rPr>
          <w:rFonts w:cs="Arial" w:ascii="Arial" w:hAnsi="Arial"/>
          <w:sz w:val="24"/>
        </w:rPr>
        <w:t>of</w:t>
      </w:r>
      <w:r>
        <w:rPr>
          <w:rFonts w:cs="Arial" w:ascii="Arial" w:hAnsi="Arial"/>
          <w:spacing w:val="-3"/>
          <w:sz w:val="24"/>
        </w:rPr>
        <w:t xml:space="preserve"> </w:t>
      </w:r>
      <w:r>
        <w:rPr>
          <w:rFonts w:cs="Arial" w:ascii="Arial" w:hAnsi="Arial"/>
          <w:sz w:val="24"/>
        </w:rPr>
        <w:t>Maryland.</w:t>
      </w:r>
    </w:p>
    <w:p>
      <w:pPr>
        <w:pStyle w:val="TextBody"/>
        <w:spacing w:before="10" w:after="0"/>
        <w:rPr>
          <w:rFonts w:ascii="Arial" w:hAnsi="Arial" w:cs="Arial"/>
          <w:sz w:val="20"/>
        </w:rPr>
      </w:pPr>
      <w:r>
        <w:rPr>
          <w:rFonts w:cs="Arial" w:ascii="Arial" w:hAnsi="Arial"/>
          <w:sz w:val="20"/>
        </w:rPr>
      </w:r>
    </w:p>
    <w:p>
      <w:pPr>
        <w:pStyle w:val="Normal"/>
        <w:spacing w:lineRule="auto" w:line="218" w:before="1" w:after="0"/>
        <w:ind w:left="354" w:right="1057" w:hanging="235"/>
        <w:jc w:val="both"/>
        <w:rPr>
          <w:rFonts w:ascii="Arial" w:hAnsi="Arial" w:cs="Arial"/>
          <w:sz w:val="24"/>
          <w:lang w:val="fr-CA"/>
        </w:rPr>
      </w:pPr>
      <w:bookmarkStart w:id="77" w:name="_bookmark72"/>
      <w:bookmarkEnd w:id="77"/>
      <w:r>
        <w:rPr>
          <w:rFonts w:cs="Arial" w:ascii="Arial" w:hAnsi="Arial"/>
          <w:w w:val="95"/>
          <w:sz w:val="24"/>
          <w:lang w:val="fr-CA"/>
        </w:rPr>
        <w:t>Mesquida,</w:t>
      </w:r>
      <w:r>
        <w:rPr>
          <w:rFonts w:cs="Arial" w:ascii="Arial" w:hAnsi="Arial"/>
          <w:spacing w:val="-7"/>
          <w:w w:val="95"/>
          <w:sz w:val="24"/>
          <w:lang w:val="fr-CA"/>
        </w:rPr>
        <w:t xml:space="preserve"> </w:t>
      </w:r>
      <w:r>
        <w:rPr>
          <w:rFonts w:cs="Arial" w:ascii="Arial" w:hAnsi="Arial"/>
          <w:w w:val="95"/>
          <w:sz w:val="24"/>
          <w:lang w:val="fr-CA"/>
        </w:rPr>
        <w:t>J.</w:t>
      </w:r>
      <w:r>
        <w:rPr>
          <w:rFonts w:cs="Arial" w:ascii="Arial" w:hAnsi="Arial"/>
          <w:spacing w:val="-7"/>
          <w:w w:val="95"/>
          <w:sz w:val="24"/>
          <w:lang w:val="fr-CA"/>
        </w:rPr>
        <w:t xml:space="preserve"> </w:t>
      </w:r>
      <w:r>
        <w:rPr>
          <w:rFonts w:cs="Arial" w:ascii="Arial" w:hAnsi="Arial"/>
          <w:w w:val="95"/>
          <w:sz w:val="24"/>
          <w:lang w:val="fr-CA"/>
        </w:rPr>
        <w:t>and</w:t>
      </w:r>
      <w:r>
        <w:rPr>
          <w:rFonts w:cs="Arial" w:ascii="Arial" w:hAnsi="Arial"/>
          <w:spacing w:val="-8"/>
          <w:w w:val="95"/>
          <w:sz w:val="24"/>
          <w:lang w:val="fr-CA"/>
        </w:rPr>
        <w:t xml:space="preserve"> </w:t>
      </w:r>
      <w:r>
        <w:rPr>
          <w:rFonts w:cs="Arial" w:ascii="Arial" w:hAnsi="Arial"/>
          <w:w w:val="95"/>
          <w:sz w:val="24"/>
          <w:lang w:val="fr-CA"/>
        </w:rPr>
        <w:t>Renard,</w:t>
      </w:r>
      <w:r>
        <w:rPr>
          <w:rFonts w:cs="Arial" w:ascii="Arial" w:hAnsi="Arial"/>
          <w:spacing w:val="-7"/>
          <w:w w:val="95"/>
          <w:sz w:val="24"/>
          <w:lang w:val="fr-CA"/>
        </w:rPr>
        <w:t xml:space="preserve"> </w:t>
      </w:r>
      <w:r>
        <w:rPr>
          <w:rFonts w:cs="Arial" w:ascii="Arial" w:hAnsi="Arial"/>
          <w:w w:val="95"/>
          <w:sz w:val="24"/>
          <w:lang w:val="fr-CA"/>
        </w:rPr>
        <w:t>M.</w:t>
      </w:r>
      <w:r>
        <w:rPr>
          <w:rFonts w:cs="Arial" w:ascii="Arial" w:hAnsi="Arial"/>
          <w:spacing w:val="-7"/>
          <w:w w:val="95"/>
          <w:sz w:val="24"/>
          <w:lang w:val="fr-CA"/>
        </w:rPr>
        <w:t xml:space="preserve"> </w:t>
      </w:r>
      <w:r>
        <w:rPr>
          <w:rFonts w:cs="Arial" w:ascii="Arial" w:hAnsi="Arial"/>
          <w:w w:val="95"/>
          <w:sz w:val="24"/>
          <w:lang w:val="fr-CA"/>
        </w:rPr>
        <w:t>1981. Pollinisation</w:t>
      </w:r>
      <w:r>
        <w:rPr>
          <w:rFonts w:cs="Arial" w:ascii="Arial" w:hAnsi="Arial"/>
          <w:spacing w:val="-8"/>
          <w:w w:val="95"/>
          <w:sz w:val="24"/>
          <w:lang w:val="fr-CA"/>
        </w:rPr>
        <w:t xml:space="preserve"> </w:t>
      </w:r>
      <w:r>
        <w:rPr>
          <w:rFonts w:cs="Arial" w:ascii="Arial" w:hAnsi="Arial"/>
          <w:w w:val="95"/>
          <w:sz w:val="24"/>
          <w:lang w:val="fr-CA"/>
        </w:rPr>
        <w:t>du</w:t>
      </w:r>
      <w:r>
        <w:rPr>
          <w:rFonts w:cs="Arial" w:ascii="Arial" w:hAnsi="Arial"/>
          <w:spacing w:val="-7"/>
          <w:w w:val="95"/>
          <w:sz w:val="24"/>
          <w:lang w:val="fr-CA"/>
        </w:rPr>
        <w:t xml:space="preserve"> </w:t>
      </w:r>
      <w:r>
        <w:rPr>
          <w:rFonts w:cs="Arial" w:ascii="Arial" w:hAnsi="Arial"/>
          <w:w w:val="95"/>
          <w:sz w:val="24"/>
          <w:lang w:val="fr-CA"/>
        </w:rPr>
        <w:t>colza</w:t>
      </w:r>
      <w:r>
        <w:rPr>
          <w:rFonts w:cs="Arial" w:ascii="Arial" w:hAnsi="Arial"/>
          <w:spacing w:val="-8"/>
          <w:w w:val="95"/>
          <w:sz w:val="24"/>
          <w:lang w:val="fr-CA"/>
        </w:rPr>
        <w:t xml:space="preserve"> </w:t>
      </w:r>
      <w:r>
        <w:rPr>
          <w:rFonts w:cs="Arial" w:ascii="Arial" w:hAnsi="Arial"/>
          <w:w w:val="95"/>
          <w:sz w:val="24"/>
          <w:lang w:val="fr-CA"/>
        </w:rPr>
        <w:t>d’hiver</w:t>
      </w:r>
      <w:r>
        <w:rPr>
          <w:rFonts w:cs="Arial" w:ascii="Arial" w:hAnsi="Arial"/>
          <w:spacing w:val="-8"/>
          <w:w w:val="95"/>
          <w:sz w:val="24"/>
          <w:lang w:val="fr-CA"/>
        </w:rPr>
        <w:t xml:space="preserve"> </w:t>
      </w:r>
      <w:r>
        <w:rPr>
          <w:rFonts w:cs="Arial" w:ascii="Arial" w:hAnsi="Arial"/>
          <w:spacing w:val="19"/>
          <w:w w:val="93"/>
          <w:sz w:val="24"/>
          <w:lang w:val="fr-CA"/>
        </w:rPr>
        <w:t>m</w:t>
      </w:r>
      <w:r>
        <w:rPr>
          <w:rFonts w:cs="Arial" w:ascii="Arial" w:hAnsi="Arial"/>
          <w:spacing w:val="-98"/>
          <w:w w:val="98"/>
          <w:sz w:val="24"/>
          <w:lang w:val="fr-CA"/>
        </w:rPr>
        <w:t>ˆ</w:t>
      </w:r>
      <w:r>
        <w:rPr>
          <w:rFonts w:cs="Arial" w:ascii="Arial" w:hAnsi="Arial"/>
          <w:spacing w:val="19"/>
          <w:w w:val="94"/>
          <w:sz w:val="24"/>
          <w:lang w:val="fr-CA"/>
        </w:rPr>
        <w:t>ale-</w:t>
      </w:r>
      <w:r>
        <w:rPr>
          <w:rFonts w:cs="Arial" w:ascii="Arial" w:hAnsi="Arial"/>
          <w:w w:val="95"/>
          <w:sz w:val="24"/>
          <w:lang w:val="fr-CA"/>
        </w:rPr>
        <w:t>fertile</w:t>
      </w:r>
      <w:r>
        <w:rPr>
          <w:rFonts w:cs="Arial" w:ascii="Arial" w:hAnsi="Arial"/>
          <w:spacing w:val="-8"/>
          <w:w w:val="95"/>
          <w:sz w:val="24"/>
          <w:lang w:val="fr-CA"/>
        </w:rPr>
        <w:t xml:space="preserve"> </w:t>
      </w:r>
      <w:r>
        <w:rPr>
          <w:rFonts w:cs="Arial" w:ascii="Arial" w:hAnsi="Arial"/>
          <w:w w:val="95"/>
          <w:sz w:val="24"/>
          <w:lang w:val="fr-CA"/>
        </w:rPr>
        <w:t>et</w:t>
      </w:r>
      <w:r>
        <w:rPr>
          <w:rFonts w:cs="Arial" w:ascii="Arial" w:hAnsi="Arial"/>
          <w:spacing w:val="-8"/>
          <w:w w:val="95"/>
          <w:sz w:val="24"/>
          <w:lang w:val="fr-CA"/>
        </w:rPr>
        <w:t xml:space="preserve"> </w:t>
      </w:r>
      <w:r>
        <w:rPr>
          <w:rFonts w:cs="Arial" w:ascii="Arial" w:hAnsi="Arial"/>
          <w:spacing w:val="19"/>
          <w:w w:val="93"/>
          <w:sz w:val="24"/>
          <w:lang w:val="fr-CA"/>
        </w:rPr>
        <w:t>m</w:t>
      </w:r>
      <w:r>
        <w:rPr>
          <w:rFonts w:cs="Arial" w:ascii="Arial" w:hAnsi="Arial"/>
          <w:spacing w:val="-98"/>
          <w:w w:val="98"/>
          <w:sz w:val="24"/>
          <w:lang w:val="fr-CA"/>
        </w:rPr>
        <w:t>ˆ</w:t>
      </w:r>
      <w:r>
        <w:rPr>
          <w:rFonts w:cs="Arial" w:ascii="Arial" w:hAnsi="Arial"/>
          <w:spacing w:val="18"/>
          <w:w w:val="97"/>
          <w:sz w:val="24"/>
          <w:lang w:val="fr-CA"/>
        </w:rPr>
        <w:t>a</w:t>
      </w:r>
      <w:r>
        <w:rPr>
          <w:rFonts w:cs="Arial" w:ascii="Arial" w:hAnsi="Arial"/>
          <w:spacing w:val="19"/>
          <w:w w:val="93"/>
          <w:sz w:val="24"/>
          <w:lang w:val="fr-CA"/>
        </w:rPr>
        <w:t>le-</w:t>
      </w:r>
      <w:r>
        <w:rPr>
          <w:rFonts w:cs="Arial" w:ascii="Arial" w:hAnsi="Arial"/>
          <w:w w:val="95"/>
          <w:sz w:val="24"/>
          <w:lang w:val="fr-CA"/>
        </w:rPr>
        <w:t xml:space="preserve">sterile </w:t>
      </w:r>
      <w:r>
        <w:rPr>
          <w:rFonts w:cs="Arial" w:ascii="Arial" w:hAnsi="Arial"/>
          <w:sz w:val="24"/>
          <w:lang w:val="fr-CA"/>
        </w:rPr>
        <w:t>(</w:t>
      </w:r>
      <w:r>
        <w:rPr>
          <w:rFonts w:cs="Arial" w:ascii="Arial" w:hAnsi="Arial"/>
          <w:i/>
          <w:sz w:val="24"/>
          <w:lang w:val="fr-CA"/>
        </w:rPr>
        <w:t xml:space="preserve">Brassica napus </w:t>
      </w:r>
      <w:r>
        <w:rPr>
          <w:rFonts w:cs="Arial" w:ascii="Arial" w:hAnsi="Arial"/>
          <w:sz w:val="24"/>
          <w:lang w:val="fr-CA"/>
        </w:rPr>
        <w:t xml:space="preserve">L. var </w:t>
      </w:r>
      <w:r>
        <w:rPr>
          <w:rFonts w:cs="Arial" w:ascii="Arial" w:hAnsi="Arial"/>
          <w:i/>
          <w:sz w:val="24"/>
          <w:lang w:val="fr-CA"/>
        </w:rPr>
        <w:t xml:space="preserve">oleifera </w:t>
      </w:r>
      <w:r>
        <w:rPr>
          <w:rFonts w:cs="Arial" w:ascii="Arial" w:hAnsi="Arial"/>
          <w:sz w:val="24"/>
          <w:lang w:val="fr-CA"/>
        </w:rPr>
        <w:t>metzger) par l’abeille domestique (</w:t>
      </w:r>
      <w:r>
        <w:rPr>
          <w:rFonts w:cs="Arial" w:ascii="Arial" w:hAnsi="Arial"/>
          <w:i/>
          <w:sz w:val="24"/>
          <w:lang w:val="fr-CA"/>
        </w:rPr>
        <w:t xml:space="preserve">Apis m. mellifica </w:t>
      </w:r>
      <w:r>
        <w:rPr>
          <w:rFonts w:cs="Arial" w:ascii="Arial" w:hAnsi="Arial"/>
          <w:sz w:val="24"/>
          <w:lang w:val="fr-CA"/>
        </w:rPr>
        <w:t xml:space="preserve">L.): </w:t>
      </w:r>
      <w:r>
        <w:rPr>
          <w:rFonts w:cs="Arial" w:ascii="Arial" w:hAnsi="Arial"/>
          <w:spacing w:val="-2"/>
          <w:sz w:val="24"/>
          <w:lang w:val="fr-CA"/>
        </w:rPr>
        <w:t>effets</w:t>
      </w:r>
      <w:r>
        <w:rPr>
          <w:rFonts w:cs="Arial" w:ascii="Arial" w:hAnsi="Arial"/>
          <w:spacing w:val="-8"/>
          <w:sz w:val="24"/>
          <w:lang w:val="fr-CA"/>
        </w:rPr>
        <w:t xml:space="preserve"> </w:t>
      </w:r>
      <w:r>
        <w:rPr>
          <w:rFonts w:cs="Arial" w:ascii="Arial" w:hAnsi="Arial"/>
          <w:spacing w:val="-2"/>
          <w:sz w:val="24"/>
          <w:lang w:val="fr-CA"/>
        </w:rPr>
        <w:t>sur</w:t>
      </w:r>
      <w:r>
        <w:rPr>
          <w:rFonts w:cs="Arial" w:ascii="Arial" w:hAnsi="Arial"/>
          <w:spacing w:val="-7"/>
          <w:sz w:val="24"/>
          <w:lang w:val="fr-CA"/>
        </w:rPr>
        <w:t xml:space="preserve"> </w:t>
      </w:r>
      <w:r>
        <w:rPr>
          <w:rFonts w:cs="Arial" w:ascii="Arial" w:hAnsi="Arial"/>
          <w:spacing w:val="-2"/>
          <w:sz w:val="24"/>
          <w:lang w:val="fr-CA"/>
        </w:rPr>
        <w:t>la</w:t>
      </w:r>
      <w:r>
        <w:rPr>
          <w:rFonts w:cs="Arial" w:ascii="Arial" w:hAnsi="Arial"/>
          <w:spacing w:val="-7"/>
          <w:sz w:val="24"/>
          <w:lang w:val="fr-CA"/>
        </w:rPr>
        <w:t xml:space="preserve"> </w:t>
      </w:r>
      <w:r>
        <w:rPr>
          <w:rFonts w:cs="Arial" w:ascii="Arial" w:hAnsi="Arial"/>
          <w:spacing w:val="8"/>
          <w:w w:val="101"/>
          <w:sz w:val="24"/>
          <w:lang w:val="fr-CA"/>
        </w:rPr>
        <w:t>p</w:t>
      </w:r>
      <w:r>
        <w:rPr>
          <w:rFonts w:cs="Arial" w:ascii="Arial" w:hAnsi="Arial"/>
          <w:spacing w:val="1"/>
          <w:w w:val="101"/>
          <w:sz w:val="24"/>
          <w:lang w:val="fr-CA"/>
        </w:rPr>
        <w:t>h</w:t>
      </w:r>
      <w:r>
        <w:rPr>
          <w:rFonts w:cs="Arial" w:ascii="Arial" w:hAnsi="Arial"/>
          <w:spacing w:val="-103"/>
          <w:w w:val="105"/>
          <w:sz w:val="24"/>
          <w:lang w:val="fr-CA"/>
        </w:rPr>
        <w:t>´</w:t>
      </w:r>
      <w:r>
        <w:rPr>
          <w:rFonts w:cs="Arial" w:ascii="Arial" w:hAnsi="Arial"/>
          <w:spacing w:val="8"/>
          <w:w w:val="99"/>
          <w:sz w:val="24"/>
          <w:lang w:val="fr-CA"/>
        </w:rPr>
        <w:t>enologie</w:t>
      </w:r>
      <w:r>
        <w:rPr>
          <w:rFonts w:cs="Arial" w:ascii="Arial" w:hAnsi="Arial"/>
          <w:spacing w:val="-7"/>
          <w:w w:val="99"/>
          <w:sz w:val="24"/>
          <w:lang w:val="fr-CA"/>
        </w:rPr>
        <w:t xml:space="preserve"> </w:t>
      </w:r>
      <w:r>
        <w:rPr>
          <w:rFonts w:cs="Arial" w:ascii="Arial" w:hAnsi="Arial"/>
          <w:spacing w:val="-2"/>
          <w:sz w:val="24"/>
          <w:lang w:val="fr-CA"/>
        </w:rPr>
        <w:t>et</w:t>
      </w:r>
      <w:r>
        <w:rPr>
          <w:rFonts w:cs="Arial" w:ascii="Arial" w:hAnsi="Arial"/>
          <w:spacing w:val="-7"/>
          <w:sz w:val="24"/>
          <w:lang w:val="fr-CA"/>
        </w:rPr>
        <w:t xml:space="preserve"> </w:t>
      </w:r>
      <w:r>
        <w:rPr>
          <w:rFonts w:cs="Arial" w:ascii="Arial" w:hAnsi="Arial"/>
          <w:spacing w:val="-2"/>
          <w:sz w:val="24"/>
          <w:lang w:val="fr-CA"/>
        </w:rPr>
        <w:t>le</w:t>
      </w:r>
      <w:r>
        <w:rPr>
          <w:rFonts w:cs="Arial" w:ascii="Arial" w:hAnsi="Arial"/>
          <w:spacing w:val="-7"/>
          <w:sz w:val="24"/>
          <w:lang w:val="fr-CA"/>
        </w:rPr>
        <w:t xml:space="preserve"> </w:t>
      </w:r>
      <w:r>
        <w:rPr>
          <w:rFonts w:cs="Arial" w:ascii="Arial" w:hAnsi="Arial"/>
          <w:spacing w:val="-2"/>
          <w:sz w:val="24"/>
          <w:lang w:val="fr-CA"/>
        </w:rPr>
        <w:t>rendement.</w:t>
      </w:r>
      <w:r>
        <w:rPr>
          <w:rFonts w:cs="Arial" w:ascii="Arial" w:hAnsi="Arial"/>
          <w:spacing w:val="9"/>
          <w:sz w:val="24"/>
          <w:lang w:val="fr-CA"/>
        </w:rPr>
        <w:t xml:space="preserve"> </w:t>
      </w:r>
      <w:r>
        <w:rPr>
          <w:rFonts w:cs="Arial" w:ascii="Arial" w:hAnsi="Arial"/>
          <w:i/>
          <w:spacing w:val="-2"/>
          <w:sz w:val="24"/>
          <w:lang w:val="fr-CA"/>
        </w:rPr>
        <w:t>Apidologie</w:t>
      </w:r>
      <w:r>
        <w:rPr>
          <w:rFonts w:cs="Arial" w:ascii="Arial" w:hAnsi="Arial"/>
          <w:spacing w:val="-2"/>
          <w:sz w:val="24"/>
          <w:lang w:val="fr-CA"/>
        </w:rPr>
        <w:t>,</w:t>
      </w:r>
      <w:r>
        <w:rPr>
          <w:rFonts w:cs="Arial" w:ascii="Arial" w:hAnsi="Arial"/>
          <w:spacing w:val="-7"/>
          <w:sz w:val="24"/>
          <w:lang w:val="fr-CA"/>
        </w:rPr>
        <w:t xml:space="preserve"> </w:t>
      </w:r>
      <w:r>
        <w:rPr>
          <w:rFonts w:cs="Arial" w:ascii="Arial" w:hAnsi="Arial"/>
          <w:spacing w:val="-2"/>
          <w:sz w:val="24"/>
          <w:lang w:val="fr-CA"/>
        </w:rPr>
        <w:t>12:345–362.</w:t>
      </w:r>
    </w:p>
    <w:p>
      <w:pPr>
        <w:sectPr>
          <w:footerReference w:type="default" r:id="rId16"/>
          <w:type w:val="nextPage"/>
          <w:pgSz w:w="12240" w:h="15840"/>
          <w:pgMar w:left="1320" w:right="380" w:gutter="0" w:header="0" w:top="1420" w:footer="822" w:bottom="1020"/>
          <w:pgNumType w:fmt="decimal"/>
          <w:formProt w:val="false"/>
          <w:textDirection w:val="lrTb"/>
          <w:docGrid w:type="default" w:linePitch="100" w:charSpace="4096"/>
        </w:sectPr>
      </w:pPr>
    </w:p>
    <w:p>
      <w:pPr>
        <w:pStyle w:val="TextBody"/>
        <w:spacing w:before="201" w:after="0"/>
        <w:ind w:left="120" w:hanging="0"/>
        <w:rPr>
          <w:rFonts w:ascii="Arial" w:hAnsi="Arial" w:cs="Arial"/>
          <w:lang w:val="fr-CA"/>
        </w:rPr>
      </w:pPr>
      <w:bookmarkStart w:id="78" w:name="_bookmark73"/>
      <w:bookmarkEnd w:id="78"/>
      <w:r>
        <w:rPr>
          <w:rFonts w:cs="Arial" w:ascii="Arial" w:hAnsi="Arial"/>
          <w:lang w:val="fr-CA"/>
        </w:rPr>
        <w:t>Mesquida,</w:t>
      </w:r>
      <w:r>
        <w:rPr>
          <w:rFonts w:cs="Arial" w:ascii="Arial" w:hAnsi="Arial"/>
          <w:spacing w:val="23"/>
          <w:lang w:val="fr-CA"/>
        </w:rPr>
        <w:t xml:space="preserve"> </w:t>
      </w:r>
      <w:r>
        <w:rPr>
          <w:rFonts w:cs="Arial" w:ascii="Arial" w:hAnsi="Arial"/>
          <w:lang w:val="fr-CA"/>
        </w:rPr>
        <w:t>J.</w:t>
      </w:r>
      <w:r>
        <w:rPr>
          <w:rFonts w:cs="Arial" w:ascii="Arial" w:hAnsi="Arial"/>
          <w:spacing w:val="18"/>
          <w:lang w:val="fr-CA"/>
        </w:rPr>
        <w:t xml:space="preserve"> </w:t>
      </w:r>
      <w:r>
        <w:rPr>
          <w:rFonts w:cs="Arial" w:ascii="Arial" w:hAnsi="Arial"/>
          <w:lang w:val="fr-CA"/>
        </w:rPr>
        <w:t>and</w:t>
      </w:r>
      <w:r>
        <w:rPr>
          <w:rFonts w:cs="Arial" w:ascii="Arial" w:hAnsi="Arial"/>
          <w:spacing w:val="18"/>
          <w:lang w:val="fr-CA"/>
        </w:rPr>
        <w:t xml:space="preserve"> </w:t>
      </w:r>
      <w:r>
        <w:rPr>
          <w:rFonts w:cs="Arial" w:ascii="Arial" w:hAnsi="Arial"/>
          <w:lang w:val="fr-CA"/>
        </w:rPr>
        <w:t>Renard,</w:t>
      </w:r>
      <w:r>
        <w:rPr>
          <w:rFonts w:cs="Arial" w:ascii="Arial" w:hAnsi="Arial"/>
          <w:spacing w:val="24"/>
          <w:lang w:val="fr-CA"/>
        </w:rPr>
        <w:t xml:space="preserve"> </w:t>
      </w:r>
      <w:r>
        <w:rPr>
          <w:rFonts w:cs="Arial" w:ascii="Arial" w:hAnsi="Arial"/>
          <w:lang w:val="fr-CA"/>
        </w:rPr>
        <w:t>M.</w:t>
      </w:r>
      <w:r>
        <w:rPr>
          <w:rFonts w:cs="Arial" w:ascii="Arial" w:hAnsi="Arial"/>
          <w:spacing w:val="18"/>
          <w:lang w:val="fr-CA"/>
        </w:rPr>
        <w:t xml:space="preserve"> </w:t>
      </w:r>
      <w:r>
        <w:rPr>
          <w:rFonts w:cs="Arial" w:ascii="Arial" w:hAnsi="Arial"/>
          <w:spacing w:val="-4"/>
          <w:w w:val="95"/>
          <w:lang w:val="fr-CA"/>
        </w:rPr>
        <w:t>1982.</w:t>
      </w:r>
    </w:p>
    <w:p>
      <w:pPr>
        <w:pStyle w:val="TextBody"/>
        <w:spacing w:before="141" w:after="0"/>
        <w:ind w:left="120" w:hanging="0"/>
        <w:rPr>
          <w:rFonts w:ascii="Arial" w:hAnsi="Arial" w:cs="Arial"/>
          <w:lang w:val="fr-CA"/>
        </w:rPr>
      </w:pPr>
      <w:r>
        <w:br w:type="column"/>
      </w:r>
      <w:r>
        <w:rPr>
          <w:rFonts w:cs="Arial" w:ascii="Arial" w:hAnsi="Arial"/>
          <w:spacing w:val="-122"/>
          <w:w w:val="104"/>
          <w:lang w:val="fr-CA"/>
        </w:rPr>
        <w:t>E</w:t>
      </w:r>
      <w:r>
        <w:rPr>
          <w:rFonts w:cs="Arial" w:ascii="Arial" w:hAnsi="Arial"/>
          <w:spacing w:val="38"/>
          <w:position w:val="6"/>
          <w:lang w:val="fr-CA"/>
        </w:rPr>
        <w:t>´</w:t>
      </w:r>
      <w:r>
        <w:rPr>
          <w:rFonts w:cs="Arial" w:ascii="Arial" w:hAnsi="Arial"/>
          <w:spacing w:val="17"/>
          <w:w w:val="98"/>
          <w:lang w:val="fr-CA"/>
        </w:rPr>
        <w:t>tude</w:t>
      </w:r>
      <w:r>
        <w:rPr>
          <w:rFonts w:cs="Arial" w:ascii="Arial" w:hAnsi="Arial"/>
          <w:spacing w:val="17"/>
          <w:lang w:val="fr-CA"/>
        </w:rPr>
        <w:t xml:space="preserve"> </w:t>
      </w:r>
      <w:r>
        <w:rPr>
          <w:rFonts w:cs="Arial" w:ascii="Arial" w:hAnsi="Arial"/>
          <w:spacing w:val="-2"/>
          <w:lang w:val="fr-CA"/>
        </w:rPr>
        <w:t>de</w:t>
      </w:r>
      <w:r>
        <w:rPr>
          <w:rFonts w:cs="Arial" w:ascii="Arial" w:hAnsi="Arial"/>
          <w:spacing w:val="17"/>
          <w:lang w:val="fr-CA"/>
        </w:rPr>
        <w:t xml:space="preserve"> </w:t>
      </w:r>
      <w:r>
        <w:rPr>
          <w:rFonts w:cs="Arial" w:ascii="Arial" w:hAnsi="Arial"/>
          <w:spacing w:val="-2"/>
          <w:lang w:val="fr-CA"/>
        </w:rPr>
        <w:t>la</w:t>
      </w:r>
      <w:r>
        <w:rPr>
          <w:rFonts w:cs="Arial" w:ascii="Arial" w:hAnsi="Arial"/>
          <w:spacing w:val="17"/>
          <w:lang w:val="fr-CA"/>
        </w:rPr>
        <w:t xml:space="preserve"> </w:t>
      </w:r>
      <w:r>
        <w:rPr>
          <w:rFonts w:cs="Arial" w:ascii="Arial" w:hAnsi="Arial"/>
          <w:spacing w:val="-2"/>
          <w:lang w:val="fr-CA"/>
        </w:rPr>
        <w:t>dispersion</w:t>
      </w:r>
      <w:r>
        <w:rPr>
          <w:rFonts w:cs="Arial" w:ascii="Arial" w:hAnsi="Arial"/>
          <w:spacing w:val="17"/>
          <w:lang w:val="fr-CA"/>
        </w:rPr>
        <w:t xml:space="preserve"> </w:t>
      </w:r>
      <w:r>
        <w:rPr>
          <w:rFonts w:cs="Arial" w:ascii="Arial" w:hAnsi="Arial"/>
          <w:spacing w:val="-2"/>
          <w:lang w:val="fr-CA"/>
        </w:rPr>
        <w:t>du</w:t>
      </w:r>
      <w:r>
        <w:rPr>
          <w:rFonts w:cs="Arial" w:ascii="Arial" w:hAnsi="Arial"/>
          <w:spacing w:val="17"/>
          <w:lang w:val="fr-CA"/>
        </w:rPr>
        <w:t xml:space="preserve"> </w:t>
      </w:r>
      <w:r>
        <w:rPr>
          <w:rFonts w:cs="Arial" w:ascii="Arial" w:hAnsi="Arial"/>
          <w:spacing w:val="-2"/>
          <w:lang w:val="fr-CA"/>
        </w:rPr>
        <w:t>pollen</w:t>
      </w:r>
      <w:r>
        <w:rPr>
          <w:rFonts w:cs="Arial" w:ascii="Arial" w:hAnsi="Arial"/>
          <w:spacing w:val="17"/>
          <w:lang w:val="fr-CA"/>
        </w:rPr>
        <w:t xml:space="preserve"> </w:t>
      </w:r>
      <w:r>
        <w:rPr>
          <w:rFonts w:cs="Arial" w:ascii="Arial" w:hAnsi="Arial"/>
          <w:spacing w:val="-2"/>
          <w:lang w:val="fr-CA"/>
        </w:rPr>
        <w:t>par</w:t>
      </w:r>
      <w:r>
        <w:rPr>
          <w:rFonts w:cs="Arial" w:ascii="Arial" w:hAnsi="Arial"/>
          <w:spacing w:val="17"/>
          <w:lang w:val="fr-CA"/>
        </w:rPr>
        <w:t xml:space="preserve"> </w:t>
      </w:r>
      <w:r>
        <w:rPr>
          <w:rFonts w:cs="Arial" w:ascii="Arial" w:hAnsi="Arial"/>
          <w:spacing w:val="-2"/>
          <w:lang w:val="fr-CA"/>
        </w:rPr>
        <w:t>le</w:t>
      </w:r>
      <w:r>
        <w:rPr>
          <w:rFonts w:cs="Arial" w:ascii="Arial" w:hAnsi="Arial"/>
          <w:spacing w:val="17"/>
          <w:lang w:val="fr-CA"/>
        </w:rPr>
        <w:t xml:space="preserve"> </w:t>
      </w:r>
      <w:r>
        <w:rPr>
          <w:rFonts w:cs="Arial" w:ascii="Arial" w:hAnsi="Arial"/>
          <w:spacing w:val="-2"/>
          <w:lang w:val="fr-CA"/>
        </w:rPr>
        <w:t>vent</w:t>
      </w:r>
      <w:r>
        <w:rPr>
          <w:rFonts w:cs="Arial" w:ascii="Arial" w:hAnsi="Arial"/>
          <w:spacing w:val="17"/>
          <w:lang w:val="fr-CA"/>
        </w:rPr>
        <w:t xml:space="preserve"> </w:t>
      </w:r>
      <w:r>
        <w:rPr>
          <w:rFonts w:cs="Arial" w:ascii="Arial" w:hAnsi="Arial"/>
          <w:spacing w:val="-2"/>
          <w:lang w:val="fr-CA"/>
        </w:rPr>
        <w:t>et</w:t>
      </w:r>
      <w:r>
        <w:rPr>
          <w:rFonts w:cs="Arial" w:ascii="Arial" w:hAnsi="Arial"/>
          <w:spacing w:val="17"/>
          <w:lang w:val="fr-CA"/>
        </w:rPr>
        <w:t xml:space="preserve"> </w:t>
      </w:r>
      <w:r>
        <w:rPr>
          <w:rFonts w:cs="Arial" w:ascii="Arial" w:hAnsi="Arial"/>
          <w:spacing w:val="-5"/>
          <w:lang w:val="fr-CA"/>
        </w:rPr>
        <w:t>de</w:t>
      </w:r>
    </w:p>
    <w:p>
      <w:pPr>
        <w:sectPr>
          <w:type w:val="continuous"/>
          <w:pgSz w:w="12240" w:h="15840"/>
          <w:pgMar w:left="1320" w:right="380" w:gutter="0" w:header="0" w:top="1420" w:footer="822" w:bottom="1020"/>
          <w:cols w:num="2" w:equalWidth="false" w:sep="false">
            <w:col w:w="3903" w:space="70"/>
            <w:col w:w="6566"/>
          </w:cols>
          <w:formProt w:val="false"/>
          <w:textDirection w:val="lrTb"/>
          <w:docGrid w:type="default" w:linePitch="100" w:charSpace="4096"/>
        </w:sectPr>
      </w:pPr>
    </w:p>
    <w:p>
      <w:pPr>
        <w:pStyle w:val="Normal"/>
        <w:spacing w:lineRule="exact" w:line="291"/>
        <w:ind w:left="354" w:hanging="0"/>
        <w:rPr>
          <w:rFonts w:ascii="Arial" w:hAnsi="Arial" w:cs="Arial"/>
          <w:i/>
          <w:i/>
          <w:sz w:val="24"/>
          <w:lang w:val="fr-CA"/>
        </w:rPr>
      </w:pPr>
      <w:r>
        <w:rPr>
          <w:rFonts w:cs="Arial" w:ascii="Arial" w:hAnsi="Arial"/>
          <w:spacing w:val="-2"/>
          <w:sz w:val="24"/>
          <w:lang w:val="fr-CA"/>
        </w:rPr>
        <w:t>l’importance</w:t>
      </w:r>
      <w:r>
        <w:rPr>
          <w:rFonts w:cs="Arial" w:ascii="Arial" w:hAnsi="Arial"/>
          <w:spacing w:val="-1"/>
          <w:sz w:val="24"/>
          <w:lang w:val="fr-CA"/>
        </w:rPr>
        <w:t xml:space="preserve"> </w:t>
      </w:r>
      <w:r>
        <w:rPr>
          <w:rFonts w:cs="Arial" w:ascii="Arial" w:hAnsi="Arial"/>
          <w:spacing w:val="-2"/>
          <w:sz w:val="24"/>
          <w:lang w:val="fr-CA"/>
        </w:rPr>
        <w:t>de la</w:t>
      </w:r>
      <w:r>
        <w:rPr>
          <w:rFonts w:cs="Arial" w:ascii="Arial" w:hAnsi="Arial"/>
          <w:spacing w:val="-1"/>
          <w:sz w:val="24"/>
          <w:lang w:val="fr-CA"/>
        </w:rPr>
        <w:t xml:space="preserve"> </w:t>
      </w:r>
      <w:r>
        <w:rPr>
          <w:rFonts w:cs="Arial" w:ascii="Arial" w:hAnsi="Arial"/>
          <w:spacing w:val="-2"/>
          <w:sz w:val="24"/>
          <w:lang w:val="fr-CA"/>
        </w:rPr>
        <w:t>pollinisation</w:t>
      </w:r>
      <w:r>
        <w:rPr>
          <w:rFonts w:cs="Arial" w:ascii="Arial" w:hAnsi="Arial"/>
          <w:spacing w:val="-1"/>
          <w:sz w:val="24"/>
          <w:lang w:val="fr-CA"/>
        </w:rPr>
        <w:t xml:space="preserve"> </w:t>
      </w:r>
      <w:r>
        <w:rPr>
          <w:rFonts w:cs="Arial" w:ascii="Arial" w:hAnsi="Arial"/>
          <w:spacing w:val="8"/>
          <w:w w:val="101"/>
          <w:sz w:val="24"/>
          <w:lang w:val="fr-CA"/>
        </w:rPr>
        <w:t>a</w:t>
      </w:r>
      <w:r>
        <w:rPr>
          <w:rFonts w:cs="Arial" w:ascii="Arial" w:hAnsi="Arial"/>
          <w:spacing w:val="1"/>
          <w:w w:val="101"/>
          <w:sz w:val="24"/>
          <w:lang w:val="fr-CA"/>
        </w:rPr>
        <w:t>n</w:t>
      </w:r>
      <w:r>
        <w:rPr>
          <w:rFonts w:cs="Arial" w:ascii="Arial" w:hAnsi="Arial"/>
          <w:spacing w:val="-103"/>
          <w:w w:val="105"/>
          <w:sz w:val="24"/>
          <w:lang w:val="fr-CA"/>
        </w:rPr>
        <w:t>´</w:t>
      </w:r>
      <w:r>
        <w:rPr>
          <w:rFonts w:cs="Arial" w:ascii="Arial" w:hAnsi="Arial"/>
          <w:spacing w:val="8"/>
          <w:w w:val="99"/>
          <w:sz w:val="24"/>
          <w:lang w:val="fr-CA"/>
        </w:rPr>
        <w:t>emophile</w:t>
      </w:r>
      <w:r>
        <w:rPr>
          <w:rFonts w:cs="Arial" w:ascii="Arial" w:hAnsi="Arial"/>
          <w:spacing w:val="-1"/>
          <w:sz w:val="24"/>
          <w:lang w:val="fr-CA"/>
        </w:rPr>
        <w:t xml:space="preserve"> </w:t>
      </w:r>
      <w:r>
        <w:rPr>
          <w:rFonts w:cs="Arial" w:ascii="Arial" w:hAnsi="Arial"/>
          <w:spacing w:val="-2"/>
          <w:sz w:val="24"/>
          <w:lang w:val="fr-CA"/>
        </w:rPr>
        <w:t>chez</w:t>
      </w:r>
      <w:r>
        <w:rPr>
          <w:rFonts w:cs="Arial" w:ascii="Arial" w:hAnsi="Arial"/>
          <w:spacing w:val="-1"/>
          <w:sz w:val="24"/>
          <w:lang w:val="fr-CA"/>
        </w:rPr>
        <w:t xml:space="preserve"> </w:t>
      </w:r>
      <w:r>
        <w:rPr>
          <w:rFonts w:cs="Arial" w:ascii="Arial" w:hAnsi="Arial"/>
          <w:spacing w:val="-2"/>
          <w:sz w:val="24"/>
          <w:lang w:val="fr-CA"/>
        </w:rPr>
        <w:t>le</w:t>
      </w:r>
      <w:r>
        <w:rPr>
          <w:rFonts w:cs="Arial" w:ascii="Arial" w:hAnsi="Arial"/>
          <w:spacing w:val="-1"/>
          <w:sz w:val="24"/>
          <w:lang w:val="fr-CA"/>
        </w:rPr>
        <w:t xml:space="preserve"> </w:t>
      </w:r>
      <w:r>
        <w:rPr>
          <w:rFonts w:cs="Arial" w:ascii="Arial" w:hAnsi="Arial"/>
          <w:spacing w:val="-2"/>
          <w:sz w:val="24"/>
          <w:lang w:val="fr-CA"/>
        </w:rPr>
        <w:t>colza</w:t>
      </w:r>
      <w:r>
        <w:rPr>
          <w:rFonts w:cs="Arial" w:ascii="Arial" w:hAnsi="Arial"/>
          <w:spacing w:val="-1"/>
          <w:sz w:val="24"/>
          <w:lang w:val="fr-CA"/>
        </w:rPr>
        <w:t xml:space="preserve"> </w:t>
      </w:r>
      <w:r>
        <w:rPr>
          <w:rFonts w:cs="Arial" w:ascii="Arial" w:hAnsi="Arial"/>
          <w:spacing w:val="-2"/>
          <w:sz w:val="24"/>
          <w:lang w:val="fr-CA"/>
        </w:rPr>
        <w:t>(</w:t>
      </w:r>
      <w:r>
        <w:rPr>
          <w:rFonts w:cs="Arial" w:ascii="Arial" w:hAnsi="Arial"/>
          <w:i/>
          <w:spacing w:val="-2"/>
          <w:sz w:val="24"/>
          <w:lang w:val="fr-CA"/>
        </w:rPr>
        <w:t>Brassica</w:t>
      </w:r>
      <w:r>
        <w:rPr>
          <w:rFonts w:cs="Arial" w:ascii="Arial" w:hAnsi="Arial"/>
          <w:i/>
          <w:sz w:val="24"/>
          <w:lang w:val="fr-CA"/>
        </w:rPr>
        <w:t xml:space="preserve"> </w:t>
      </w:r>
      <w:r>
        <w:rPr>
          <w:rFonts w:cs="Arial" w:ascii="Arial" w:hAnsi="Arial"/>
          <w:i/>
          <w:spacing w:val="-2"/>
          <w:sz w:val="24"/>
          <w:lang w:val="fr-CA"/>
        </w:rPr>
        <w:t>napus</w:t>
      </w:r>
      <w:r>
        <w:rPr>
          <w:rFonts w:cs="Arial" w:ascii="Arial" w:hAnsi="Arial"/>
          <w:i/>
          <w:spacing w:val="9"/>
          <w:sz w:val="24"/>
          <w:lang w:val="fr-CA"/>
        </w:rPr>
        <w:t xml:space="preserve"> </w:t>
      </w:r>
      <w:r>
        <w:rPr>
          <w:rFonts w:cs="Arial" w:ascii="Arial" w:hAnsi="Arial"/>
          <w:spacing w:val="-2"/>
          <w:sz w:val="24"/>
          <w:lang w:val="fr-CA"/>
        </w:rPr>
        <w:t>L.</w:t>
      </w:r>
      <w:r>
        <w:rPr>
          <w:rFonts w:cs="Arial" w:ascii="Arial" w:hAnsi="Arial"/>
          <w:spacing w:val="-1"/>
          <w:sz w:val="24"/>
          <w:lang w:val="fr-CA"/>
        </w:rPr>
        <w:t xml:space="preserve"> </w:t>
      </w:r>
      <w:r>
        <w:rPr>
          <w:rFonts w:cs="Arial" w:ascii="Arial" w:hAnsi="Arial"/>
          <w:spacing w:val="-2"/>
          <w:sz w:val="24"/>
          <w:lang w:val="fr-CA"/>
        </w:rPr>
        <w:t>var.</w:t>
      </w:r>
      <w:r>
        <w:rPr>
          <w:rFonts w:cs="Arial" w:ascii="Arial" w:hAnsi="Arial"/>
          <w:spacing w:val="-1"/>
          <w:sz w:val="24"/>
          <w:lang w:val="fr-CA"/>
        </w:rPr>
        <w:t xml:space="preserve"> </w:t>
      </w:r>
      <w:r>
        <w:rPr>
          <w:rFonts w:cs="Arial" w:ascii="Arial" w:hAnsi="Arial"/>
          <w:i/>
          <w:spacing w:val="-2"/>
          <w:sz w:val="24"/>
          <w:lang w:val="fr-CA"/>
        </w:rPr>
        <w:t>oleifera</w:t>
      </w:r>
    </w:p>
    <w:p>
      <w:pPr>
        <w:pStyle w:val="Normal"/>
        <w:spacing w:lineRule="exact" w:line="306"/>
        <w:ind w:left="354" w:hanging="0"/>
        <w:rPr>
          <w:rFonts w:ascii="Arial" w:hAnsi="Arial" w:cs="Arial"/>
          <w:sz w:val="24"/>
          <w:lang w:val="fr-CA"/>
        </w:rPr>
      </w:pPr>
      <w:r>
        <w:rPr>
          <w:rFonts w:cs="Arial" w:ascii="Arial" w:hAnsi="Arial"/>
          <w:sz w:val="24"/>
          <w:lang w:val="fr-CA"/>
        </w:rPr>
        <w:t>Metzger).</w:t>
      </w:r>
      <w:r>
        <w:rPr>
          <w:rFonts w:cs="Arial" w:ascii="Arial" w:hAnsi="Arial"/>
          <w:spacing w:val="27"/>
          <w:sz w:val="24"/>
          <w:lang w:val="fr-CA"/>
        </w:rPr>
        <w:t xml:space="preserve"> </w:t>
      </w:r>
      <w:r>
        <w:rPr>
          <w:rFonts w:cs="Arial" w:ascii="Arial" w:hAnsi="Arial"/>
          <w:i/>
          <w:sz w:val="24"/>
          <w:lang w:val="fr-CA"/>
        </w:rPr>
        <w:t>Apidologie</w:t>
      </w:r>
      <w:r>
        <w:rPr>
          <w:rFonts w:cs="Arial" w:ascii="Arial" w:hAnsi="Arial"/>
          <w:sz w:val="24"/>
          <w:lang w:val="fr-CA"/>
        </w:rPr>
        <w:t>,</w:t>
      </w:r>
      <w:r>
        <w:rPr>
          <w:rFonts w:cs="Arial" w:ascii="Arial" w:hAnsi="Arial"/>
          <w:spacing w:val="7"/>
          <w:sz w:val="24"/>
          <w:lang w:val="fr-CA"/>
        </w:rPr>
        <w:t xml:space="preserve"> </w:t>
      </w:r>
      <w:r>
        <w:rPr>
          <w:rFonts w:cs="Arial" w:ascii="Arial" w:hAnsi="Arial"/>
          <w:spacing w:val="-2"/>
          <w:sz w:val="24"/>
          <w:lang w:val="fr-CA"/>
        </w:rPr>
        <w:t>13(4):353–366.</w:t>
      </w:r>
    </w:p>
    <w:p>
      <w:pPr>
        <w:pStyle w:val="TextBody"/>
        <w:spacing w:lineRule="exact" w:line="306" w:before="164" w:after="0"/>
        <w:ind w:left="119" w:hanging="0"/>
        <w:rPr>
          <w:rFonts w:ascii="Arial" w:hAnsi="Arial" w:cs="Arial"/>
        </w:rPr>
      </w:pPr>
      <w:bookmarkStart w:id="79" w:name="_bookmark74"/>
      <w:bookmarkEnd w:id="79"/>
      <w:r>
        <w:rPr>
          <w:rFonts w:cs="Arial" w:ascii="Arial" w:hAnsi="Arial"/>
          <w:w w:val="95"/>
          <w:lang w:val="fr-CA"/>
        </w:rPr>
        <w:t>Mesquida,</w:t>
      </w:r>
      <w:r>
        <w:rPr>
          <w:rFonts w:cs="Arial" w:ascii="Arial" w:hAnsi="Arial"/>
          <w:spacing w:val="13"/>
          <w:lang w:val="fr-CA"/>
        </w:rPr>
        <w:t xml:space="preserve"> </w:t>
      </w:r>
      <w:r>
        <w:rPr>
          <w:rFonts w:cs="Arial" w:ascii="Arial" w:hAnsi="Arial"/>
          <w:w w:val="95"/>
          <w:lang w:val="fr-CA"/>
        </w:rPr>
        <w:t>J.,</w:t>
      </w:r>
      <w:r>
        <w:rPr>
          <w:rFonts w:cs="Arial" w:ascii="Arial" w:hAnsi="Arial"/>
          <w:spacing w:val="14"/>
          <w:lang w:val="fr-CA"/>
        </w:rPr>
        <w:t xml:space="preserve"> </w:t>
      </w:r>
      <w:r>
        <w:rPr>
          <w:rFonts w:cs="Arial" w:ascii="Arial" w:hAnsi="Arial"/>
          <w:w w:val="95"/>
          <w:lang w:val="fr-CA"/>
        </w:rPr>
        <w:t>Renard,</w:t>
      </w:r>
      <w:r>
        <w:rPr>
          <w:rFonts w:cs="Arial" w:ascii="Arial" w:hAnsi="Arial"/>
          <w:spacing w:val="14"/>
          <w:lang w:val="fr-CA"/>
        </w:rPr>
        <w:t xml:space="preserve"> </w:t>
      </w:r>
      <w:r>
        <w:rPr>
          <w:rFonts w:cs="Arial" w:ascii="Arial" w:hAnsi="Arial"/>
          <w:w w:val="95"/>
          <w:lang w:val="fr-CA"/>
        </w:rPr>
        <w:t>M.,</w:t>
      </w:r>
      <w:r>
        <w:rPr>
          <w:rFonts w:cs="Arial" w:ascii="Arial" w:hAnsi="Arial"/>
          <w:spacing w:val="14"/>
          <w:lang w:val="fr-CA"/>
        </w:rPr>
        <w:t xml:space="preserve"> </w:t>
      </w:r>
      <w:r>
        <w:rPr>
          <w:rFonts w:cs="Arial" w:ascii="Arial" w:hAnsi="Arial"/>
          <w:w w:val="95"/>
          <w:lang w:val="fr-CA"/>
        </w:rPr>
        <w:t>and</w:t>
      </w:r>
      <w:r>
        <w:rPr>
          <w:rFonts w:cs="Arial" w:ascii="Arial" w:hAnsi="Arial"/>
          <w:spacing w:val="11"/>
          <w:lang w:val="fr-CA"/>
        </w:rPr>
        <w:t xml:space="preserve"> </w:t>
      </w:r>
      <w:r>
        <w:rPr>
          <w:rFonts w:cs="Arial" w:ascii="Arial" w:hAnsi="Arial"/>
          <w:w w:val="95"/>
          <w:lang w:val="fr-CA"/>
        </w:rPr>
        <w:t>Pierre,</w:t>
      </w:r>
      <w:r>
        <w:rPr>
          <w:rFonts w:cs="Arial" w:ascii="Arial" w:hAnsi="Arial"/>
          <w:spacing w:val="13"/>
          <w:lang w:val="fr-CA"/>
        </w:rPr>
        <w:t xml:space="preserve"> </w:t>
      </w:r>
      <w:r>
        <w:rPr>
          <w:rFonts w:cs="Arial" w:ascii="Arial" w:hAnsi="Arial"/>
          <w:w w:val="95"/>
          <w:lang w:val="fr-CA"/>
        </w:rPr>
        <w:t>J.-S.</w:t>
      </w:r>
      <w:r>
        <w:rPr>
          <w:rFonts w:cs="Arial" w:ascii="Arial" w:hAnsi="Arial"/>
          <w:spacing w:val="11"/>
          <w:lang w:val="fr-CA"/>
        </w:rPr>
        <w:t xml:space="preserve"> </w:t>
      </w:r>
      <w:r>
        <w:rPr>
          <w:rFonts w:cs="Arial" w:ascii="Arial" w:hAnsi="Arial"/>
          <w:w w:val="95"/>
          <w:lang w:val="fr-CA"/>
        </w:rPr>
        <w:t>1988.</w:t>
      </w:r>
      <w:r>
        <w:rPr>
          <w:rFonts w:cs="Arial" w:ascii="Arial" w:hAnsi="Arial"/>
          <w:spacing w:val="27"/>
          <w:lang w:val="fr-CA"/>
        </w:rPr>
        <w:t xml:space="preserve"> </w:t>
      </w:r>
      <w:r>
        <w:rPr>
          <w:rFonts w:cs="Arial" w:ascii="Arial" w:hAnsi="Arial"/>
          <w:w w:val="95"/>
        </w:rPr>
        <w:t>Rapeseed</w:t>
      </w:r>
      <w:r>
        <w:rPr>
          <w:rFonts w:cs="Arial" w:ascii="Arial" w:hAnsi="Arial"/>
          <w:spacing w:val="11"/>
        </w:rPr>
        <w:t xml:space="preserve"> </w:t>
      </w:r>
      <w:r>
        <w:rPr>
          <w:rFonts w:cs="Arial" w:ascii="Arial" w:hAnsi="Arial"/>
          <w:w w:val="95"/>
        </w:rPr>
        <w:t>(</w:t>
      </w:r>
      <w:r>
        <w:rPr>
          <w:rFonts w:cs="Arial" w:ascii="Arial" w:hAnsi="Arial"/>
          <w:i/>
          <w:w w:val="95"/>
        </w:rPr>
        <w:t>Brassica</w:t>
      </w:r>
      <w:r>
        <w:rPr>
          <w:rFonts w:cs="Arial" w:ascii="Arial" w:hAnsi="Arial"/>
          <w:i/>
          <w:spacing w:val="16"/>
        </w:rPr>
        <w:t xml:space="preserve"> </w:t>
      </w:r>
      <w:r>
        <w:rPr>
          <w:rFonts w:cs="Arial" w:ascii="Arial" w:hAnsi="Arial"/>
          <w:i/>
          <w:w w:val="95"/>
        </w:rPr>
        <w:t>napus</w:t>
      </w:r>
      <w:r>
        <w:rPr>
          <w:rFonts w:cs="Arial" w:ascii="Arial" w:hAnsi="Arial"/>
          <w:i/>
          <w:spacing w:val="30"/>
        </w:rPr>
        <w:t xml:space="preserve"> </w:t>
      </w:r>
      <w:r>
        <w:rPr>
          <w:rFonts w:cs="Arial" w:ascii="Arial" w:hAnsi="Arial"/>
          <w:w w:val="95"/>
        </w:rPr>
        <w:t>L.)</w:t>
      </w:r>
      <w:r>
        <w:rPr>
          <w:rFonts w:cs="Arial" w:ascii="Arial" w:hAnsi="Arial"/>
          <w:spacing w:val="10"/>
        </w:rPr>
        <w:t xml:space="preserve"> </w:t>
      </w:r>
      <w:r>
        <w:rPr>
          <w:rFonts w:cs="Arial" w:ascii="Arial" w:hAnsi="Arial"/>
          <w:spacing w:val="-2"/>
          <w:w w:val="95"/>
        </w:rPr>
        <w:t>productivity</w:t>
      </w:r>
    </w:p>
    <w:p>
      <w:pPr>
        <w:pStyle w:val="TextBody"/>
        <w:spacing w:lineRule="auto" w:line="208" w:before="10" w:after="0"/>
        <w:ind w:left="354" w:right="1006" w:hanging="0"/>
        <w:rPr>
          <w:rFonts w:ascii="Arial" w:hAnsi="Arial" w:cs="Arial"/>
        </w:rPr>
      </w:pPr>
      <w:r>
        <w:rPr>
          <w:rFonts w:cs="Arial" w:ascii="Arial" w:hAnsi="Arial"/>
        </w:rPr>
        <w:t>:</w:t>
      </w:r>
      <w:r>
        <w:rPr>
          <w:rFonts w:cs="Arial" w:ascii="Arial" w:hAnsi="Arial"/>
          <w:spacing w:val="26"/>
        </w:rPr>
        <w:t xml:space="preserve"> </w:t>
      </w:r>
      <w:r>
        <w:rPr>
          <w:rFonts w:cs="Arial" w:ascii="Arial" w:hAnsi="Arial"/>
        </w:rPr>
        <w:t>the effect of honeybees (</w:t>
      </w:r>
      <w:r>
        <w:rPr>
          <w:rFonts w:cs="Arial" w:ascii="Arial" w:hAnsi="Arial"/>
          <w:i/>
        </w:rPr>
        <w:t>Apis</w:t>
      </w:r>
      <w:r>
        <w:rPr>
          <w:rFonts w:cs="Arial" w:ascii="Arial" w:hAnsi="Arial"/>
          <w:i/>
          <w:spacing w:val="3"/>
        </w:rPr>
        <w:t xml:space="preserve"> </w:t>
      </w:r>
      <w:r>
        <w:rPr>
          <w:rFonts w:cs="Arial" w:ascii="Arial" w:hAnsi="Arial"/>
          <w:i/>
        </w:rPr>
        <w:t>mellifera</w:t>
      </w:r>
      <w:r>
        <w:rPr>
          <w:rFonts w:cs="Arial" w:ascii="Arial" w:hAnsi="Arial"/>
          <w:i/>
          <w:spacing w:val="11"/>
        </w:rPr>
        <w:t xml:space="preserve"> </w:t>
      </w:r>
      <w:r>
        <w:rPr>
          <w:rFonts w:cs="Arial" w:ascii="Arial" w:hAnsi="Arial"/>
        </w:rPr>
        <w:t>L.) and different pollination conditions in cage and field tests.</w:t>
      </w:r>
      <w:r>
        <w:rPr>
          <w:rFonts w:cs="Arial" w:ascii="Arial" w:hAnsi="Arial"/>
          <w:spacing w:val="40"/>
        </w:rPr>
        <w:t xml:space="preserve"> </w:t>
      </w:r>
      <w:r>
        <w:rPr>
          <w:rFonts w:cs="Arial" w:ascii="Arial" w:hAnsi="Arial"/>
          <w:i/>
        </w:rPr>
        <w:t>Apidologie</w:t>
      </w:r>
      <w:r>
        <w:rPr>
          <w:rFonts w:cs="Arial" w:ascii="Arial" w:hAnsi="Arial"/>
        </w:rPr>
        <w:t>, 19(1):51–72.</w:t>
      </w:r>
    </w:p>
    <w:p>
      <w:pPr>
        <w:pStyle w:val="Normal"/>
        <w:spacing w:lineRule="auto" w:line="228" w:before="212" w:after="0"/>
        <w:ind w:left="354" w:right="1056" w:hanging="235"/>
        <w:jc w:val="both"/>
        <w:rPr>
          <w:rFonts w:ascii="Arial" w:hAnsi="Arial" w:cs="Arial"/>
          <w:sz w:val="24"/>
        </w:rPr>
      </w:pPr>
      <w:bookmarkStart w:id="80" w:name="_bookmark75"/>
      <w:bookmarkEnd w:id="80"/>
      <w:r>
        <w:rPr>
          <w:rFonts w:cs="Arial" w:ascii="Arial" w:hAnsi="Arial"/>
          <w:sz w:val="24"/>
        </w:rPr>
        <w:t>Mohr,</w:t>
      </w:r>
      <w:r>
        <w:rPr>
          <w:rFonts w:cs="Arial" w:ascii="Arial" w:hAnsi="Arial"/>
          <w:spacing w:val="-7"/>
          <w:sz w:val="24"/>
        </w:rPr>
        <w:t xml:space="preserve"> </w:t>
      </w:r>
      <w:r>
        <w:rPr>
          <w:rFonts w:cs="Arial" w:ascii="Arial" w:hAnsi="Arial"/>
          <w:sz w:val="24"/>
        </w:rPr>
        <w:t>N.</w:t>
      </w:r>
      <w:r>
        <w:rPr>
          <w:rFonts w:cs="Arial" w:ascii="Arial" w:hAnsi="Arial"/>
          <w:spacing w:val="-8"/>
          <w:sz w:val="24"/>
        </w:rPr>
        <w:t xml:space="preserve"> </w:t>
      </w:r>
      <w:r>
        <w:rPr>
          <w:rFonts w:cs="Arial" w:ascii="Arial" w:hAnsi="Arial"/>
          <w:sz w:val="24"/>
        </w:rPr>
        <w:t>A.</w:t>
      </w:r>
      <w:r>
        <w:rPr>
          <w:rFonts w:cs="Arial" w:ascii="Arial" w:hAnsi="Arial"/>
          <w:spacing w:val="-8"/>
          <w:sz w:val="24"/>
        </w:rPr>
        <w:t xml:space="preserve"> </w:t>
      </w:r>
      <w:r>
        <w:rPr>
          <w:rFonts w:cs="Arial" w:ascii="Arial" w:hAnsi="Arial"/>
          <w:sz w:val="24"/>
        </w:rPr>
        <w:t>and</w:t>
      </w:r>
      <w:r>
        <w:rPr>
          <w:rFonts w:cs="Arial" w:ascii="Arial" w:hAnsi="Arial"/>
          <w:spacing w:val="-8"/>
          <w:sz w:val="24"/>
        </w:rPr>
        <w:t xml:space="preserve"> </w:t>
      </w:r>
      <w:r>
        <w:rPr>
          <w:rFonts w:cs="Arial" w:ascii="Arial" w:hAnsi="Arial"/>
          <w:sz w:val="24"/>
        </w:rPr>
        <w:t>Jay,</w:t>
      </w:r>
      <w:r>
        <w:rPr>
          <w:rFonts w:cs="Arial" w:ascii="Arial" w:hAnsi="Arial"/>
          <w:spacing w:val="-7"/>
          <w:sz w:val="24"/>
        </w:rPr>
        <w:t xml:space="preserve"> </w:t>
      </w:r>
      <w:r>
        <w:rPr>
          <w:rFonts w:cs="Arial" w:ascii="Arial" w:hAnsi="Arial"/>
          <w:sz w:val="24"/>
        </w:rPr>
        <w:t>S.</w:t>
      </w:r>
      <w:r>
        <w:rPr>
          <w:rFonts w:cs="Arial" w:ascii="Arial" w:hAnsi="Arial"/>
          <w:spacing w:val="-8"/>
          <w:sz w:val="24"/>
        </w:rPr>
        <w:t xml:space="preserve"> </w:t>
      </w:r>
      <w:r>
        <w:rPr>
          <w:rFonts w:cs="Arial" w:ascii="Arial" w:hAnsi="Arial"/>
          <w:sz w:val="24"/>
        </w:rPr>
        <w:t>C.</w:t>
      </w:r>
      <w:r>
        <w:rPr>
          <w:rFonts w:cs="Arial" w:ascii="Arial" w:hAnsi="Arial"/>
          <w:spacing w:val="-8"/>
          <w:sz w:val="24"/>
        </w:rPr>
        <w:t xml:space="preserve"> </w:t>
      </w:r>
      <w:r>
        <w:rPr>
          <w:rFonts w:cs="Arial" w:ascii="Arial" w:hAnsi="Arial"/>
          <w:sz w:val="24"/>
        </w:rPr>
        <w:t>1988.</w:t>
      </w:r>
      <w:r>
        <w:rPr>
          <w:rFonts w:cs="Arial" w:ascii="Arial" w:hAnsi="Arial"/>
          <w:spacing w:val="15"/>
          <w:sz w:val="24"/>
        </w:rPr>
        <w:t xml:space="preserve"> </w:t>
      </w:r>
      <w:r>
        <w:rPr>
          <w:rFonts w:cs="Arial" w:ascii="Arial" w:hAnsi="Arial"/>
          <w:sz w:val="24"/>
        </w:rPr>
        <w:t>Nectar-</w:t>
      </w:r>
      <w:r>
        <w:rPr>
          <w:rFonts w:cs="Arial" w:ascii="Arial" w:hAnsi="Arial"/>
          <w:spacing w:val="-8"/>
          <w:sz w:val="24"/>
        </w:rPr>
        <w:t xml:space="preserve"> </w:t>
      </w:r>
      <w:r>
        <w:rPr>
          <w:rFonts w:cs="Arial" w:ascii="Arial" w:hAnsi="Arial"/>
          <w:sz w:val="24"/>
        </w:rPr>
        <w:t>and</w:t>
      </w:r>
      <w:r>
        <w:rPr>
          <w:rFonts w:cs="Arial" w:ascii="Arial" w:hAnsi="Arial"/>
          <w:spacing w:val="-8"/>
          <w:sz w:val="24"/>
        </w:rPr>
        <w:t xml:space="preserve"> </w:t>
      </w:r>
      <w:r>
        <w:rPr>
          <w:rFonts w:cs="Arial" w:ascii="Arial" w:hAnsi="Arial"/>
          <w:sz w:val="24"/>
        </w:rPr>
        <w:t>pollen-collecting</w:t>
      </w:r>
      <w:r>
        <w:rPr>
          <w:rFonts w:cs="Arial" w:ascii="Arial" w:hAnsi="Arial"/>
          <w:spacing w:val="-8"/>
          <w:sz w:val="24"/>
        </w:rPr>
        <w:t xml:space="preserve"> </w:t>
      </w:r>
      <w:r>
        <w:rPr>
          <w:rFonts w:cs="Arial" w:ascii="Arial" w:hAnsi="Arial"/>
          <w:sz w:val="24"/>
        </w:rPr>
        <w:t>behaviour</w:t>
      </w:r>
      <w:r>
        <w:rPr>
          <w:rFonts w:cs="Arial" w:ascii="Arial" w:hAnsi="Arial"/>
          <w:spacing w:val="-8"/>
          <w:sz w:val="24"/>
        </w:rPr>
        <w:t xml:space="preserve"> </w:t>
      </w:r>
      <w:r>
        <w:rPr>
          <w:rFonts w:cs="Arial" w:ascii="Arial" w:hAnsi="Arial"/>
          <w:sz w:val="24"/>
        </w:rPr>
        <w:t>of</w:t>
      </w:r>
      <w:r>
        <w:rPr>
          <w:rFonts w:cs="Arial" w:ascii="Arial" w:hAnsi="Arial"/>
          <w:spacing w:val="-8"/>
          <w:sz w:val="24"/>
        </w:rPr>
        <w:t xml:space="preserve"> </w:t>
      </w:r>
      <w:r>
        <w:rPr>
          <w:rFonts w:cs="Arial" w:ascii="Arial" w:hAnsi="Arial"/>
          <w:sz w:val="24"/>
        </w:rPr>
        <w:t>honeybees</w:t>
      </w:r>
      <w:r>
        <w:rPr>
          <w:rFonts w:cs="Arial" w:ascii="Arial" w:hAnsi="Arial"/>
          <w:spacing w:val="-8"/>
          <w:sz w:val="24"/>
        </w:rPr>
        <w:t xml:space="preserve"> </w:t>
      </w:r>
      <w:r>
        <w:rPr>
          <w:rFonts w:cs="Arial" w:ascii="Arial" w:hAnsi="Arial"/>
          <w:sz w:val="24"/>
        </w:rPr>
        <w:t>on canola (</w:t>
      </w:r>
      <w:r>
        <w:rPr>
          <w:rFonts w:cs="Arial" w:ascii="Arial" w:hAnsi="Arial"/>
          <w:i/>
          <w:sz w:val="24"/>
        </w:rPr>
        <w:t xml:space="preserve">Brassica campestris </w:t>
      </w:r>
      <w:r>
        <w:rPr>
          <w:rFonts w:cs="Arial" w:ascii="Arial" w:hAnsi="Arial"/>
          <w:sz w:val="24"/>
        </w:rPr>
        <w:t xml:space="preserve">L. and </w:t>
      </w:r>
      <w:r>
        <w:rPr>
          <w:rFonts w:cs="Arial" w:ascii="Arial" w:hAnsi="Arial"/>
          <w:i/>
          <w:sz w:val="24"/>
        </w:rPr>
        <w:t xml:space="preserve">Brassica napus </w:t>
      </w:r>
      <w:r>
        <w:rPr>
          <w:rFonts w:cs="Arial" w:ascii="Arial" w:hAnsi="Arial"/>
          <w:sz w:val="24"/>
        </w:rPr>
        <w:t xml:space="preserve">L.). </w:t>
      </w:r>
      <w:r>
        <w:rPr>
          <w:rFonts w:cs="Arial" w:ascii="Arial" w:hAnsi="Arial"/>
          <w:i/>
          <w:sz w:val="24"/>
        </w:rPr>
        <w:t>Journal of Apicultural Research</w:t>
      </w:r>
      <w:r>
        <w:rPr>
          <w:rFonts w:cs="Arial" w:ascii="Arial" w:hAnsi="Arial"/>
          <w:sz w:val="24"/>
        </w:rPr>
        <w:t xml:space="preserve">, </w:t>
      </w:r>
      <w:r>
        <w:rPr>
          <w:rFonts w:cs="Arial" w:ascii="Arial" w:hAnsi="Arial"/>
          <w:spacing w:val="-2"/>
          <w:sz w:val="24"/>
        </w:rPr>
        <w:t>27(2):131–136.</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lineRule="auto" w:line="228" w:before="45" w:after="0"/>
        <w:ind w:left="354" w:right="1055" w:hanging="235"/>
        <w:jc w:val="both"/>
        <w:rPr>
          <w:rFonts w:ascii="Arial" w:hAnsi="Arial" w:cs="Arial"/>
        </w:rPr>
      </w:pPr>
      <w:bookmarkStart w:id="81" w:name="_bookmark76"/>
      <w:bookmarkEnd w:id="81"/>
      <w:r>
        <w:rPr>
          <w:rFonts w:cs="Arial" w:ascii="Arial" w:hAnsi="Arial"/>
        </w:rPr>
        <w:t>Morandin, L. A. and Winston, M. L. 2005.</w:t>
      </w:r>
      <w:r>
        <w:rPr>
          <w:rFonts w:cs="Arial" w:ascii="Arial" w:hAnsi="Arial"/>
          <w:spacing w:val="40"/>
        </w:rPr>
        <w:t xml:space="preserve"> </w:t>
      </w:r>
      <w:r>
        <w:rPr>
          <w:rFonts w:cs="Arial" w:ascii="Arial" w:hAnsi="Arial"/>
        </w:rPr>
        <w:t xml:space="preserve">Wild bee abundance and seed production in </w:t>
      </w:r>
      <w:r>
        <w:rPr>
          <w:rFonts w:cs="Arial" w:ascii="Arial" w:hAnsi="Arial"/>
          <w:w w:val="95"/>
        </w:rPr>
        <w:t xml:space="preserve">conventional, organic, and genetically modified canola. </w:t>
      </w:r>
      <w:r>
        <w:rPr>
          <w:rFonts w:cs="Arial" w:ascii="Arial" w:hAnsi="Arial"/>
          <w:i/>
          <w:w w:val="95"/>
        </w:rPr>
        <w:t>Ecological Applications</w:t>
      </w:r>
      <w:r>
        <w:rPr>
          <w:rFonts w:cs="Arial" w:ascii="Arial" w:hAnsi="Arial"/>
          <w:w w:val="95"/>
        </w:rPr>
        <w:t xml:space="preserve">, 15(3):871– </w:t>
      </w:r>
      <w:r>
        <w:rPr>
          <w:rFonts w:cs="Arial" w:ascii="Arial" w:hAnsi="Arial"/>
          <w:spacing w:val="-4"/>
        </w:rPr>
        <w:t>881.</w:t>
      </w:r>
    </w:p>
    <w:p>
      <w:pPr>
        <w:pStyle w:val="TextBody"/>
        <w:spacing w:before="211" w:after="0"/>
        <w:ind w:left="354" w:right="1056" w:hanging="235"/>
        <w:jc w:val="both"/>
        <w:rPr>
          <w:rFonts w:ascii="Arial" w:hAnsi="Arial" w:cs="Arial"/>
        </w:rPr>
      </w:pPr>
      <w:bookmarkStart w:id="82" w:name="_bookmark77"/>
      <w:bookmarkEnd w:id="82"/>
      <w:r>
        <w:rPr>
          <w:rFonts w:cs="Arial" w:ascii="Arial" w:hAnsi="Arial"/>
        </w:rPr>
        <w:t>Neal, P. R. and Anderson, G. J. 2004.</w:t>
      </w:r>
      <w:r>
        <w:rPr>
          <w:rFonts w:cs="Arial" w:ascii="Arial" w:hAnsi="Arial"/>
          <w:spacing w:val="28"/>
        </w:rPr>
        <w:t xml:space="preserve"> </w:t>
      </w:r>
      <w:r>
        <w:rPr>
          <w:rFonts w:cs="Arial" w:ascii="Arial" w:hAnsi="Arial"/>
        </w:rPr>
        <w:t>Does the ‘old bag’ make a good ‘wind bag’?: Com- parison of four fabrics commonly used as exclusion bags in studies of pollination and reproductive</w:t>
      </w:r>
      <w:r>
        <w:rPr>
          <w:rFonts w:cs="Arial" w:ascii="Arial" w:hAnsi="Arial"/>
          <w:spacing w:val="-4"/>
        </w:rPr>
        <w:t xml:space="preserve"> </w:t>
      </w:r>
      <w:r>
        <w:rPr>
          <w:rFonts w:cs="Arial" w:ascii="Arial" w:hAnsi="Arial"/>
        </w:rPr>
        <w:t>biology.</w:t>
      </w:r>
      <w:r>
        <w:rPr>
          <w:rFonts w:cs="Arial" w:ascii="Arial" w:hAnsi="Arial"/>
          <w:spacing w:val="13"/>
        </w:rPr>
        <w:t xml:space="preserve"> </w:t>
      </w:r>
      <w:r>
        <w:rPr>
          <w:rFonts w:cs="Arial" w:ascii="Arial" w:hAnsi="Arial"/>
          <w:i/>
        </w:rPr>
        <w:t>Annals</w:t>
      </w:r>
      <w:r>
        <w:rPr>
          <w:rFonts w:cs="Arial" w:ascii="Arial" w:hAnsi="Arial"/>
          <w:i/>
          <w:spacing w:val="-3"/>
        </w:rPr>
        <w:t xml:space="preserve"> </w:t>
      </w:r>
      <w:r>
        <w:rPr>
          <w:rFonts w:cs="Arial" w:ascii="Arial" w:hAnsi="Arial"/>
          <w:i/>
        </w:rPr>
        <w:t>of</w:t>
      </w:r>
      <w:r>
        <w:rPr>
          <w:rFonts w:cs="Arial" w:ascii="Arial" w:hAnsi="Arial"/>
          <w:i/>
          <w:spacing w:val="-3"/>
        </w:rPr>
        <w:t xml:space="preserve"> </w:t>
      </w:r>
      <w:r>
        <w:rPr>
          <w:rFonts w:cs="Arial" w:ascii="Arial" w:hAnsi="Arial"/>
          <w:i/>
        </w:rPr>
        <w:t>Botany</w:t>
      </w:r>
      <w:r>
        <w:rPr>
          <w:rFonts w:cs="Arial" w:ascii="Arial" w:hAnsi="Arial"/>
        </w:rPr>
        <w:t>,</w:t>
      </w:r>
      <w:r>
        <w:rPr>
          <w:rFonts w:cs="Arial" w:ascii="Arial" w:hAnsi="Arial"/>
          <w:spacing w:val="-4"/>
        </w:rPr>
        <w:t xml:space="preserve"> </w:t>
      </w:r>
      <w:r>
        <w:rPr>
          <w:rFonts w:cs="Arial" w:ascii="Arial" w:hAnsi="Arial"/>
        </w:rPr>
        <w:t>93(5):603–607.</w:t>
      </w:r>
    </w:p>
    <w:p>
      <w:pPr>
        <w:pStyle w:val="TextBody"/>
        <w:spacing w:before="191" w:after="0"/>
        <w:ind w:left="354" w:right="1057" w:hanging="235"/>
        <w:jc w:val="both"/>
        <w:rPr>
          <w:rFonts w:ascii="Arial" w:hAnsi="Arial" w:cs="Arial"/>
        </w:rPr>
      </w:pPr>
      <w:bookmarkStart w:id="83" w:name="_bookmark78"/>
      <w:bookmarkEnd w:id="83"/>
      <w:r>
        <w:rPr>
          <w:rFonts w:cs="Arial" w:ascii="Arial" w:hAnsi="Arial"/>
        </w:rPr>
        <w:t>Nord,</w:t>
      </w:r>
      <w:r>
        <w:rPr>
          <w:rFonts w:cs="Arial" w:ascii="Arial" w:hAnsi="Arial"/>
          <w:spacing w:val="-6"/>
        </w:rPr>
        <w:t xml:space="preserve"> </w:t>
      </w:r>
      <w:r>
        <w:rPr>
          <w:rFonts w:cs="Arial" w:ascii="Arial" w:hAnsi="Arial"/>
        </w:rPr>
        <w:t>E.</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Shea,</w:t>
      </w:r>
      <w:r>
        <w:rPr>
          <w:rFonts w:cs="Arial" w:ascii="Arial" w:hAnsi="Arial"/>
          <w:spacing w:val="-6"/>
        </w:rPr>
        <w:t xml:space="preserve"> </w:t>
      </w:r>
      <w:r>
        <w:rPr>
          <w:rFonts w:cs="Arial" w:ascii="Arial" w:hAnsi="Arial"/>
        </w:rPr>
        <w:t>K.,</w:t>
      </w:r>
      <w:r>
        <w:rPr>
          <w:rFonts w:cs="Arial" w:ascii="Arial" w:hAnsi="Arial"/>
          <w:spacing w:val="-6"/>
        </w:rPr>
        <w:t xml:space="preserve"> </w:t>
      </w:r>
      <w:r>
        <w:rPr>
          <w:rFonts w:cs="Arial" w:ascii="Arial" w:hAnsi="Arial"/>
        </w:rPr>
        <w:t>and</w:t>
      </w:r>
      <w:r>
        <w:rPr>
          <w:rFonts w:cs="Arial" w:ascii="Arial" w:hAnsi="Arial"/>
          <w:spacing w:val="-6"/>
        </w:rPr>
        <w:t xml:space="preserve"> </w:t>
      </w:r>
      <w:r>
        <w:rPr>
          <w:rFonts w:cs="Arial" w:ascii="Arial" w:hAnsi="Arial"/>
        </w:rPr>
        <w:t>Lynch,</w:t>
      </w:r>
      <w:r>
        <w:rPr>
          <w:rFonts w:cs="Arial" w:ascii="Arial" w:hAnsi="Arial"/>
          <w:spacing w:val="-6"/>
        </w:rPr>
        <w:t xml:space="preserve"> </w:t>
      </w:r>
      <w:r>
        <w:rPr>
          <w:rFonts w:cs="Arial" w:ascii="Arial" w:hAnsi="Arial"/>
        </w:rPr>
        <w:t>J.</w:t>
      </w:r>
      <w:r>
        <w:rPr>
          <w:rFonts w:cs="Arial" w:ascii="Arial" w:hAnsi="Arial"/>
          <w:spacing w:val="-6"/>
        </w:rPr>
        <w:t xml:space="preserve"> </w:t>
      </w:r>
      <w:r>
        <w:rPr>
          <w:rFonts w:cs="Arial" w:ascii="Arial" w:hAnsi="Arial"/>
        </w:rPr>
        <w:t>P.</w:t>
      </w:r>
      <w:r>
        <w:rPr>
          <w:rFonts w:cs="Arial" w:ascii="Arial" w:hAnsi="Arial"/>
          <w:spacing w:val="-6"/>
        </w:rPr>
        <w:t xml:space="preserve"> </w:t>
      </w:r>
      <w:r>
        <w:rPr>
          <w:rFonts w:cs="Arial" w:ascii="Arial" w:hAnsi="Arial"/>
        </w:rPr>
        <w:t>2011. Optimizing</w:t>
      </w:r>
      <w:r>
        <w:rPr>
          <w:rFonts w:cs="Arial" w:ascii="Arial" w:hAnsi="Arial"/>
          <w:spacing w:val="-6"/>
        </w:rPr>
        <w:t xml:space="preserve"> </w:t>
      </w:r>
      <w:r>
        <w:rPr>
          <w:rFonts w:cs="Arial" w:ascii="Arial" w:hAnsi="Arial"/>
        </w:rPr>
        <w:t>reproductive</w:t>
      </w:r>
      <w:r>
        <w:rPr>
          <w:rFonts w:cs="Arial" w:ascii="Arial" w:hAnsi="Arial"/>
          <w:spacing w:val="-6"/>
        </w:rPr>
        <w:t xml:space="preserve"> </w:t>
      </w:r>
      <w:r>
        <w:rPr>
          <w:rFonts w:cs="Arial" w:ascii="Arial" w:hAnsi="Arial"/>
        </w:rPr>
        <w:t>phenology</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 xml:space="preserve">two- </w:t>
      </w:r>
      <w:r>
        <w:rPr>
          <w:rFonts w:cs="Arial" w:ascii="Arial" w:hAnsi="Arial"/>
          <w:w w:val="95"/>
        </w:rPr>
        <w:t>resource world:</w:t>
      </w:r>
      <w:r>
        <w:rPr>
          <w:rFonts w:cs="Arial" w:ascii="Arial" w:hAnsi="Arial"/>
          <w:spacing w:val="28"/>
        </w:rPr>
        <w:t xml:space="preserve"> </w:t>
      </w:r>
      <w:r>
        <w:rPr>
          <w:rFonts w:cs="Arial" w:ascii="Arial" w:hAnsi="Arial"/>
          <w:w w:val="95"/>
        </w:rPr>
        <w:t xml:space="preserve">a dynamic allocation model of plant growth predicts later reproduction in </w:t>
      </w:r>
      <w:r>
        <w:rPr>
          <w:rFonts w:cs="Arial" w:ascii="Arial" w:hAnsi="Arial"/>
        </w:rPr>
        <w:t>phosphorus-limited</w:t>
      </w:r>
      <w:r>
        <w:rPr>
          <w:rFonts w:cs="Arial" w:ascii="Arial" w:hAnsi="Arial"/>
          <w:spacing w:val="-8"/>
        </w:rPr>
        <w:t xml:space="preserve"> </w:t>
      </w:r>
      <w:r>
        <w:rPr>
          <w:rFonts w:cs="Arial" w:ascii="Arial" w:hAnsi="Arial"/>
        </w:rPr>
        <w:t>plants.</w:t>
      </w:r>
      <w:r>
        <w:rPr>
          <w:rFonts w:cs="Arial" w:ascii="Arial" w:hAnsi="Arial"/>
          <w:spacing w:val="8"/>
        </w:rPr>
        <w:t xml:space="preserve"> </w:t>
      </w:r>
      <w:r>
        <w:rPr>
          <w:rFonts w:cs="Arial" w:ascii="Arial" w:hAnsi="Arial"/>
          <w:i/>
        </w:rPr>
        <w:t>Annals</w:t>
      </w:r>
      <w:r>
        <w:rPr>
          <w:rFonts w:cs="Arial" w:ascii="Arial" w:hAnsi="Arial"/>
          <w:i/>
          <w:spacing w:val="-6"/>
        </w:rPr>
        <w:t xml:space="preserve"> </w:t>
      </w:r>
      <w:r>
        <w:rPr>
          <w:rFonts w:cs="Arial" w:ascii="Arial" w:hAnsi="Arial"/>
          <w:i/>
        </w:rPr>
        <w:t>of</w:t>
      </w:r>
      <w:r>
        <w:rPr>
          <w:rFonts w:cs="Arial" w:ascii="Arial" w:hAnsi="Arial"/>
          <w:i/>
          <w:spacing w:val="-6"/>
        </w:rPr>
        <w:t xml:space="preserve"> </w:t>
      </w:r>
      <w:r>
        <w:rPr>
          <w:rFonts w:cs="Arial" w:ascii="Arial" w:hAnsi="Arial"/>
          <w:i/>
        </w:rPr>
        <w:t>Botany</w:t>
      </w:r>
      <w:r>
        <w:rPr>
          <w:rFonts w:cs="Arial" w:ascii="Arial" w:hAnsi="Arial"/>
        </w:rPr>
        <w:t>,</w:t>
      </w:r>
      <w:r>
        <w:rPr>
          <w:rFonts w:cs="Arial" w:ascii="Arial" w:hAnsi="Arial"/>
          <w:spacing w:val="-7"/>
        </w:rPr>
        <w:t xml:space="preserve"> </w:t>
      </w:r>
      <w:r>
        <w:rPr>
          <w:rFonts w:cs="Arial" w:ascii="Arial" w:hAnsi="Arial"/>
        </w:rPr>
        <w:t>108(2):391–404.</w:t>
      </w:r>
    </w:p>
    <w:p>
      <w:pPr>
        <w:pStyle w:val="TextBody"/>
        <w:spacing w:lineRule="auto" w:line="235" w:before="161" w:after="0"/>
        <w:ind w:left="354" w:right="1058" w:hanging="235"/>
        <w:jc w:val="both"/>
        <w:rPr>
          <w:rFonts w:ascii="Arial" w:hAnsi="Arial" w:cs="Arial"/>
        </w:rPr>
      </w:pPr>
      <w:bookmarkStart w:id="84" w:name="_bookmark79"/>
      <w:bookmarkEnd w:id="84"/>
      <w:r>
        <w:rPr>
          <w:rFonts w:cs="Arial" w:ascii="Arial" w:hAnsi="Arial"/>
          <w:w w:val="95"/>
        </w:rPr>
        <w:t xml:space="preserve">Olsson, G. 1960. Self-incompatibility and outcrossing in rape and white mustard. </w:t>
      </w:r>
      <w:r>
        <w:rPr>
          <w:rFonts w:cs="Arial" w:ascii="Arial" w:hAnsi="Arial"/>
          <w:i/>
          <w:w w:val="95"/>
        </w:rPr>
        <w:t>Hereditas</w:t>
      </w:r>
      <w:r>
        <w:rPr>
          <w:rFonts w:cs="Arial" w:ascii="Arial" w:hAnsi="Arial"/>
          <w:w w:val="95"/>
        </w:rPr>
        <w:t xml:space="preserve">, </w:t>
      </w:r>
      <w:r>
        <w:rPr>
          <w:rFonts w:cs="Arial" w:ascii="Arial" w:hAnsi="Arial"/>
          <w:spacing w:val="-2"/>
        </w:rPr>
        <w:t>46:241–252.</w:t>
      </w:r>
    </w:p>
    <w:p>
      <w:pPr>
        <w:pStyle w:val="TextBody"/>
        <w:spacing w:before="5" w:after="0"/>
        <w:rPr>
          <w:rFonts w:ascii="Arial" w:hAnsi="Arial" w:cs="Arial"/>
          <w:sz w:val="19"/>
        </w:rPr>
      </w:pPr>
      <w:r>
        <w:rPr>
          <w:rFonts w:cs="Arial" w:ascii="Arial" w:hAnsi="Arial"/>
          <w:sz w:val="19"/>
        </w:rPr>
      </w:r>
    </w:p>
    <w:p>
      <w:pPr>
        <w:pStyle w:val="Normal"/>
        <w:spacing w:lineRule="auto" w:line="228"/>
        <w:ind w:left="354" w:right="1058" w:hanging="235"/>
        <w:jc w:val="both"/>
        <w:rPr>
          <w:rFonts w:ascii="Arial" w:hAnsi="Arial" w:cs="Arial"/>
          <w:sz w:val="24"/>
        </w:rPr>
      </w:pPr>
      <w:bookmarkStart w:id="85" w:name="_bookmark80"/>
      <w:bookmarkEnd w:id="85"/>
      <w:r>
        <w:rPr>
          <w:rFonts w:cs="Arial" w:ascii="Arial" w:hAnsi="Arial"/>
          <w:sz w:val="24"/>
        </w:rPr>
        <w:t>Ouvrard,</w:t>
      </w:r>
      <w:r>
        <w:rPr>
          <w:rFonts w:cs="Arial" w:ascii="Arial" w:hAnsi="Arial"/>
          <w:spacing w:val="-11"/>
          <w:sz w:val="24"/>
        </w:rPr>
        <w:t xml:space="preserve"> </w:t>
      </w:r>
      <w:r>
        <w:rPr>
          <w:rFonts w:cs="Arial" w:ascii="Arial" w:hAnsi="Arial"/>
          <w:sz w:val="24"/>
        </w:rPr>
        <w:t>P.</w:t>
      </w:r>
      <w:r>
        <w:rPr>
          <w:rFonts w:cs="Arial" w:ascii="Arial" w:hAnsi="Arial"/>
          <w:spacing w:val="-11"/>
          <w:sz w:val="24"/>
        </w:rPr>
        <w:t xml:space="preserve"> </w:t>
      </w:r>
      <w:r>
        <w:rPr>
          <w:rFonts w:cs="Arial" w:ascii="Arial" w:hAnsi="Arial"/>
          <w:sz w:val="24"/>
        </w:rPr>
        <w:t>and</w:t>
      </w:r>
      <w:r>
        <w:rPr>
          <w:rFonts w:cs="Arial" w:ascii="Arial" w:hAnsi="Arial"/>
          <w:spacing w:val="-12"/>
          <w:sz w:val="24"/>
        </w:rPr>
        <w:t xml:space="preserve"> </w:t>
      </w:r>
      <w:r>
        <w:rPr>
          <w:rFonts w:cs="Arial" w:ascii="Arial" w:hAnsi="Arial"/>
          <w:sz w:val="24"/>
        </w:rPr>
        <w:t>Jacquemart,</w:t>
      </w:r>
      <w:r>
        <w:rPr>
          <w:rFonts w:cs="Arial" w:ascii="Arial" w:hAnsi="Arial"/>
          <w:spacing w:val="-11"/>
          <w:sz w:val="24"/>
        </w:rPr>
        <w:t xml:space="preserve"> </w:t>
      </w:r>
      <w:r>
        <w:rPr>
          <w:rFonts w:cs="Arial" w:ascii="Arial" w:hAnsi="Arial"/>
          <w:sz w:val="24"/>
        </w:rPr>
        <w:t>A.</w:t>
      </w:r>
      <w:r>
        <w:rPr>
          <w:rFonts w:cs="Arial" w:ascii="Arial" w:hAnsi="Arial"/>
          <w:spacing w:val="-11"/>
          <w:sz w:val="24"/>
        </w:rPr>
        <w:t xml:space="preserve"> </w:t>
      </w:r>
      <w:r>
        <w:rPr>
          <w:rFonts w:cs="Arial" w:ascii="Arial" w:hAnsi="Arial"/>
          <w:sz w:val="24"/>
        </w:rPr>
        <w:t>2019.</w:t>
      </w:r>
      <w:r>
        <w:rPr>
          <w:rFonts w:cs="Arial" w:ascii="Arial" w:hAnsi="Arial"/>
          <w:spacing w:val="9"/>
          <w:sz w:val="24"/>
        </w:rPr>
        <w:t xml:space="preserve"> </w:t>
      </w:r>
      <w:r>
        <w:rPr>
          <w:rFonts w:cs="Arial" w:ascii="Arial" w:hAnsi="Arial"/>
          <w:sz w:val="24"/>
        </w:rPr>
        <w:t>Review</w:t>
      </w:r>
      <w:r>
        <w:rPr>
          <w:rFonts w:cs="Arial" w:ascii="Arial" w:hAnsi="Arial"/>
          <w:spacing w:val="-11"/>
          <w:sz w:val="24"/>
        </w:rPr>
        <w:t xml:space="preserve"> </w:t>
      </w:r>
      <w:r>
        <w:rPr>
          <w:rFonts w:cs="Arial" w:ascii="Arial" w:hAnsi="Arial"/>
          <w:sz w:val="24"/>
        </w:rPr>
        <w:t>of</w:t>
      </w:r>
      <w:r>
        <w:rPr>
          <w:rFonts w:cs="Arial" w:ascii="Arial" w:hAnsi="Arial"/>
          <w:spacing w:val="-12"/>
          <w:sz w:val="24"/>
        </w:rPr>
        <w:t xml:space="preserve"> </w:t>
      </w:r>
      <w:r>
        <w:rPr>
          <w:rFonts w:cs="Arial" w:ascii="Arial" w:hAnsi="Arial"/>
          <w:sz w:val="24"/>
        </w:rPr>
        <w:t>methods</w:t>
      </w:r>
      <w:r>
        <w:rPr>
          <w:rFonts w:cs="Arial" w:ascii="Arial" w:hAnsi="Arial"/>
          <w:spacing w:val="-11"/>
          <w:sz w:val="24"/>
        </w:rPr>
        <w:t xml:space="preserve"> </w:t>
      </w:r>
      <w:r>
        <w:rPr>
          <w:rFonts w:cs="Arial" w:ascii="Arial" w:hAnsi="Arial"/>
          <w:sz w:val="24"/>
        </w:rPr>
        <w:t>to</w:t>
      </w:r>
      <w:r>
        <w:rPr>
          <w:rFonts w:cs="Arial" w:ascii="Arial" w:hAnsi="Arial"/>
          <w:spacing w:val="-12"/>
          <w:sz w:val="24"/>
        </w:rPr>
        <w:t xml:space="preserve"> </w:t>
      </w:r>
      <w:r>
        <w:rPr>
          <w:rFonts w:cs="Arial" w:ascii="Arial" w:hAnsi="Arial"/>
          <w:sz w:val="24"/>
        </w:rPr>
        <w:t>investigate</w:t>
      </w:r>
      <w:r>
        <w:rPr>
          <w:rFonts w:cs="Arial" w:ascii="Arial" w:hAnsi="Arial"/>
          <w:spacing w:val="-11"/>
          <w:sz w:val="24"/>
        </w:rPr>
        <w:t xml:space="preserve"> </w:t>
      </w:r>
      <w:r>
        <w:rPr>
          <w:rFonts w:cs="Arial" w:ascii="Arial" w:hAnsi="Arial"/>
          <w:sz w:val="24"/>
        </w:rPr>
        <w:t>pollinator</w:t>
      </w:r>
      <w:r>
        <w:rPr>
          <w:rFonts w:cs="Arial" w:ascii="Arial" w:hAnsi="Arial"/>
          <w:spacing w:val="-12"/>
          <w:sz w:val="24"/>
        </w:rPr>
        <w:t xml:space="preserve"> </w:t>
      </w:r>
      <w:r>
        <w:rPr>
          <w:rFonts w:cs="Arial" w:ascii="Arial" w:hAnsi="Arial"/>
          <w:sz w:val="24"/>
        </w:rPr>
        <w:t>depen- dency in oilseed rape (</w:t>
      </w:r>
      <w:r>
        <w:rPr>
          <w:rFonts w:cs="Arial" w:ascii="Arial" w:hAnsi="Arial"/>
          <w:i/>
          <w:sz w:val="24"/>
        </w:rPr>
        <w:t>Brassica napus</w:t>
      </w:r>
      <w:r>
        <w:rPr>
          <w:rFonts w:cs="Arial" w:ascii="Arial" w:hAnsi="Arial"/>
          <w:sz w:val="24"/>
        </w:rPr>
        <w:t>).</w:t>
      </w:r>
      <w:r>
        <w:rPr>
          <w:rFonts w:cs="Arial" w:ascii="Arial" w:hAnsi="Arial"/>
          <w:spacing w:val="40"/>
          <w:sz w:val="24"/>
        </w:rPr>
        <w:t xml:space="preserve"> </w:t>
      </w:r>
      <w:r>
        <w:rPr>
          <w:rFonts w:cs="Arial" w:ascii="Arial" w:hAnsi="Arial"/>
          <w:i/>
          <w:sz w:val="24"/>
        </w:rPr>
        <w:t>Field Crops Research</w:t>
      </w:r>
      <w:r>
        <w:rPr>
          <w:rFonts w:cs="Arial" w:ascii="Arial" w:hAnsi="Arial"/>
          <w:sz w:val="24"/>
        </w:rPr>
        <w:t>, 231:18–29.</w:t>
      </w:r>
    </w:p>
    <w:p>
      <w:pPr>
        <w:pStyle w:val="TextBody"/>
        <w:spacing w:before="194" w:after="0"/>
        <w:ind w:left="354" w:right="1055" w:hanging="235"/>
        <w:jc w:val="both"/>
        <w:rPr>
          <w:rFonts w:ascii="Arial" w:hAnsi="Arial" w:cs="Arial"/>
        </w:rPr>
      </w:pPr>
      <w:bookmarkStart w:id="86" w:name="_bookmark81"/>
      <w:bookmarkEnd w:id="86"/>
      <w:r>
        <w:rPr>
          <w:rFonts w:cs="Arial" w:ascii="Arial" w:hAnsi="Arial"/>
        </w:rPr>
        <w:t>Parker, A. J., Tran, J. L., Ison, J. L., Bai, J. D. K., Weis, A. E., and Thomson, J. D. 2015. Pollen</w:t>
      </w:r>
      <w:r>
        <w:rPr>
          <w:rFonts w:cs="Arial" w:ascii="Arial" w:hAnsi="Arial"/>
          <w:spacing w:val="-15"/>
        </w:rPr>
        <w:t xml:space="preserve"> </w:t>
      </w:r>
      <w:r>
        <w:rPr>
          <w:rFonts w:cs="Arial" w:ascii="Arial" w:hAnsi="Arial"/>
        </w:rPr>
        <w:t>packing</w:t>
      </w:r>
      <w:r>
        <w:rPr>
          <w:rFonts w:cs="Arial" w:ascii="Arial" w:hAnsi="Arial"/>
          <w:spacing w:val="-14"/>
        </w:rPr>
        <w:t xml:space="preserve"> </w:t>
      </w:r>
      <w:r>
        <w:rPr>
          <w:rFonts w:cs="Arial" w:ascii="Arial" w:hAnsi="Arial"/>
        </w:rPr>
        <w:t>affects</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function</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corbiculate</w:t>
      </w:r>
      <w:r>
        <w:rPr>
          <w:rFonts w:cs="Arial" w:ascii="Arial" w:hAnsi="Arial"/>
          <w:spacing w:val="-15"/>
        </w:rPr>
        <w:t xml:space="preserve"> </w:t>
      </w:r>
      <w:r>
        <w:rPr>
          <w:rFonts w:cs="Arial" w:ascii="Arial" w:hAnsi="Arial"/>
        </w:rPr>
        <w:t>bees</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non-corbiculate bees.</w:t>
      </w:r>
      <w:r>
        <w:rPr>
          <w:rFonts w:cs="Arial" w:ascii="Arial" w:hAnsi="Arial"/>
          <w:spacing w:val="40"/>
        </w:rPr>
        <w:t xml:space="preserve"> </w:t>
      </w:r>
      <w:r>
        <w:rPr>
          <w:rFonts w:cs="Arial" w:ascii="Arial" w:hAnsi="Arial"/>
          <w:i/>
        </w:rPr>
        <w:t>Arthropod-Plant Interactions</w:t>
      </w:r>
      <w:r>
        <w:rPr>
          <w:rFonts w:cs="Arial" w:ascii="Arial" w:hAnsi="Arial"/>
        </w:rPr>
        <w:t>, 9(2):197–203.</w:t>
      </w:r>
    </w:p>
    <w:p>
      <w:pPr>
        <w:pStyle w:val="TextBody"/>
        <w:spacing w:lineRule="auto" w:line="228" w:before="197" w:after="0"/>
        <w:ind w:left="354" w:right="1054" w:hanging="235"/>
        <w:jc w:val="both"/>
        <w:rPr>
          <w:rFonts w:ascii="Arial" w:hAnsi="Arial" w:cs="Arial"/>
        </w:rPr>
      </w:pPr>
      <w:bookmarkStart w:id="87" w:name="_bookmark82"/>
      <w:bookmarkEnd w:id="87"/>
      <w:r>
        <w:rPr>
          <w:rFonts w:cs="Arial" w:ascii="Arial" w:hAnsi="Arial"/>
        </w:rPr>
        <w:t>Perrot,</w:t>
      </w:r>
      <w:r>
        <w:rPr>
          <w:rFonts w:cs="Arial" w:ascii="Arial" w:hAnsi="Arial"/>
          <w:spacing w:val="-12"/>
        </w:rPr>
        <w:t xml:space="preserve"> </w:t>
      </w:r>
      <w:r>
        <w:rPr>
          <w:rFonts w:cs="Arial" w:ascii="Arial" w:hAnsi="Arial"/>
        </w:rPr>
        <w:t>T.,</w:t>
      </w:r>
      <w:r>
        <w:rPr>
          <w:rFonts w:cs="Arial" w:ascii="Arial" w:hAnsi="Arial"/>
          <w:spacing w:val="-12"/>
        </w:rPr>
        <w:t xml:space="preserve"> </w:t>
      </w:r>
      <w:r>
        <w:rPr>
          <w:rFonts w:cs="Arial" w:ascii="Arial" w:hAnsi="Arial"/>
        </w:rPr>
        <w:t>Gaba,</w:t>
      </w:r>
      <w:r>
        <w:rPr>
          <w:rFonts w:cs="Arial" w:ascii="Arial" w:hAnsi="Arial"/>
          <w:spacing w:val="-12"/>
        </w:rPr>
        <w:t xml:space="preserve"> </w:t>
      </w:r>
      <w:r>
        <w:rPr>
          <w:rFonts w:cs="Arial" w:ascii="Arial" w:hAnsi="Arial"/>
        </w:rPr>
        <w:t>S.,</w:t>
      </w:r>
      <w:r>
        <w:rPr>
          <w:rFonts w:cs="Arial" w:ascii="Arial" w:hAnsi="Arial"/>
          <w:spacing w:val="-12"/>
        </w:rPr>
        <w:t xml:space="preserve"> </w:t>
      </w:r>
      <w:r>
        <w:rPr>
          <w:rFonts w:cs="Arial" w:ascii="Arial" w:hAnsi="Arial"/>
        </w:rPr>
        <w:t>Roncoroni,</w:t>
      </w:r>
      <w:r>
        <w:rPr>
          <w:rFonts w:cs="Arial" w:ascii="Arial" w:hAnsi="Arial"/>
          <w:spacing w:val="-12"/>
        </w:rPr>
        <w:t xml:space="preserve"> </w:t>
      </w:r>
      <w:r>
        <w:rPr>
          <w:rFonts w:cs="Arial" w:ascii="Arial" w:hAnsi="Arial"/>
        </w:rPr>
        <w:t>M.,</w:t>
      </w:r>
      <w:r>
        <w:rPr>
          <w:rFonts w:cs="Arial" w:ascii="Arial" w:hAnsi="Arial"/>
          <w:spacing w:val="-12"/>
        </w:rPr>
        <w:t xml:space="preserve"> </w:t>
      </w:r>
      <w:r>
        <w:rPr>
          <w:rFonts w:cs="Arial" w:ascii="Arial" w:hAnsi="Arial"/>
        </w:rPr>
        <w:t>Gautier,</w:t>
      </w:r>
      <w:r>
        <w:rPr>
          <w:rFonts w:cs="Arial" w:ascii="Arial" w:hAnsi="Arial"/>
          <w:spacing w:val="-12"/>
        </w:rPr>
        <w:t xml:space="preserve"> </w:t>
      </w:r>
      <w:r>
        <w:rPr>
          <w:rFonts w:cs="Arial" w:ascii="Arial" w:hAnsi="Arial"/>
        </w:rPr>
        <w:t>J.-L.,</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Bretagnolle,</w:t>
      </w:r>
      <w:r>
        <w:rPr>
          <w:rFonts w:cs="Arial" w:ascii="Arial" w:hAnsi="Arial"/>
          <w:spacing w:val="-12"/>
        </w:rPr>
        <w:t xml:space="preserve"> </w:t>
      </w:r>
      <w:r>
        <w:rPr>
          <w:rFonts w:cs="Arial" w:ascii="Arial" w:hAnsi="Arial"/>
        </w:rPr>
        <w:t>V.</w:t>
      </w:r>
      <w:r>
        <w:rPr>
          <w:rFonts w:cs="Arial" w:ascii="Arial" w:hAnsi="Arial"/>
          <w:spacing w:val="-13"/>
        </w:rPr>
        <w:t xml:space="preserve"> </w:t>
      </w:r>
      <w:r>
        <w:rPr>
          <w:rFonts w:cs="Arial" w:ascii="Arial" w:hAnsi="Arial"/>
        </w:rPr>
        <w:t>2018. Bees</w:t>
      </w:r>
      <w:r>
        <w:rPr>
          <w:rFonts w:cs="Arial" w:ascii="Arial" w:hAnsi="Arial"/>
          <w:spacing w:val="-14"/>
        </w:rPr>
        <w:t xml:space="preserve"> </w:t>
      </w:r>
      <w:r>
        <w:rPr>
          <w:rFonts w:cs="Arial" w:ascii="Arial" w:hAnsi="Arial"/>
        </w:rPr>
        <w:t>increase oilseed rape yield under real field conditions.</w:t>
      </w:r>
      <w:r>
        <w:rPr>
          <w:rFonts w:cs="Arial" w:ascii="Arial" w:hAnsi="Arial"/>
          <w:spacing w:val="40"/>
        </w:rPr>
        <w:t xml:space="preserve"> </w:t>
      </w:r>
      <w:r>
        <w:rPr>
          <w:rFonts w:cs="Arial" w:ascii="Arial" w:hAnsi="Arial"/>
          <w:i/>
        </w:rPr>
        <w:t>Agriculture, Ecosystems &amp; Environment</w:t>
      </w:r>
      <w:r>
        <w:rPr>
          <w:rFonts w:cs="Arial" w:ascii="Arial" w:hAnsi="Arial"/>
        </w:rPr>
        <w:t xml:space="preserve">, </w:t>
      </w:r>
      <w:r>
        <w:rPr>
          <w:rFonts w:cs="Arial" w:ascii="Arial" w:hAnsi="Arial"/>
          <w:spacing w:val="-2"/>
        </w:rPr>
        <w:t>266:39–48.</w:t>
      </w:r>
    </w:p>
    <w:p>
      <w:pPr>
        <w:pStyle w:val="TextBody"/>
        <w:spacing w:before="1" w:after="0"/>
        <w:rPr>
          <w:rFonts w:ascii="Arial" w:hAnsi="Arial" w:cs="Arial"/>
          <w:sz w:val="20"/>
        </w:rPr>
      </w:pPr>
      <w:r>
        <w:rPr>
          <w:rFonts w:cs="Arial" w:ascii="Arial" w:hAnsi="Arial"/>
          <w:sz w:val="20"/>
        </w:rPr>
      </w:r>
    </w:p>
    <w:p>
      <w:pPr>
        <w:pStyle w:val="Normal"/>
        <w:spacing w:lineRule="auto" w:line="218"/>
        <w:ind w:left="354" w:right="1056" w:hanging="235"/>
        <w:jc w:val="both"/>
        <w:rPr>
          <w:rFonts w:ascii="Arial" w:hAnsi="Arial" w:cs="Arial"/>
          <w:sz w:val="24"/>
        </w:rPr>
      </w:pPr>
      <w:bookmarkStart w:id="88" w:name="_bookmark83"/>
      <w:bookmarkEnd w:id="88"/>
      <w:r>
        <w:rPr>
          <w:rFonts w:cs="Arial" w:ascii="Arial" w:hAnsi="Arial"/>
          <w:w w:val="95"/>
          <w:sz w:val="24"/>
        </w:rPr>
        <w:t xml:space="preserve">Peterson, J. H. and Roitberg, B. D. 2005. Impacts of flight distance on sex ratio and resource </w:t>
      </w:r>
      <w:r>
        <w:rPr>
          <w:rFonts w:cs="Arial" w:ascii="Arial" w:hAnsi="Arial"/>
          <w:sz w:val="24"/>
        </w:rPr>
        <w:t xml:space="preserve">allocation to offspring in the leafcutter bee, </w:t>
      </w:r>
      <w:r>
        <w:rPr>
          <w:rFonts w:cs="Arial" w:ascii="Arial" w:hAnsi="Arial"/>
          <w:i/>
          <w:sz w:val="24"/>
        </w:rPr>
        <w:t>Megachile rotundata</w:t>
      </w:r>
      <w:r>
        <w:rPr>
          <w:rFonts w:cs="Arial" w:ascii="Arial" w:hAnsi="Arial"/>
          <w:sz w:val="24"/>
        </w:rPr>
        <w:t xml:space="preserve">. </w:t>
      </w:r>
      <w:r>
        <w:rPr>
          <w:rFonts w:cs="Arial" w:ascii="Arial" w:hAnsi="Arial"/>
          <w:i/>
          <w:sz w:val="24"/>
        </w:rPr>
        <w:t>Behavioral Ecology and Sociobiology</w:t>
      </w:r>
      <w:r>
        <w:rPr>
          <w:rFonts w:cs="Arial" w:ascii="Arial" w:hAnsi="Arial"/>
          <w:sz w:val="24"/>
        </w:rPr>
        <w:t>, 59(5):589–596.</w:t>
      </w:r>
    </w:p>
    <w:p>
      <w:pPr>
        <w:pStyle w:val="TextBody"/>
        <w:spacing w:before="196" w:after="0"/>
        <w:ind w:left="354" w:right="1054" w:hanging="235"/>
        <w:jc w:val="both"/>
        <w:rPr>
          <w:rFonts w:ascii="Arial" w:hAnsi="Arial" w:cs="Arial"/>
        </w:rPr>
      </w:pPr>
      <w:bookmarkStart w:id="89" w:name="_bookmark84"/>
      <w:bookmarkEnd w:id="89"/>
      <w:r>
        <w:rPr>
          <w:rFonts w:cs="Arial" w:ascii="Arial" w:hAnsi="Arial"/>
          <w:spacing w:val="-2"/>
          <w:w w:val="95"/>
        </w:rPr>
        <w:t>Pierre,</w:t>
      </w:r>
      <w:r>
        <w:rPr>
          <w:rFonts w:cs="Arial" w:ascii="Arial" w:hAnsi="Arial"/>
          <w:spacing w:val="-10"/>
          <w:w w:val="95"/>
        </w:rPr>
        <w:t xml:space="preserve"> </w:t>
      </w:r>
      <w:r>
        <w:rPr>
          <w:rFonts w:cs="Arial" w:ascii="Arial" w:hAnsi="Arial"/>
          <w:spacing w:val="-2"/>
          <w:w w:val="95"/>
        </w:rPr>
        <w:t>J.,</w:t>
      </w:r>
      <w:r>
        <w:rPr>
          <w:rFonts w:cs="Arial" w:ascii="Arial" w:hAnsi="Arial"/>
          <w:spacing w:val="-10"/>
          <w:w w:val="95"/>
        </w:rPr>
        <w:t xml:space="preserve"> </w:t>
      </w:r>
      <w:r>
        <w:rPr>
          <w:rFonts w:cs="Arial" w:ascii="Arial" w:hAnsi="Arial"/>
          <w:spacing w:val="-10"/>
          <w:w w:val="110"/>
        </w:rPr>
        <w:t>V</w:t>
      </w:r>
      <w:r>
        <w:rPr>
          <w:rFonts w:cs="Arial" w:ascii="Arial" w:hAnsi="Arial"/>
          <w:spacing w:val="10"/>
          <w:w w:val="92"/>
        </w:rPr>
        <w:t>aiss</w:t>
      </w:r>
      <w:r>
        <w:rPr>
          <w:rFonts w:cs="Arial" w:ascii="Arial" w:hAnsi="Arial"/>
          <w:spacing w:val="3"/>
          <w:w w:val="92"/>
        </w:rPr>
        <w:t>i</w:t>
      </w:r>
      <w:r>
        <w:rPr>
          <w:rFonts w:cs="Arial" w:ascii="Arial" w:hAnsi="Arial"/>
          <w:spacing w:val="-101"/>
          <w:w w:val="98"/>
        </w:rPr>
        <w:t>`</w:t>
      </w:r>
      <w:r>
        <w:rPr>
          <w:rFonts w:cs="Arial" w:ascii="Arial" w:hAnsi="Arial"/>
          <w:spacing w:val="10"/>
          <w:w w:val="93"/>
        </w:rPr>
        <w:t>ere,</w:t>
      </w:r>
      <w:r>
        <w:rPr>
          <w:rFonts w:cs="Arial" w:ascii="Arial" w:hAnsi="Arial"/>
          <w:spacing w:val="-8"/>
          <w:w w:val="94"/>
        </w:rPr>
        <w:t xml:space="preserve"> </w:t>
      </w:r>
      <w:r>
        <w:rPr>
          <w:rFonts w:cs="Arial" w:ascii="Arial" w:hAnsi="Arial"/>
          <w:spacing w:val="-2"/>
          <w:w w:val="95"/>
        </w:rPr>
        <w:t>B.,</w:t>
      </w:r>
      <w:r>
        <w:rPr>
          <w:rFonts w:cs="Arial" w:ascii="Arial" w:hAnsi="Arial"/>
          <w:spacing w:val="-10"/>
          <w:w w:val="95"/>
        </w:rPr>
        <w:t xml:space="preserve"> </w:t>
      </w:r>
      <w:r>
        <w:rPr>
          <w:rFonts w:cs="Arial" w:ascii="Arial" w:hAnsi="Arial"/>
          <w:spacing w:val="-5"/>
          <w:w w:val="108"/>
        </w:rPr>
        <w:t>V</w:t>
      </w:r>
      <w:r>
        <w:rPr>
          <w:rFonts w:cs="Arial" w:ascii="Arial" w:hAnsi="Arial"/>
          <w:spacing w:val="15"/>
          <w:w w:val="94"/>
        </w:rPr>
        <w:t>al</w:t>
      </w:r>
      <w:r>
        <w:rPr>
          <w:rFonts w:cs="Arial" w:ascii="Arial" w:hAnsi="Arial"/>
          <w:spacing w:val="8"/>
          <w:w w:val="94"/>
        </w:rPr>
        <w:t>l</w:t>
      </w:r>
      <w:r>
        <w:rPr>
          <w:rFonts w:cs="Arial" w:ascii="Arial" w:hAnsi="Arial"/>
          <w:spacing w:val="-96"/>
          <w:w w:val="96"/>
        </w:rPr>
        <w:t>´</w:t>
      </w:r>
      <w:r>
        <w:rPr>
          <w:rFonts w:cs="Arial" w:ascii="Arial" w:hAnsi="Arial"/>
          <w:spacing w:val="15"/>
          <w:w w:val="90"/>
        </w:rPr>
        <w:t>ee,</w:t>
      </w:r>
      <w:r>
        <w:rPr>
          <w:rFonts w:cs="Arial" w:ascii="Arial" w:hAnsi="Arial"/>
          <w:spacing w:val="-8"/>
          <w:w w:val="94"/>
        </w:rPr>
        <w:t xml:space="preserve"> </w:t>
      </w:r>
      <w:r>
        <w:rPr>
          <w:rFonts w:cs="Arial" w:ascii="Arial" w:hAnsi="Arial"/>
          <w:spacing w:val="-2"/>
          <w:w w:val="95"/>
        </w:rPr>
        <w:t>P.,</w:t>
      </w:r>
      <w:r>
        <w:rPr>
          <w:rFonts w:cs="Arial" w:ascii="Arial" w:hAnsi="Arial"/>
          <w:spacing w:val="-10"/>
          <w:w w:val="95"/>
        </w:rPr>
        <w:t xml:space="preserve"> </w:t>
      </w:r>
      <w:r>
        <w:rPr>
          <w:rFonts w:cs="Arial" w:ascii="Arial" w:hAnsi="Arial"/>
          <w:spacing w:val="-2"/>
          <w:w w:val="95"/>
        </w:rPr>
        <w:t>and</w:t>
      </w:r>
      <w:r>
        <w:rPr>
          <w:rFonts w:cs="Arial" w:ascii="Arial" w:hAnsi="Arial"/>
          <w:spacing w:val="-10"/>
          <w:w w:val="95"/>
        </w:rPr>
        <w:t xml:space="preserve"> </w:t>
      </w:r>
      <w:r>
        <w:rPr>
          <w:rFonts w:cs="Arial" w:ascii="Arial" w:hAnsi="Arial"/>
          <w:spacing w:val="-2"/>
          <w:w w:val="95"/>
        </w:rPr>
        <w:t>Renard,</w:t>
      </w:r>
      <w:r>
        <w:rPr>
          <w:rFonts w:cs="Arial" w:ascii="Arial" w:hAnsi="Arial"/>
          <w:spacing w:val="-9"/>
          <w:w w:val="95"/>
        </w:rPr>
        <w:t xml:space="preserve"> </w:t>
      </w:r>
      <w:r>
        <w:rPr>
          <w:rFonts w:cs="Arial" w:ascii="Arial" w:hAnsi="Arial"/>
          <w:spacing w:val="-2"/>
          <w:w w:val="95"/>
        </w:rPr>
        <w:t>M.</w:t>
      </w:r>
      <w:r>
        <w:rPr>
          <w:rFonts w:cs="Arial" w:ascii="Arial" w:hAnsi="Arial"/>
          <w:spacing w:val="-10"/>
          <w:w w:val="95"/>
        </w:rPr>
        <w:t xml:space="preserve"> </w:t>
      </w:r>
      <w:r>
        <w:rPr>
          <w:rFonts w:cs="Arial" w:ascii="Arial" w:hAnsi="Arial"/>
          <w:spacing w:val="-2"/>
          <w:w w:val="95"/>
        </w:rPr>
        <w:t>2010.</w:t>
      </w:r>
      <w:r>
        <w:rPr>
          <w:rFonts w:cs="Arial" w:ascii="Arial" w:hAnsi="Arial"/>
          <w:spacing w:val="-9"/>
          <w:w w:val="95"/>
        </w:rPr>
        <w:t xml:space="preserve"> </w:t>
      </w:r>
      <w:r>
        <w:rPr>
          <w:rFonts w:cs="Arial" w:ascii="Arial" w:hAnsi="Arial"/>
          <w:spacing w:val="-2"/>
          <w:w w:val="95"/>
        </w:rPr>
        <w:t>Efficiency</w:t>
      </w:r>
      <w:r>
        <w:rPr>
          <w:rFonts w:cs="Arial" w:ascii="Arial" w:hAnsi="Arial"/>
          <w:spacing w:val="-10"/>
          <w:w w:val="95"/>
        </w:rPr>
        <w:t xml:space="preserve"> </w:t>
      </w:r>
      <w:r>
        <w:rPr>
          <w:rFonts w:cs="Arial" w:ascii="Arial" w:hAnsi="Arial"/>
          <w:spacing w:val="-2"/>
          <w:w w:val="95"/>
        </w:rPr>
        <w:t>of</w:t>
      </w:r>
      <w:r>
        <w:rPr>
          <w:rFonts w:cs="Arial" w:ascii="Arial" w:hAnsi="Arial"/>
          <w:spacing w:val="-9"/>
          <w:w w:val="95"/>
        </w:rPr>
        <w:t xml:space="preserve"> </w:t>
      </w:r>
      <w:r>
        <w:rPr>
          <w:rFonts w:cs="Arial" w:ascii="Arial" w:hAnsi="Arial"/>
          <w:spacing w:val="-2"/>
          <w:w w:val="95"/>
        </w:rPr>
        <w:t>airborne</w:t>
      </w:r>
      <w:r>
        <w:rPr>
          <w:rFonts w:cs="Arial" w:ascii="Arial" w:hAnsi="Arial"/>
          <w:spacing w:val="-10"/>
          <w:w w:val="95"/>
        </w:rPr>
        <w:t xml:space="preserve"> </w:t>
      </w:r>
      <w:r>
        <w:rPr>
          <w:rFonts w:cs="Arial" w:ascii="Arial" w:hAnsi="Arial"/>
          <w:spacing w:val="-2"/>
          <w:w w:val="95"/>
        </w:rPr>
        <w:t>pollen</w:t>
      </w:r>
      <w:r>
        <w:rPr>
          <w:rFonts w:cs="Arial" w:ascii="Arial" w:hAnsi="Arial"/>
          <w:spacing w:val="-10"/>
          <w:w w:val="95"/>
        </w:rPr>
        <w:t xml:space="preserve"> </w:t>
      </w:r>
      <w:r>
        <w:rPr>
          <w:rFonts w:cs="Arial" w:ascii="Arial" w:hAnsi="Arial"/>
          <w:spacing w:val="-2"/>
          <w:w w:val="95"/>
        </w:rPr>
        <w:t xml:space="preserve">released </w:t>
      </w:r>
      <w:r>
        <w:rPr>
          <w:rFonts w:cs="Arial" w:ascii="Arial" w:hAnsi="Arial"/>
        </w:rPr>
        <w:t>by</w:t>
      </w:r>
      <w:r>
        <w:rPr>
          <w:rFonts w:cs="Arial" w:ascii="Arial" w:hAnsi="Arial"/>
          <w:spacing w:val="-7"/>
        </w:rPr>
        <w:t xml:space="preserve"> </w:t>
      </w:r>
      <w:r>
        <w:rPr>
          <w:rFonts w:cs="Arial" w:ascii="Arial" w:hAnsi="Arial"/>
        </w:rPr>
        <w:t>honeybee</w:t>
      </w:r>
      <w:r>
        <w:rPr>
          <w:rFonts w:cs="Arial" w:ascii="Arial" w:hAnsi="Arial"/>
          <w:spacing w:val="-7"/>
        </w:rPr>
        <w:t xml:space="preserve"> </w:t>
      </w:r>
      <w:r>
        <w:rPr>
          <w:rFonts w:cs="Arial" w:ascii="Arial" w:hAnsi="Arial"/>
        </w:rPr>
        <w:t>foraging</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pollination</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oilseed</w:t>
      </w:r>
      <w:r>
        <w:rPr>
          <w:rFonts w:cs="Arial" w:ascii="Arial" w:hAnsi="Arial"/>
          <w:spacing w:val="-7"/>
        </w:rPr>
        <w:t xml:space="preserve"> </w:t>
      </w:r>
      <w:r>
        <w:rPr>
          <w:rFonts w:cs="Arial" w:ascii="Arial" w:hAnsi="Arial"/>
        </w:rPr>
        <w:t>rape:</w:t>
      </w:r>
      <w:r>
        <w:rPr>
          <w:rFonts w:cs="Arial" w:ascii="Arial" w:hAnsi="Arial"/>
          <w:spacing w:val="17"/>
        </w:rPr>
        <w:t xml:space="preserve"> </w:t>
      </w:r>
      <w:r>
        <w:rPr>
          <w:rFonts w:cs="Arial" w:ascii="Arial" w:hAnsi="Arial"/>
        </w:rPr>
        <w:t>a</w:t>
      </w:r>
      <w:r>
        <w:rPr>
          <w:rFonts w:cs="Arial" w:ascii="Arial" w:hAnsi="Arial"/>
          <w:spacing w:val="-7"/>
        </w:rPr>
        <w:t xml:space="preserve"> </w:t>
      </w:r>
      <w:r>
        <w:rPr>
          <w:rFonts w:cs="Arial" w:ascii="Arial" w:hAnsi="Arial"/>
        </w:rPr>
        <w:t>wind</w:t>
      </w:r>
      <w:r>
        <w:rPr>
          <w:rFonts w:cs="Arial" w:ascii="Arial" w:hAnsi="Arial"/>
          <w:spacing w:val="-7"/>
        </w:rPr>
        <w:t xml:space="preserve"> </w:t>
      </w:r>
      <w:r>
        <w:rPr>
          <w:rFonts w:cs="Arial" w:ascii="Arial" w:hAnsi="Arial"/>
        </w:rPr>
        <w:t>insect-assisted</w:t>
      </w:r>
      <w:r>
        <w:rPr>
          <w:rFonts w:cs="Arial" w:ascii="Arial" w:hAnsi="Arial"/>
          <w:spacing w:val="-7"/>
        </w:rPr>
        <w:t xml:space="preserve"> </w:t>
      </w:r>
      <w:r>
        <w:rPr>
          <w:rFonts w:cs="Arial" w:ascii="Arial" w:hAnsi="Arial"/>
        </w:rPr>
        <w:t xml:space="preserve">pollination. </w:t>
      </w:r>
      <w:r>
        <w:rPr>
          <w:rFonts w:cs="Arial" w:ascii="Arial" w:hAnsi="Arial"/>
          <w:i/>
        </w:rPr>
        <w:t>Apidologie</w:t>
      </w:r>
      <w:r>
        <w:rPr>
          <w:rFonts w:cs="Arial" w:ascii="Arial" w:hAnsi="Arial"/>
        </w:rPr>
        <w:t>, 41(1):109–115.</w:t>
      </w:r>
    </w:p>
    <w:p>
      <w:pPr>
        <w:pStyle w:val="TextBody"/>
        <w:spacing w:lineRule="auto" w:line="218" w:before="208" w:after="0"/>
        <w:ind w:left="354" w:right="1057" w:hanging="235"/>
        <w:jc w:val="both"/>
        <w:rPr>
          <w:rFonts w:ascii="Arial" w:hAnsi="Arial" w:cs="Arial"/>
        </w:rPr>
      </w:pPr>
      <w:bookmarkStart w:id="90" w:name="_bookmark85"/>
      <w:bookmarkEnd w:id="90"/>
      <w:r>
        <w:rPr>
          <w:rFonts w:cs="Arial" w:ascii="Arial" w:hAnsi="Arial"/>
        </w:rPr>
        <w:t>Pinnisch, R. and McVetty, P. B. E. 1990.</w:t>
      </w:r>
      <w:r>
        <w:rPr>
          <w:rFonts w:cs="Arial" w:ascii="Arial" w:hAnsi="Arial"/>
          <w:spacing w:val="40"/>
        </w:rPr>
        <w:t xml:space="preserve"> </w:t>
      </w:r>
      <w:r>
        <w:rPr>
          <w:rFonts w:cs="Arial" w:ascii="Arial" w:hAnsi="Arial"/>
        </w:rPr>
        <w:t>Seed production of hybrid summer rape in the field using the pol cytoplasmic male sterility system:</w:t>
      </w:r>
      <w:r>
        <w:rPr>
          <w:rFonts w:cs="Arial" w:ascii="Arial" w:hAnsi="Arial"/>
          <w:spacing w:val="34"/>
        </w:rPr>
        <w:t xml:space="preserve"> </w:t>
      </w:r>
      <w:r>
        <w:rPr>
          <w:rFonts w:cs="Arial" w:ascii="Arial" w:hAnsi="Arial"/>
        </w:rPr>
        <w:t>a first attempt.</w:t>
      </w:r>
      <w:r>
        <w:rPr>
          <w:rFonts w:cs="Arial" w:ascii="Arial" w:hAnsi="Arial"/>
          <w:spacing w:val="40"/>
        </w:rPr>
        <w:t xml:space="preserve"> </w:t>
      </w:r>
      <w:r>
        <w:rPr>
          <w:rFonts w:cs="Arial" w:ascii="Arial" w:hAnsi="Arial"/>
          <w:i/>
        </w:rPr>
        <w:t>Canadian Journal of Plant Science</w:t>
      </w:r>
      <w:r>
        <w:rPr>
          <w:rFonts w:cs="Arial" w:ascii="Arial" w:hAnsi="Arial"/>
        </w:rPr>
        <w:t>, 70(3):611–618.</w:t>
      </w:r>
    </w:p>
    <w:p>
      <w:pPr>
        <w:pStyle w:val="TextBody"/>
        <w:spacing w:lineRule="auto" w:line="218" w:before="214" w:after="0"/>
        <w:ind w:left="354" w:right="1055" w:hanging="235"/>
        <w:jc w:val="both"/>
        <w:rPr>
          <w:rFonts w:ascii="Arial" w:hAnsi="Arial" w:cs="Arial"/>
        </w:rPr>
      </w:pPr>
      <w:bookmarkStart w:id="91" w:name="_bookmark86"/>
      <w:bookmarkEnd w:id="91"/>
      <w:r>
        <w:rPr>
          <w:rFonts w:cs="Arial" w:ascii="Arial" w:hAnsi="Arial"/>
        </w:rPr>
        <w:t>Pitts-Singer, T. L. 2013.</w:t>
      </w:r>
      <w:r>
        <w:rPr>
          <w:rFonts w:cs="Arial" w:ascii="Arial" w:hAnsi="Arial"/>
          <w:spacing w:val="40"/>
        </w:rPr>
        <w:t xml:space="preserve"> </w:t>
      </w:r>
      <w:r>
        <w:rPr>
          <w:rFonts w:cs="Arial" w:ascii="Arial" w:hAnsi="Arial"/>
        </w:rPr>
        <w:t xml:space="preserve">Intended release and actual retention of alfalfa leafcutting bees </w:t>
      </w:r>
      <w:r>
        <w:rPr>
          <w:rFonts w:cs="Arial" w:ascii="Arial" w:hAnsi="Arial"/>
          <w:w w:val="95"/>
        </w:rPr>
        <w:t xml:space="preserve">(Hymenoptera: Megachilidae) for pollination in commercial alfalfa seed fields. </w:t>
      </w:r>
      <w:r>
        <w:rPr>
          <w:rFonts w:cs="Arial" w:ascii="Arial" w:hAnsi="Arial"/>
          <w:i/>
          <w:w w:val="95"/>
        </w:rPr>
        <w:t xml:space="preserve">Journal of </w:t>
      </w:r>
      <w:r>
        <w:rPr>
          <w:rFonts w:cs="Arial" w:ascii="Arial" w:hAnsi="Arial"/>
          <w:i/>
        </w:rPr>
        <w:t>Economic Entomology</w:t>
      </w:r>
      <w:r>
        <w:rPr>
          <w:rFonts w:cs="Arial" w:ascii="Arial" w:hAnsi="Arial"/>
        </w:rPr>
        <w:t>, 106(2):576–586.</w:t>
      </w:r>
    </w:p>
    <w:p>
      <w:pPr>
        <w:pStyle w:val="Normal"/>
        <w:spacing w:lineRule="auto" w:line="220" w:before="179" w:after="0"/>
        <w:ind w:left="354" w:right="1057" w:hanging="235"/>
        <w:jc w:val="both"/>
        <w:rPr>
          <w:rFonts w:ascii="Arial" w:hAnsi="Arial" w:cs="Arial"/>
          <w:sz w:val="24"/>
        </w:rPr>
      </w:pPr>
      <w:bookmarkStart w:id="92" w:name="_bookmark87"/>
      <w:bookmarkEnd w:id="92"/>
      <w:r>
        <w:rPr>
          <w:rFonts w:cs="Arial" w:ascii="Arial" w:hAnsi="Arial"/>
          <w:sz w:val="24"/>
        </w:rPr>
        <w:t>Pitts-Singer,</w:t>
      </w:r>
      <w:r>
        <w:rPr>
          <w:rFonts w:cs="Arial" w:ascii="Arial" w:hAnsi="Arial"/>
          <w:spacing w:val="-15"/>
          <w:sz w:val="24"/>
        </w:rPr>
        <w:t xml:space="preserve"> </w:t>
      </w:r>
      <w:r>
        <w:rPr>
          <w:rFonts w:cs="Arial" w:ascii="Arial" w:hAnsi="Arial"/>
          <w:sz w:val="24"/>
        </w:rPr>
        <w:t>T.</w:t>
      </w:r>
      <w:r>
        <w:rPr>
          <w:rFonts w:cs="Arial" w:ascii="Arial" w:hAnsi="Arial"/>
          <w:spacing w:val="-14"/>
          <w:sz w:val="24"/>
        </w:rPr>
        <w:t xml:space="preserve"> </w:t>
      </w:r>
      <w:r>
        <w:rPr>
          <w:rFonts w:cs="Arial" w:ascii="Arial" w:hAnsi="Arial"/>
          <w:sz w:val="24"/>
        </w:rPr>
        <w:t>L.</w:t>
      </w:r>
      <w:r>
        <w:rPr>
          <w:rFonts w:cs="Arial" w:ascii="Arial" w:hAnsi="Arial"/>
          <w:spacing w:val="-15"/>
          <w:sz w:val="24"/>
        </w:rPr>
        <w:t xml:space="preserve"> </w:t>
      </w:r>
      <w:r>
        <w:rPr>
          <w:rFonts w:cs="Arial" w:ascii="Arial" w:hAnsi="Arial"/>
          <w:sz w:val="24"/>
        </w:rPr>
        <w:t>and</w:t>
      </w:r>
      <w:r>
        <w:rPr>
          <w:rFonts w:cs="Arial" w:ascii="Arial" w:hAnsi="Arial"/>
          <w:spacing w:val="-14"/>
          <w:sz w:val="24"/>
        </w:rPr>
        <w:t xml:space="preserve"> </w:t>
      </w:r>
      <w:r>
        <w:rPr>
          <w:rFonts w:cs="Arial" w:ascii="Arial" w:hAnsi="Arial"/>
          <w:sz w:val="24"/>
        </w:rPr>
        <w:t>Cane,</w:t>
      </w:r>
      <w:r>
        <w:rPr>
          <w:rFonts w:cs="Arial" w:ascii="Arial" w:hAnsi="Arial"/>
          <w:spacing w:val="-15"/>
          <w:sz w:val="24"/>
        </w:rPr>
        <w:t xml:space="preserve"> </w:t>
      </w:r>
      <w:r>
        <w:rPr>
          <w:rFonts w:cs="Arial" w:ascii="Arial" w:hAnsi="Arial"/>
          <w:sz w:val="24"/>
        </w:rPr>
        <w:t>J.</w:t>
      </w:r>
      <w:r>
        <w:rPr>
          <w:rFonts w:cs="Arial" w:ascii="Arial" w:hAnsi="Arial"/>
          <w:spacing w:val="-14"/>
          <w:sz w:val="24"/>
        </w:rPr>
        <w:t xml:space="preserve"> </w:t>
      </w:r>
      <w:r>
        <w:rPr>
          <w:rFonts w:cs="Arial" w:ascii="Arial" w:hAnsi="Arial"/>
          <w:sz w:val="24"/>
        </w:rPr>
        <w:t>H.</w:t>
      </w:r>
      <w:r>
        <w:rPr>
          <w:rFonts w:cs="Arial" w:ascii="Arial" w:hAnsi="Arial"/>
          <w:spacing w:val="-15"/>
          <w:sz w:val="24"/>
        </w:rPr>
        <w:t xml:space="preserve"> </w:t>
      </w:r>
      <w:r>
        <w:rPr>
          <w:rFonts w:cs="Arial" w:ascii="Arial" w:hAnsi="Arial"/>
          <w:sz w:val="24"/>
        </w:rPr>
        <w:t>2011.</w:t>
      </w:r>
      <w:r>
        <w:rPr>
          <w:rFonts w:cs="Arial" w:ascii="Arial" w:hAnsi="Arial"/>
          <w:spacing w:val="-14"/>
          <w:sz w:val="24"/>
        </w:rPr>
        <w:t xml:space="preserve"> </w:t>
      </w:r>
      <w:r>
        <w:rPr>
          <w:rFonts w:cs="Arial" w:ascii="Arial" w:hAnsi="Arial"/>
          <w:sz w:val="24"/>
        </w:rPr>
        <w:t>The</w:t>
      </w:r>
      <w:r>
        <w:rPr>
          <w:rFonts w:cs="Arial" w:ascii="Arial" w:hAnsi="Arial"/>
          <w:spacing w:val="-15"/>
          <w:sz w:val="24"/>
        </w:rPr>
        <w:t xml:space="preserve"> </w:t>
      </w:r>
      <w:r>
        <w:rPr>
          <w:rFonts w:cs="Arial" w:ascii="Arial" w:hAnsi="Arial"/>
          <w:sz w:val="24"/>
        </w:rPr>
        <w:t>alfalfa</w:t>
      </w:r>
      <w:r>
        <w:rPr>
          <w:rFonts w:cs="Arial" w:ascii="Arial" w:hAnsi="Arial"/>
          <w:spacing w:val="-14"/>
          <w:sz w:val="24"/>
        </w:rPr>
        <w:t xml:space="preserve"> </w:t>
      </w:r>
      <w:r>
        <w:rPr>
          <w:rFonts w:cs="Arial" w:ascii="Arial" w:hAnsi="Arial"/>
          <w:sz w:val="24"/>
        </w:rPr>
        <w:t>leafcutting</w:t>
      </w:r>
      <w:r>
        <w:rPr>
          <w:rFonts w:cs="Arial" w:ascii="Arial" w:hAnsi="Arial"/>
          <w:spacing w:val="-15"/>
          <w:sz w:val="24"/>
        </w:rPr>
        <w:t xml:space="preserve"> </w:t>
      </w:r>
      <w:r>
        <w:rPr>
          <w:rFonts w:cs="Arial" w:ascii="Arial" w:hAnsi="Arial"/>
          <w:sz w:val="24"/>
        </w:rPr>
        <w:t>bee,</w:t>
      </w:r>
      <w:r>
        <w:rPr>
          <w:rFonts w:cs="Arial" w:ascii="Arial" w:hAnsi="Arial"/>
          <w:spacing w:val="-14"/>
          <w:sz w:val="24"/>
        </w:rPr>
        <w:t xml:space="preserve"> </w:t>
      </w:r>
      <w:r>
        <w:rPr>
          <w:rFonts w:cs="Arial" w:ascii="Arial" w:hAnsi="Arial"/>
          <w:i/>
          <w:sz w:val="24"/>
        </w:rPr>
        <w:t>Megachile</w:t>
      </w:r>
      <w:r>
        <w:rPr>
          <w:rFonts w:cs="Arial" w:ascii="Arial" w:hAnsi="Arial"/>
          <w:i/>
          <w:spacing w:val="-15"/>
          <w:sz w:val="24"/>
        </w:rPr>
        <w:t xml:space="preserve"> </w:t>
      </w:r>
      <w:r>
        <w:rPr>
          <w:rFonts w:cs="Arial" w:ascii="Arial" w:hAnsi="Arial"/>
          <w:i/>
          <w:sz w:val="24"/>
        </w:rPr>
        <w:t>rotundata</w:t>
      </w:r>
      <w:r>
        <w:rPr>
          <w:rFonts w:cs="Arial" w:ascii="Arial" w:hAnsi="Arial"/>
          <w:sz w:val="24"/>
        </w:rPr>
        <w:t>:</w:t>
      </w:r>
      <w:r>
        <w:rPr>
          <w:rFonts w:cs="Arial" w:ascii="Arial" w:hAnsi="Arial"/>
          <w:spacing w:val="-15"/>
          <w:sz w:val="24"/>
        </w:rPr>
        <w:t xml:space="preserve"> </w:t>
      </w:r>
      <w:r>
        <w:rPr>
          <w:rFonts w:cs="Arial" w:ascii="Arial" w:hAnsi="Arial"/>
          <w:sz w:val="24"/>
        </w:rPr>
        <w:t>the world’s</w:t>
      </w:r>
      <w:r>
        <w:rPr>
          <w:rFonts w:cs="Arial" w:ascii="Arial" w:hAnsi="Arial"/>
          <w:spacing w:val="-15"/>
          <w:sz w:val="24"/>
        </w:rPr>
        <w:t xml:space="preserve"> </w:t>
      </w:r>
      <w:r>
        <w:rPr>
          <w:rFonts w:cs="Arial" w:ascii="Arial" w:hAnsi="Arial"/>
          <w:sz w:val="24"/>
        </w:rPr>
        <w:t>most</w:t>
      </w:r>
      <w:r>
        <w:rPr>
          <w:rFonts w:cs="Arial" w:ascii="Arial" w:hAnsi="Arial"/>
          <w:spacing w:val="-14"/>
          <w:sz w:val="24"/>
        </w:rPr>
        <w:t xml:space="preserve"> </w:t>
      </w:r>
      <w:r>
        <w:rPr>
          <w:rFonts w:cs="Arial" w:ascii="Arial" w:hAnsi="Arial"/>
          <w:sz w:val="24"/>
        </w:rPr>
        <w:t>intensively</w:t>
      </w:r>
      <w:r>
        <w:rPr>
          <w:rFonts w:cs="Arial" w:ascii="Arial" w:hAnsi="Arial"/>
          <w:spacing w:val="-15"/>
          <w:sz w:val="24"/>
        </w:rPr>
        <w:t xml:space="preserve"> </w:t>
      </w:r>
      <w:r>
        <w:rPr>
          <w:rFonts w:cs="Arial" w:ascii="Arial" w:hAnsi="Arial"/>
          <w:sz w:val="24"/>
        </w:rPr>
        <w:t>managed</w:t>
      </w:r>
      <w:r>
        <w:rPr>
          <w:rFonts w:cs="Arial" w:ascii="Arial" w:hAnsi="Arial"/>
          <w:spacing w:val="-14"/>
          <w:sz w:val="24"/>
        </w:rPr>
        <w:t xml:space="preserve"> </w:t>
      </w:r>
      <w:r>
        <w:rPr>
          <w:rFonts w:cs="Arial" w:ascii="Arial" w:hAnsi="Arial"/>
          <w:sz w:val="24"/>
        </w:rPr>
        <w:t>solitary</w:t>
      </w:r>
      <w:r>
        <w:rPr>
          <w:rFonts w:cs="Arial" w:ascii="Arial" w:hAnsi="Arial"/>
          <w:spacing w:val="-15"/>
          <w:sz w:val="24"/>
        </w:rPr>
        <w:t xml:space="preserve"> </w:t>
      </w:r>
      <w:r>
        <w:rPr>
          <w:rFonts w:cs="Arial" w:ascii="Arial" w:hAnsi="Arial"/>
          <w:sz w:val="24"/>
        </w:rPr>
        <w:t>bee.</w:t>
      </w:r>
      <w:r>
        <w:rPr>
          <w:rFonts w:cs="Arial" w:ascii="Arial" w:hAnsi="Arial"/>
          <w:spacing w:val="-14"/>
          <w:sz w:val="24"/>
        </w:rPr>
        <w:t xml:space="preserve"> </w:t>
      </w:r>
      <w:r>
        <w:rPr>
          <w:rFonts w:cs="Arial" w:ascii="Arial" w:hAnsi="Arial"/>
          <w:i/>
          <w:sz w:val="24"/>
        </w:rPr>
        <w:t>Annual</w:t>
      </w:r>
      <w:r>
        <w:rPr>
          <w:rFonts w:cs="Arial" w:ascii="Arial" w:hAnsi="Arial"/>
          <w:i/>
          <w:spacing w:val="-15"/>
          <w:sz w:val="24"/>
        </w:rPr>
        <w:t xml:space="preserve"> </w:t>
      </w:r>
      <w:r>
        <w:rPr>
          <w:rFonts w:cs="Arial" w:ascii="Arial" w:hAnsi="Arial"/>
          <w:i/>
          <w:sz w:val="24"/>
        </w:rPr>
        <w:t>Review</w:t>
      </w:r>
      <w:r>
        <w:rPr>
          <w:rFonts w:cs="Arial" w:ascii="Arial" w:hAnsi="Arial"/>
          <w:i/>
          <w:spacing w:val="-15"/>
          <w:sz w:val="24"/>
        </w:rPr>
        <w:t xml:space="preserve"> </w:t>
      </w:r>
      <w:r>
        <w:rPr>
          <w:rFonts w:cs="Arial" w:ascii="Arial" w:hAnsi="Arial"/>
          <w:i/>
          <w:sz w:val="24"/>
        </w:rPr>
        <w:t>of</w:t>
      </w:r>
      <w:r>
        <w:rPr>
          <w:rFonts w:cs="Arial" w:ascii="Arial" w:hAnsi="Arial"/>
          <w:i/>
          <w:spacing w:val="-15"/>
          <w:sz w:val="24"/>
        </w:rPr>
        <w:t xml:space="preserve"> </w:t>
      </w:r>
      <w:r>
        <w:rPr>
          <w:rFonts w:cs="Arial" w:ascii="Arial" w:hAnsi="Arial"/>
          <w:i/>
          <w:sz w:val="24"/>
        </w:rPr>
        <w:t>Entomology</w:t>
      </w:r>
      <w:r>
        <w:rPr>
          <w:rFonts w:cs="Arial" w:ascii="Arial" w:hAnsi="Arial"/>
          <w:sz w:val="24"/>
        </w:rPr>
        <w:t>,</w:t>
      </w:r>
      <w:r>
        <w:rPr>
          <w:rFonts w:cs="Arial" w:ascii="Arial" w:hAnsi="Arial"/>
          <w:spacing w:val="-15"/>
          <w:sz w:val="24"/>
        </w:rPr>
        <w:t xml:space="preserve"> </w:t>
      </w:r>
      <w:r>
        <w:rPr>
          <w:rFonts w:cs="Arial" w:ascii="Arial" w:hAnsi="Arial"/>
          <w:sz w:val="24"/>
        </w:rPr>
        <w:t xml:space="preserve">56(1):221– </w:t>
      </w:r>
      <w:r>
        <w:rPr>
          <w:rFonts w:cs="Arial" w:ascii="Arial" w:hAnsi="Arial"/>
          <w:spacing w:val="-4"/>
          <w:sz w:val="24"/>
        </w:rPr>
        <w:t>237.</w:t>
      </w:r>
    </w:p>
    <w:p>
      <w:pPr>
        <w:pStyle w:val="TextBody"/>
        <w:spacing w:before="2" w:after="0"/>
        <w:rPr>
          <w:rFonts w:ascii="Arial" w:hAnsi="Arial" w:cs="Arial"/>
          <w:sz w:val="19"/>
        </w:rPr>
      </w:pPr>
      <w:r>
        <w:rPr>
          <w:rFonts w:cs="Arial" w:ascii="Arial" w:hAnsi="Arial"/>
          <w:sz w:val="19"/>
        </w:rPr>
      </w:r>
      <w:bookmarkStart w:id="93" w:name="_bookmark88"/>
      <w:bookmarkStart w:id="94" w:name="_bookmark88"/>
      <w:bookmarkEnd w:id="94"/>
    </w:p>
    <w:p>
      <w:pPr>
        <w:sectPr>
          <w:footerReference w:type="default" r:id="rId17"/>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28"/>
        <w:ind w:left="354" w:right="1056" w:hanging="235"/>
        <w:jc w:val="both"/>
        <w:rPr>
          <w:rFonts w:ascii="Arial" w:hAnsi="Arial" w:cs="Arial"/>
        </w:rPr>
      </w:pPr>
      <w:bookmarkStart w:id="95" w:name="_bookmark88"/>
      <w:bookmarkEnd w:id="95"/>
      <w:r>
        <w:rPr>
          <w:rFonts w:cs="Arial" w:ascii="Arial" w:hAnsi="Arial"/>
        </w:rPr>
        <w:t>Plowright, R. C. and Hartling, L. K. 1981.</w:t>
      </w:r>
      <w:r>
        <w:rPr>
          <w:rFonts w:cs="Arial" w:ascii="Arial" w:hAnsi="Arial"/>
          <w:spacing w:val="40"/>
        </w:rPr>
        <w:t xml:space="preserve"> </w:t>
      </w:r>
      <w:r>
        <w:rPr>
          <w:rFonts w:cs="Arial" w:ascii="Arial" w:hAnsi="Arial"/>
        </w:rPr>
        <w:t>Red clover pollination by bumble bees:</w:t>
      </w:r>
      <w:r>
        <w:rPr>
          <w:rFonts w:cs="Arial" w:ascii="Arial" w:hAnsi="Arial"/>
          <w:spacing w:val="40"/>
        </w:rPr>
        <w:t xml:space="preserve"> </w:t>
      </w:r>
      <w:r>
        <w:rPr>
          <w:rFonts w:cs="Arial" w:ascii="Arial" w:hAnsi="Arial"/>
        </w:rPr>
        <w:t>A study</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dynamics</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plant-</w:t>
      </w:r>
      <w:r>
        <w:rPr>
          <w:rFonts w:cs="Arial" w:ascii="Arial" w:hAnsi="Arial"/>
          <w:spacing w:val="-4"/>
        </w:rPr>
        <w:t xml:space="preserve"> </w:t>
      </w:r>
      <w:r>
        <w:rPr>
          <w:rFonts w:cs="Arial" w:ascii="Arial" w:hAnsi="Arial"/>
        </w:rPr>
        <w:t>pollinator</w:t>
      </w:r>
      <w:r>
        <w:rPr>
          <w:rFonts w:cs="Arial" w:ascii="Arial" w:hAnsi="Arial"/>
          <w:spacing w:val="-4"/>
        </w:rPr>
        <w:t xml:space="preserve"> </w:t>
      </w:r>
      <w:r>
        <w:rPr>
          <w:rFonts w:cs="Arial" w:ascii="Arial" w:hAnsi="Arial"/>
        </w:rPr>
        <w:t xml:space="preserve">relationship. </w:t>
      </w:r>
      <w:r>
        <w:rPr>
          <w:rFonts w:cs="Arial" w:ascii="Arial" w:hAnsi="Arial"/>
          <w:i/>
        </w:rPr>
        <w:t>The</w:t>
      </w:r>
      <w:r>
        <w:rPr>
          <w:rFonts w:cs="Arial" w:ascii="Arial" w:hAnsi="Arial"/>
          <w:i/>
          <w:spacing w:val="-1"/>
        </w:rPr>
        <w:t xml:space="preserve"> </w:t>
      </w:r>
      <w:r>
        <w:rPr>
          <w:rFonts w:cs="Arial" w:ascii="Arial" w:hAnsi="Arial"/>
          <w:i/>
        </w:rPr>
        <w:t>Journal</w:t>
      </w:r>
      <w:r>
        <w:rPr>
          <w:rFonts w:cs="Arial" w:ascii="Arial" w:hAnsi="Arial"/>
          <w:i/>
          <w:spacing w:val="-1"/>
        </w:rPr>
        <w:t xml:space="preserve"> </w:t>
      </w:r>
      <w:r>
        <w:rPr>
          <w:rFonts w:cs="Arial" w:ascii="Arial" w:hAnsi="Arial"/>
          <w:i/>
        </w:rPr>
        <w:t>of</w:t>
      </w:r>
      <w:r>
        <w:rPr>
          <w:rFonts w:cs="Arial" w:ascii="Arial" w:hAnsi="Arial"/>
          <w:i/>
          <w:spacing w:val="-1"/>
        </w:rPr>
        <w:t xml:space="preserve"> </w:t>
      </w:r>
      <w:r>
        <w:rPr>
          <w:rFonts w:cs="Arial" w:ascii="Arial" w:hAnsi="Arial"/>
          <w:i/>
        </w:rPr>
        <w:t>Applied</w:t>
      </w:r>
      <w:r>
        <w:rPr>
          <w:rFonts w:cs="Arial" w:ascii="Arial" w:hAnsi="Arial"/>
          <w:i/>
          <w:spacing w:val="-1"/>
        </w:rPr>
        <w:t xml:space="preserve"> </w:t>
      </w:r>
      <w:r>
        <w:rPr>
          <w:rFonts w:cs="Arial" w:ascii="Arial" w:hAnsi="Arial"/>
          <w:i/>
        </w:rPr>
        <w:t>Ecology</w:t>
      </w:r>
      <w:r>
        <w:rPr>
          <w:rFonts w:cs="Arial" w:ascii="Arial" w:hAnsi="Arial"/>
        </w:rPr>
        <w:t xml:space="preserve">, </w:t>
      </w:r>
      <w:r>
        <w:rPr>
          <w:rFonts w:cs="Arial" w:ascii="Arial" w:hAnsi="Arial"/>
          <w:spacing w:val="-2"/>
        </w:rPr>
        <w:t>18(2):639–647.</w:t>
      </w:r>
    </w:p>
    <w:p>
      <w:pPr>
        <w:pStyle w:val="Normal"/>
        <w:spacing w:lineRule="auto" w:line="228" w:before="50" w:after="0"/>
        <w:ind w:left="354" w:right="1057" w:hanging="235"/>
        <w:jc w:val="both"/>
        <w:rPr>
          <w:rFonts w:ascii="Arial" w:hAnsi="Arial" w:cs="Arial"/>
          <w:sz w:val="24"/>
        </w:rPr>
      </w:pPr>
      <w:bookmarkStart w:id="96" w:name="_bookmark89"/>
      <w:bookmarkEnd w:id="96"/>
      <w:r>
        <w:rPr>
          <w:rFonts w:cs="Arial" w:ascii="Arial" w:hAnsi="Arial"/>
          <w:sz w:val="24"/>
        </w:rPr>
        <w:t>Pyke,</w:t>
      </w:r>
      <w:r>
        <w:rPr>
          <w:rFonts w:cs="Arial" w:ascii="Arial" w:hAnsi="Arial"/>
          <w:spacing w:val="-9"/>
          <w:sz w:val="24"/>
        </w:rPr>
        <w:t xml:space="preserve"> </w:t>
      </w:r>
      <w:r>
        <w:rPr>
          <w:rFonts w:cs="Arial" w:ascii="Arial" w:hAnsi="Arial"/>
          <w:sz w:val="24"/>
        </w:rPr>
        <w:t>G.</w:t>
      </w:r>
      <w:r>
        <w:rPr>
          <w:rFonts w:cs="Arial" w:ascii="Arial" w:hAnsi="Arial"/>
          <w:spacing w:val="-11"/>
          <w:sz w:val="24"/>
        </w:rPr>
        <w:t xml:space="preserve"> </w:t>
      </w:r>
      <w:r>
        <w:rPr>
          <w:rFonts w:cs="Arial" w:ascii="Arial" w:hAnsi="Arial"/>
          <w:sz w:val="24"/>
        </w:rPr>
        <w:t>H.</w:t>
      </w:r>
      <w:r>
        <w:rPr>
          <w:rFonts w:cs="Arial" w:ascii="Arial" w:hAnsi="Arial"/>
          <w:spacing w:val="-11"/>
          <w:sz w:val="24"/>
        </w:rPr>
        <w:t xml:space="preserve"> </w:t>
      </w:r>
      <w:r>
        <w:rPr>
          <w:rFonts w:cs="Arial" w:ascii="Arial" w:hAnsi="Arial"/>
          <w:sz w:val="24"/>
        </w:rPr>
        <w:t>1978.</w:t>
      </w:r>
      <w:r>
        <w:rPr>
          <w:rFonts w:cs="Arial" w:ascii="Arial" w:hAnsi="Arial"/>
          <w:spacing w:val="18"/>
          <w:sz w:val="24"/>
        </w:rPr>
        <w:t xml:space="preserve"> </w:t>
      </w:r>
      <w:r>
        <w:rPr>
          <w:rFonts w:cs="Arial" w:ascii="Arial" w:hAnsi="Arial"/>
          <w:sz w:val="24"/>
        </w:rPr>
        <w:t>Optimal</w:t>
      </w:r>
      <w:r>
        <w:rPr>
          <w:rFonts w:cs="Arial" w:ascii="Arial" w:hAnsi="Arial"/>
          <w:spacing w:val="-11"/>
          <w:sz w:val="24"/>
        </w:rPr>
        <w:t xml:space="preserve"> </w:t>
      </w:r>
      <w:r>
        <w:rPr>
          <w:rFonts w:cs="Arial" w:ascii="Arial" w:hAnsi="Arial"/>
          <w:sz w:val="24"/>
        </w:rPr>
        <w:t>foraging: Movement</w:t>
      </w:r>
      <w:r>
        <w:rPr>
          <w:rFonts w:cs="Arial" w:ascii="Arial" w:hAnsi="Arial"/>
          <w:spacing w:val="-11"/>
          <w:sz w:val="24"/>
        </w:rPr>
        <w:t xml:space="preserve"> </w:t>
      </w:r>
      <w:r>
        <w:rPr>
          <w:rFonts w:cs="Arial" w:ascii="Arial" w:hAnsi="Arial"/>
          <w:sz w:val="24"/>
        </w:rPr>
        <w:t>patterns</w:t>
      </w:r>
      <w:r>
        <w:rPr>
          <w:rFonts w:cs="Arial" w:ascii="Arial" w:hAnsi="Arial"/>
          <w:spacing w:val="-11"/>
          <w:sz w:val="24"/>
        </w:rPr>
        <w:t xml:space="preserve"> </w:t>
      </w:r>
      <w:r>
        <w:rPr>
          <w:rFonts w:cs="Arial" w:ascii="Arial" w:hAnsi="Arial"/>
          <w:sz w:val="24"/>
        </w:rPr>
        <w:t>of</w:t>
      </w:r>
      <w:r>
        <w:rPr>
          <w:rFonts w:cs="Arial" w:ascii="Arial" w:hAnsi="Arial"/>
          <w:spacing w:val="-11"/>
          <w:sz w:val="24"/>
        </w:rPr>
        <w:t xml:space="preserve"> </w:t>
      </w:r>
      <w:r>
        <w:rPr>
          <w:rFonts w:cs="Arial" w:ascii="Arial" w:hAnsi="Arial"/>
          <w:sz w:val="24"/>
        </w:rPr>
        <w:t>bumblebees</w:t>
      </w:r>
      <w:r>
        <w:rPr>
          <w:rFonts w:cs="Arial" w:ascii="Arial" w:hAnsi="Arial"/>
          <w:spacing w:val="-11"/>
          <w:sz w:val="24"/>
        </w:rPr>
        <w:t xml:space="preserve"> </w:t>
      </w:r>
      <w:r>
        <w:rPr>
          <w:rFonts w:cs="Arial" w:ascii="Arial" w:hAnsi="Arial"/>
          <w:sz w:val="24"/>
        </w:rPr>
        <w:t>between</w:t>
      </w:r>
      <w:r>
        <w:rPr>
          <w:rFonts w:cs="Arial" w:ascii="Arial" w:hAnsi="Arial"/>
          <w:spacing w:val="-11"/>
          <w:sz w:val="24"/>
        </w:rPr>
        <w:t xml:space="preserve"> </w:t>
      </w:r>
      <w:r>
        <w:rPr>
          <w:rFonts w:cs="Arial" w:ascii="Arial" w:hAnsi="Arial"/>
          <w:sz w:val="24"/>
        </w:rPr>
        <w:t>inflores- cences.</w:t>
      </w:r>
      <w:r>
        <w:rPr>
          <w:rFonts w:cs="Arial" w:ascii="Arial" w:hAnsi="Arial"/>
          <w:spacing w:val="40"/>
          <w:sz w:val="24"/>
        </w:rPr>
        <w:t xml:space="preserve"> </w:t>
      </w:r>
      <w:r>
        <w:rPr>
          <w:rFonts w:cs="Arial" w:ascii="Arial" w:hAnsi="Arial"/>
          <w:i/>
          <w:sz w:val="24"/>
        </w:rPr>
        <w:t>Theoretical Population Biology</w:t>
      </w:r>
      <w:r>
        <w:rPr>
          <w:rFonts w:cs="Arial" w:ascii="Arial" w:hAnsi="Arial"/>
          <w:sz w:val="24"/>
        </w:rPr>
        <w:t>, 13(1):72–98.</w:t>
      </w:r>
    </w:p>
    <w:p>
      <w:pPr>
        <w:pStyle w:val="Normal"/>
        <w:spacing w:lineRule="auto" w:line="208" w:before="195" w:after="0"/>
        <w:ind w:left="354" w:right="1058" w:hanging="235"/>
        <w:jc w:val="both"/>
        <w:rPr>
          <w:rFonts w:ascii="Arial" w:hAnsi="Arial" w:cs="Arial"/>
          <w:sz w:val="24"/>
        </w:rPr>
      </w:pPr>
      <w:bookmarkStart w:id="97" w:name="_bookmark90"/>
      <w:bookmarkEnd w:id="97"/>
      <w:r>
        <w:rPr>
          <w:rFonts w:cs="Arial" w:ascii="Arial" w:hAnsi="Arial"/>
          <w:sz w:val="24"/>
        </w:rPr>
        <w:t>Rader, R. 2010.</w:t>
      </w:r>
      <w:r>
        <w:rPr>
          <w:rFonts w:cs="Arial" w:ascii="Arial" w:hAnsi="Arial"/>
          <w:spacing w:val="40"/>
          <w:sz w:val="24"/>
        </w:rPr>
        <w:t xml:space="preserve"> </w:t>
      </w:r>
      <w:r>
        <w:rPr>
          <w:rFonts w:cs="Arial" w:ascii="Arial" w:hAnsi="Arial"/>
          <w:i/>
          <w:sz w:val="24"/>
        </w:rPr>
        <w:t>The provision of pollination services to agroecosystems by a diverse assem- blage of wild, unmanaged insect taxa</w:t>
      </w:r>
      <w:r>
        <w:rPr>
          <w:rFonts w:cs="Arial" w:ascii="Arial" w:hAnsi="Arial"/>
          <w:sz w:val="24"/>
        </w:rPr>
        <w:t>.</w:t>
      </w:r>
      <w:r>
        <w:rPr>
          <w:rFonts w:cs="Arial" w:ascii="Arial" w:hAnsi="Arial"/>
          <w:spacing w:val="40"/>
          <w:sz w:val="24"/>
        </w:rPr>
        <w:t xml:space="preserve"> </w:t>
      </w:r>
      <w:r>
        <w:rPr>
          <w:rFonts w:cs="Arial" w:ascii="Arial" w:hAnsi="Arial"/>
          <w:sz w:val="24"/>
        </w:rPr>
        <w:t>PhD thesis, James Cook University.</w:t>
      </w:r>
    </w:p>
    <w:p>
      <w:pPr>
        <w:pStyle w:val="TextBody"/>
        <w:rPr>
          <w:rFonts w:ascii="Arial" w:hAnsi="Arial" w:cs="Arial"/>
          <w:sz w:val="19"/>
        </w:rPr>
      </w:pPr>
      <w:r>
        <w:rPr>
          <w:rFonts w:cs="Arial" w:ascii="Arial" w:hAnsi="Arial"/>
          <w:sz w:val="19"/>
        </w:rPr>
      </w:r>
    </w:p>
    <w:p>
      <w:pPr>
        <w:pStyle w:val="Normal"/>
        <w:spacing w:lineRule="auto" w:line="228"/>
        <w:ind w:left="354" w:right="1056" w:hanging="235"/>
        <w:jc w:val="both"/>
        <w:rPr>
          <w:rFonts w:ascii="Arial" w:hAnsi="Arial" w:cs="Arial"/>
          <w:sz w:val="24"/>
        </w:rPr>
      </w:pPr>
      <w:bookmarkStart w:id="98" w:name="_bookmark91"/>
      <w:bookmarkEnd w:id="98"/>
      <w:r>
        <w:rPr>
          <w:rFonts w:cs="Arial" w:ascii="Arial" w:hAnsi="Arial"/>
          <w:sz w:val="24"/>
        </w:rPr>
        <w:t>Rakow,</w:t>
      </w:r>
      <w:r>
        <w:rPr>
          <w:rFonts w:cs="Arial" w:ascii="Arial" w:hAnsi="Arial"/>
          <w:spacing w:val="-6"/>
          <w:sz w:val="24"/>
        </w:rPr>
        <w:t xml:space="preserve"> </w:t>
      </w:r>
      <w:r>
        <w:rPr>
          <w:rFonts w:cs="Arial" w:ascii="Arial" w:hAnsi="Arial"/>
          <w:sz w:val="24"/>
        </w:rPr>
        <w:t>G.</w:t>
      </w:r>
      <w:r>
        <w:rPr>
          <w:rFonts w:cs="Arial" w:ascii="Arial" w:hAnsi="Arial"/>
          <w:spacing w:val="-7"/>
          <w:sz w:val="24"/>
        </w:rPr>
        <w:t xml:space="preserve"> </w:t>
      </w:r>
      <w:r>
        <w:rPr>
          <w:rFonts w:cs="Arial" w:ascii="Arial" w:hAnsi="Arial"/>
          <w:sz w:val="24"/>
        </w:rPr>
        <w:t>and</w:t>
      </w:r>
      <w:r>
        <w:rPr>
          <w:rFonts w:cs="Arial" w:ascii="Arial" w:hAnsi="Arial"/>
          <w:spacing w:val="-7"/>
          <w:sz w:val="24"/>
        </w:rPr>
        <w:t xml:space="preserve"> </w:t>
      </w:r>
      <w:r>
        <w:rPr>
          <w:rFonts w:cs="Arial" w:ascii="Arial" w:hAnsi="Arial"/>
          <w:sz w:val="24"/>
        </w:rPr>
        <w:t>Woods,</w:t>
      </w:r>
      <w:r>
        <w:rPr>
          <w:rFonts w:cs="Arial" w:ascii="Arial" w:hAnsi="Arial"/>
          <w:spacing w:val="-6"/>
          <w:sz w:val="24"/>
        </w:rPr>
        <w:t xml:space="preserve"> </w:t>
      </w:r>
      <w:r>
        <w:rPr>
          <w:rFonts w:cs="Arial" w:ascii="Arial" w:hAnsi="Arial"/>
          <w:sz w:val="24"/>
        </w:rPr>
        <w:t>D.</w:t>
      </w:r>
      <w:r>
        <w:rPr>
          <w:rFonts w:cs="Arial" w:ascii="Arial" w:hAnsi="Arial"/>
          <w:spacing w:val="-7"/>
          <w:sz w:val="24"/>
        </w:rPr>
        <w:t xml:space="preserve"> </w:t>
      </w:r>
      <w:r>
        <w:rPr>
          <w:rFonts w:cs="Arial" w:ascii="Arial" w:hAnsi="Arial"/>
          <w:sz w:val="24"/>
        </w:rPr>
        <w:t>L.</w:t>
      </w:r>
      <w:r>
        <w:rPr>
          <w:rFonts w:cs="Arial" w:ascii="Arial" w:hAnsi="Arial"/>
          <w:spacing w:val="-7"/>
          <w:sz w:val="24"/>
        </w:rPr>
        <w:t xml:space="preserve"> </w:t>
      </w:r>
      <w:r>
        <w:rPr>
          <w:rFonts w:cs="Arial" w:ascii="Arial" w:hAnsi="Arial"/>
          <w:sz w:val="24"/>
        </w:rPr>
        <w:t>1987.</w:t>
      </w:r>
      <w:r>
        <w:rPr>
          <w:rFonts w:cs="Arial" w:ascii="Arial" w:hAnsi="Arial"/>
          <w:spacing w:val="19"/>
          <w:sz w:val="24"/>
        </w:rPr>
        <w:t xml:space="preserve"> </w:t>
      </w:r>
      <w:r>
        <w:rPr>
          <w:rFonts w:cs="Arial" w:ascii="Arial" w:hAnsi="Arial"/>
          <w:sz w:val="24"/>
        </w:rPr>
        <w:t>Outcrossing</w:t>
      </w:r>
      <w:r>
        <w:rPr>
          <w:rFonts w:cs="Arial" w:ascii="Arial" w:hAnsi="Arial"/>
          <w:spacing w:val="-7"/>
          <w:sz w:val="24"/>
        </w:rPr>
        <w:t xml:space="preserve"> </w:t>
      </w:r>
      <w:r>
        <w:rPr>
          <w:rFonts w:cs="Arial" w:ascii="Arial" w:hAnsi="Arial"/>
          <w:sz w:val="24"/>
        </w:rPr>
        <w:t>in</w:t>
      </w:r>
      <w:r>
        <w:rPr>
          <w:rFonts w:cs="Arial" w:ascii="Arial" w:hAnsi="Arial"/>
          <w:spacing w:val="-7"/>
          <w:sz w:val="24"/>
        </w:rPr>
        <w:t xml:space="preserve"> </w:t>
      </w:r>
      <w:r>
        <w:rPr>
          <w:rFonts w:cs="Arial" w:ascii="Arial" w:hAnsi="Arial"/>
          <w:sz w:val="24"/>
        </w:rPr>
        <w:t>rape</w:t>
      </w:r>
      <w:r>
        <w:rPr>
          <w:rFonts w:cs="Arial" w:ascii="Arial" w:hAnsi="Arial"/>
          <w:spacing w:val="-7"/>
          <w:sz w:val="24"/>
        </w:rPr>
        <w:t xml:space="preserve"> </w:t>
      </w:r>
      <w:r>
        <w:rPr>
          <w:rFonts w:cs="Arial" w:ascii="Arial" w:hAnsi="Arial"/>
          <w:sz w:val="24"/>
        </w:rPr>
        <w:t>and</w:t>
      </w:r>
      <w:r>
        <w:rPr>
          <w:rFonts w:cs="Arial" w:ascii="Arial" w:hAnsi="Arial"/>
          <w:spacing w:val="-7"/>
          <w:sz w:val="24"/>
        </w:rPr>
        <w:t xml:space="preserve"> </w:t>
      </w:r>
      <w:r>
        <w:rPr>
          <w:rFonts w:cs="Arial" w:ascii="Arial" w:hAnsi="Arial"/>
          <w:sz w:val="24"/>
        </w:rPr>
        <w:t>mustard</w:t>
      </w:r>
      <w:r>
        <w:rPr>
          <w:rFonts w:cs="Arial" w:ascii="Arial" w:hAnsi="Arial"/>
          <w:spacing w:val="-7"/>
          <w:sz w:val="24"/>
        </w:rPr>
        <w:t xml:space="preserve"> </w:t>
      </w:r>
      <w:r>
        <w:rPr>
          <w:rFonts w:cs="Arial" w:ascii="Arial" w:hAnsi="Arial"/>
          <w:sz w:val="24"/>
        </w:rPr>
        <w:t>under</w:t>
      </w:r>
      <w:r>
        <w:rPr>
          <w:rFonts w:cs="Arial" w:ascii="Arial" w:hAnsi="Arial"/>
          <w:spacing w:val="-7"/>
          <w:sz w:val="24"/>
        </w:rPr>
        <w:t xml:space="preserve"> </w:t>
      </w:r>
      <w:r>
        <w:rPr>
          <w:rFonts w:cs="Arial" w:ascii="Arial" w:hAnsi="Arial"/>
          <w:sz w:val="24"/>
        </w:rPr>
        <w:t>Saskatchewan prairie conditions.</w:t>
      </w:r>
      <w:r>
        <w:rPr>
          <w:rFonts w:cs="Arial" w:ascii="Arial" w:hAnsi="Arial"/>
          <w:spacing w:val="40"/>
          <w:sz w:val="24"/>
        </w:rPr>
        <w:t xml:space="preserve"> </w:t>
      </w:r>
      <w:r>
        <w:rPr>
          <w:rFonts w:cs="Arial" w:ascii="Arial" w:hAnsi="Arial"/>
          <w:i/>
          <w:sz w:val="24"/>
        </w:rPr>
        <w:t>Canadian Journal of Plant Science</w:t>
      </w:r>
      <w:r>
        <w:rPr>
          <w:rFonts w:cs="Arial" w:ascii="Arial" w:hAnsi="Arial"/>
          <w:sz w:val="24"/>
        </w:rPr>
        <w:t>, 67(1):147–151.</w:t>
      </w:r>
    </w:p>
    <w:p>
      <w:pPr>
        <w:pStyle w:val="TextBody"/>
        <w:spacing w:lineRule="auto" w:line="240" w:before="199" w:after="0"/>
        <w:ind w:left="354" w:right="1054" w:hanging="235"/>
        <w:jc w:val="both"/>
        <w:rPr>
          <w:rFonts w:ascii="Arial" w:hAnsi="Arial" w:cs="Arial"/>
        </w:rPr>
      </w:pPr>
      <w:bookmarkStart w:id="99" w:name="_bookmark92"/>
      <w:bookmarkEnd w:id="99"/>
      <w:r>
        <w:rPr>
          <w:rFonts w:cs="Arial" w:ascii="Arial" w:hAnsi="Arial"/>
          <w:w w:val="95"/>
        </w:rPr>
        <w:t xml:space="preserve">Ricketts, T. H., Regetz, J., Steffan-Dewenter, I., Cunningham, S. A., Kremen, C., Bogdanski, </w:t>
      </w:r>
      <w:r>
        <w:rPr>
          <w:rFonts w:cs="Arial" w:ascii="Arial" w:hAnsi="Arial"/>
        </w:rPr>
        <w:t>A.,</w:t>
      </w:r>
      <w:r>
        <w:rPr>
          <w:rFonts w:cs="Arial" w:ascii="Arial" w:hAnsi="Arial"/>
          <w:spacing w:val="-12"/>
        </w:rPr>
        <w:t xml:space="preserve"> </w:t>
      </w:r>
      <w:r>
        <w:rPr>
          <w:rFonts w:cs="Arial" w:ascii="Arial" w:hAnsi="Arial"/>
        </w:rPr>
        <w:t>Gemmill-Herren,</w:t>
      </w:r>
      <w:r>
        <w:rPr>
          <w:rFonts w:cs="Arial" w:ascii="Arial" w:hAnsi="Arial"/>
          <w:spacing w:val="-11"/>
        </w:rPr>
        <w:t xml:space="preserve"> </w:t>
      </w:r>
      <w:r>
        <w:rPr>
          <w:rFonts w:cs="Arial" w:ascii="Arial" w:hAnsi="Arial"/>
        </w:rPr>
        <w:t>B.,</w:t>
      </w:r>
      <w:r>
        <w:rPr>
          <w:rFonts w:cs="Arial" w:ascii="Arial" w:hAnsi="Arial"/>
          <w:spacing w:val="-12"/>
        </w:rPr>
        <w:t xml:space="preserve"> </w:t>
      </w:r>
      <w:r>
        <w:rPr>
          <w:rFonts w:cs="Arial" w:ascii="Arial" w:hAnsi="Arial"/>
        </w:rPr>
        <w:t>Greenleaf,</w:t>
      </w:r>
      <w:r>
        <w:rPr>
          <w:rFonts w:cs="Arial" w:ascii="Arial" w:hAnsi="Arial"/>
          <w:spacing w:val="-12"/>
        </w:rPr>
        <w:t xml:space="preserve"> </w:t>
      </w:r>
      <w:r>
        <w:rPr>
          <w:rFonts w:cs="Arial" w:ascii="Arial" w:hAnsi="Arial"/>
        </w:rPr>
        <w:t>S.</w:t>
      </w:r>
      <w:r>
        <w:rPr>
          <w:rFonts w:cs="Arial" w:ascii="Arial" w:hAnsi="Arial"/>
          <w:spacing w:val="-13"/>
        </w:rPr>
        <w:t xml:space="preserve"> </w:t>
      </w:r>
      <w:r>
        <w:rPr>
          <w:rFonts w:cs="Arial" w:ascii="Arial" w:hAnsi="Arial"/>
        </w:rPr>
        <w:t>S.,</w:t>
      </w:r>
      <w:r>
        <w:rPr>
          <w:rFonts w:cs="Arial" w:ascii="Arial" w:hAnsi="Arial"/>
          <w:spacing w:val="-12"/>
        </w:rPr>
        <w:t xml:space="preserve"> </w:t>
      </w:r>
      <w:r>
        <w:rPr>
          <w:rFonts w:cs="Arial" w:ascii="Arial" w:hAnsi="Arial"/>
        </w:rPr>
        <w:t>Klein,</w:t>
      </w:r>
      <w:r>
        <w:rPr>
          <w:rFonts w:cs="Arial" w:ascii="Arial" w:hAnsi="Arial"/>
          <w:spacing w:val="-12"/>
        </w:rPr>
        <w:t xml:space="preserve"> </w:t>
      </w:r>
      <w:r>
        <w:rPr>
          <w:rFonts w:cs="Arial" w:ascii="Arial" w:hAnsi="Arial"/>
        </w:rPr>
        <w:t>A.</w:t>
      </w:r>
      <w:r>
        <w:rPr>
          <w:rFonts w:cs="Arial" w:ascii="Arial" w:hAnsi="Arial"/>
          <w:spacing w:val="-13"/>
        </w:rPr>
        <w:t xml:space="preserve"> </w:t>
      </w:r>
      <w:r>
        <w:rPr>
          <w:rFonts w:cs="Arial" w:ascii="Arial" w:hAnsi="Arial"/>
        </w:rPr>
        <w:t>M.,</w:t>
      </w:r>
      <w:r>
        <w:rPr>
          <w:rFonts w:cs="Arial" w:ascii="Arial" w:hAnsi="Arial"/>
          <w:spacing w:val="-12"/>
        </w:rPr>
        <w:t xml:space="preserve"> </w:t>
      </w:r>
      <w:r>
        <w:rPr>
          <w:rFonts w:cs="Arial" w:ascii="Arial" w:hAnsi="Arial"/>
        </w:rPr>
        <w:t>Mayfield,</w:t>
      </w:r>
      <w:r>
        <w:rPr>
          <w:rFonts w:cs="Arial" w:ascii="Arial" w:hAnsi="Arial"/>
          <w:spacing w:val="-12"/>
        </w:rPr>
        <w:t xml:space="preserve"> </w:t>
      </w:r>
      <w:r>
        <w:rPr>
          <w:rFonts w:cs="Arial" w:ascii="Arial" w:hAnsi="Arial"/>
        </w:rPr>
        <w:t>M.</w:t>
      </w:r>
      <w:r>
        <w:rPr>
          <w:rFonts w:cs="Arial" w:ascii="Arial" w:hAnsi="Arial"/>
          <w:spacing w:val="-13"/>
        </w:rPr>
        <w:t xml:space="preserve"> </w:t>
      </w:r>
      <w:r>
        <w:rPr>
          <w:rFonts w:cs="Arial" w:ascii="Arial" w:hAnsi="Arial"/>
        </w:rPr>
        <w:t>M.,</w:t>
      </w:r>
      <w:r>
        <w:rPr>
          <w:rFonts w:cs="Arial" w:ascii="Arial" w:hAnsi="Arial"/>
          <w:spacing w:val="-11"/>
        </w:rPr>
        <w:t xml:space="preserve"> </w:t>
      </w:r>
      <w:r>
        <w:rPr>
          <w:rFonts w:cs="Arial" w:ascii="Arial" w:hAnsi="Arial"/>
        </w:rPr>
        <w:t>Morandin,</w:t>
      </w:r>
      <w:r>
        <w:rPr>
          <w:rFonts w:cs="Arial" w:ascii="Arial" w:hAnsi="Arial"/>
          <w:spacing w:val="-11"/>
        </w:rPr>
        <w:t xml:space="preserve"> </w:t>
      </w:r>
      <w:r>
        <w:rPr>
          <w:rFonts w:cs="Arial" w:ascii="Arial" w:hAnsi="Arial"/>
        </w:rPr>
        <w:t>L.</w:t>
      </w:r>
      <w:r>
        <w:rPr>
          <w:rFonts w:cs="Arial" w:ascii="Arial" w:hAnsi="Arial"/>
          <w:spacing w:val="-13"/>
        </w:rPr>
        <w:t xml:space="preserve"> </w:t>
      </w:r>
      <w:r>
        <w:rPr>
          <w:rFonts w:cs="Arial" w:ascii="Arial" w:hAnsi="Arial"/>
        </w:rPr>
        <w:t>A., Ochieng’,</w:t>
      </w:r>
      <w:r>
        <w:rPr>
          <w:rFonts w:cs="Arial" w:ascii="Arial" w:hAnsi="Arial"/>
          <w:spacing w:val="-8"/>
        </w:rPr>
        <w:t xml:space="preserve"> </w:t>
      </w:r>
      <w:r>
        <w:rPr>
          <w:rFonts w:cs="Arial" w:ascii="Arial" w:hAnsi="Arial"/>
        </w:rPr>
        <w:t>A.,</w:t>
      </w:r>
      <w:r>
        <w:rPr>
          <w:rFonts w:cs="Arial" w:ascii="Arial" w:hAnsi="Arial"/>
          <w:spacing w:val="-8"/>
        </w:rPr>
        <w:t xml:space="preserve"> </w:t>
      </w:r>
      <w:r>
        <w:rPr>
          <w:rFonts w:cs="Arial" w:ascii="Arial" w:hAnsi="Arial"/>
        </w:rPr>
        <w:t>and</w:t>
      </w:r>
      <w:r>
        <w:rPr>
          <w:rFonts w:cs="Arial" w:ascii="Arial" w:hAnsi="Arial"/>
          <w:spacing w:val="-9"/>
        </w:rPr>
        <w:t xml:space="preserve"> </w:t>
      </w:r>
      <w:r>
        <w:rPr>
          <w:rFonts w:cs="Arial" w:ascii="Arial" w:hAnsi="Arial"/>
        </w:rPr>
        <w:t>Viana,</w:t>
      </w:r>
      <w:r>
        <w:rPr>
          <w:rFonts w:cs="Arial" w:ascii="Arial" w:hAnsi="Arial"/>
          <w:spacing w:val="-8"/>
        </w:rPr>
        <w:t xml:space="preserve"> </w:t>
      </w:r>
      <w:r>
        <w:rPr>
          <w:rFonts w:cs="Arial" w:ascii="Arial" w:hAnsi="Arial"/>
        </w:rPr>
        <w:t>B.</w:t>
      </w:r>
      <w:r>
        <w:rPr>
          <w:rFonts w:cs="Arial" w:ascii="Arial" w:hAnsi="Arial"/>
          <w:spacing w:val="-9"/>
        </w:rPr>
        <w:t xml:space="preserve"> </w:t>
      </w:r>
      <w:r>
        <w:rPr>
          <w:rFonts w:cs="Arial" w:ascii="Arial" w:hAnsi="Arial"/>
        </w:rPr>
        <w:t>F.</w:t>
      </w:r>
      <w:r>
        <w:rPr>
          <w:rFonts w:cs="Arial" w:ascii="Arial" w:hAnsi="Arial"/>
          <w:spacing w:val="-9"/>
        </w:rPr>
        <w:t xml:space="preserve"> </w:t>
      </w:r>
      <w:r>
        <w:rPr>
          <w:rFonts w:cs="Arial" w:ascii="Arial" w:hAnsi="Arial"/>
        </w:rPr>
        <w:t>2008.</w:t>
      </w:r>
      <w:r>
        <w:rPr>
          <w:rFonts w:cs="Arial" w:ascii="Arial" w:hAnsi="Arial"/>
          <w:spacing w:val="14"/>
        </w:rPr>
        <w:t xml:space="preserve"> </w:t>
      </w:r>
      <w:r>
        <w:rPr>
          <w:rFonts w:cs="Arial" w:ascii="Arial" w:hAnsi="Arial"/>
        </w:rPr>
        <w:t>Landscape</w:t>
      </w:r>
      <w:r>
        <w:rPr>
          <w:rFonts w:cs="Arial" w:ascii="Arial" w:hAnsi="Arial"/>
          <w:spacing w:val="-9"/>
        </w:rPr>
        <w:t xml:space="preserve"> </w:t>
      </w:r>
      <w:r>
        <w:rPr>
          <w:rFonts w:cs="Arial" w:ascii="Arial" w:hAnsi="Arial"/>
        </w:rPr>
        <w:t>effects</w:t>
      </w:r>
      <w:r>
        <w:rPr>
          <w:rFonts w:cs="Arial" w:ascii="Arial" w:hAnsi="Arial"/>
          <w:spacing w:val="-9"/>
        </w:rPr>
        <w:t xml:space="preserve"> </w:t>
      </w:r>
      <w:r>
        <w:rPr>
          <w:rFonts w:cs="Arial" w:ascii="Arial" w:hAnsi="Arial"/>
        </w:rPr>
        <w:t>on</w:t>
      </w:r>
      <w:r>
        <w:rPr>
          <w:rFonts w:cs="Arial" w:ascii="Arial" w:hAnsi="Arial"/>
          <w:spacing w:val="-9"/>
        </w:rPr>
        <w:t xml:space="preserve"> </w:t>
      </w:r>
      <w:r>
        <w:rPr>
          <w:rFonts w:cs="Arial" w:ascii="Arial" w:hAnsi="Arial"/>
        </w:rPr>
        <w:t>crop</w:t>
      </w:r>
      <w:r>
        <w:rPr>
          <w:rFonts w:cs="Arial" w:ascii="Arial" w:hAnsi="Arial"/>
          <w:spacing w:val="-9"/>
        </w:rPr>
        <w:t xml:space="preserve"> </w:t>
      </w:r>
      <w:r>
        <w:rPr>
          <w:rFonts w:cs="Arial" w:ascii="Arial" w:hAnsi="Arial"/>
        </w:rPr>
        <w:t>pollination</w:t>
      </w:r>
      <w:r>
        <w:rPr>
          <w:rFonts w:cs="Arial" w:ascii="Arial" w:hAnsi="Arial"/>
          <w:spacing w:val="-9"/>
        </w:rPr>
        <w:t xml:space="preserve"> </w:t>
      </w:r>
      <w:r>
        <w:rPr>
          <w:rFonts w:cs="Arial" w:ascii="Arial" w:hAnsi="Arial"/>
        </w:rPr>
        <w:t>services: are there general patterns?</w:t>
      </w:r>
      <w:r>
        <w:rPr>
          <w:rFonts w:cs="Arial" w:ascii="Arial" w:hAnsi="Arial"/>
          <w:spacing w:val="40"/>
        </w:rPr>
        <w:t xml:space="preserve"> </w:t>
      </w:r>
      <w:r>
        <w:rPr>
          <w:rFonts w:cs="Arial" w:ascii="Arial" w:hAnsi="Arial"/>
          <w:i/>
        </w:rPr>
        <w:t>Ecology Letters</w:t>
      </w:r>
      <w:r>
        <w:rPr>
          <w:rFonts w:cs="Arial" w:ascii="Arial" w:hAnsi="Arial"/>
        </w:rPr>
        <w:t>, 11(5):499–515.</w:t>
      </w:r>
    </w:p>
    <w:p>
      <w:pPr>
        <w:pStyle w:val="TextBody"/>
        <w:spacing w:lineRule="auto" w:line="228" w:before="202" w:after="0"/>
        <w:ind w:left="354" w:right="1056" w:hanging="235"/>
        <w:jc w:val="both"/>
        <w:rPr>
          <w:rFonts w:ascii="Arial" w:hAnsi="Arial" w:cs="Arial"/>
        </w:rPr>
      </w:pPr>
      <w:bookmarkStart w:id="100" w:name="_bookmark93"/>
      <w:bookmarkEnd w:id="100"/>
      <w:r>
        <w:rPr>
          <w:rFonts w:cs="Arial" w:ascii="Arial" w:hAnsi="Arial"/>
        </w:rPr>
        <w:t>Rosa, A. d. S., Blochtein, B., and Lima, D. K. 2011.</w:t>
      </w:r>
      <w:r>
        <w:rPr>
          <w:rFonts w:cs="Arial" w:ascii="Arial" w:hAnsi="Arial"/>
          <w:spacing w:val="40"/>
        </w:rPr>
        <w:t xml:space="preserve"> </w:t>
      </w:r>
      <w:r>
        <w:rPr>
          <w:rFonts w:cs="Arial" w:ascii="Arial" w:hAnsi="Arial"/>
        </w:rPr>
        <w:t>Honey bee contribution to canola pollination in southern Brazil.</w:t>
      </w:r>
      <w:r>
        <w:rPr>
          <w:rFonts w:cs="Arial" w:ascii="Arial" w:hAnsi="Arial"/>
          <w:spacing w:val="22"/>
        </w:rPr>
        <w:t xml:space="preserve"> </w:t>
      </w:r>
      <w:r>
        <w:rPr>
          <w:rFonts w:cs="Arial" w:ascii="Arial" w:hAnsi="Arial"/>
          <w:i/>
        </w:rPr>
        <w:t>Scientia Agricola</w:t>
      </w:r>
      <w:r>
        <w:rPr>
          <w:rFonts w:cs="Arial" w:ascii="Arial" w:hAnsi="Arial"/>
        </w:rPr>
        <w:t>, 68:255 – 259.</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6" w:hanging="235"/>
        <w:jc w:val="both"/>
        <w:rPr>
          <w:rFonts w:ascii="Arial" w:hAnsi="Arial" w:cs="Arial"/>
        </w:rPr>
      </w:pPr>
      <w:bookmarkStart w:id="101" w:name="_bookmark94"/>
      <w:bookmarkEnd w:id="101"/>
      <w:r>
        <w:rPr>
          <w:rFonts w:cs="Arial" w:ascii="Arial" w:hAnsi="Arial"/>
        </w:rPr>
        <w:t>Sabbahi,</w:t>
      </w:r>
      <w:r>
        <w:rPr>
          <w:rFonts w:cs="Arial" w:ascii="Arial" w:hAnsi="Arial"/>
          <w:spacing w:val="-15"/>
        </w:rPr>
        <w:t xml:space="preserve"> </w:t>
      </w:r>
      <w:r>
        <w:rPr>
          <w:rFonts w:cs="Arial" w:ascii="Arial" w:hAnsi="Arial"/>
        </w:rPr>
        <w:t>R.,</w:t>
      </w:r>
      <w:r>
        <w:rPr>
          <w:rFonts w:cs="Arial" w:ascii="Arial" w:hAnsi="Arial"/>
          <w:spacing w:val="-14"/>
        </w:rPr>
        <w:t xml:space="preserve"> </w:t>
      </w:r>
      <w:r>
        <w:rPr>
          <w:rFonts w:cs="Arial" w:ascii="Arial" w:hAnsi="Arial"/>
        </w:rPr>
        <w:t>de</w:t>
      </w:r>
      <w:r>
        <w:rPr>
          <w:rFonts w:cs="Arial" w:ascii="Arial" w:hAnsi="Arial"/>
          <w:spacing w:val="-15"/>
        </w:rPr>
        <w:t xml:space="preserve"> </w:t>
      </w:r>
      <w:r>
        <w:rPr>
          <w:rFonts w:cs="Arial" w:ascii="Arial" w:hAnsi="Arial"/>
        </w:rPr>
        <w:t>Oliveira,</w:t>
      </w:r>
      <w:r>
        <w:rPr>
          <w:rFonts w:cs="Arial" w:ascii="Arial" w:hAnsi="Arial"/>
          <w:spacing w:val="-14"/>
        </w:rPr>
        <w:t xml:space="preserve"> </w:t>
      </w:r>
      <w:r>
        <w:rPr>
          <w:rFonts w:cs="Arial" w:ascii="Arial" w:hAnsi="Arial"/>
        </w:rPr>
        <w:t>D.,</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Marceau,</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rPr>
        <w:t>2005.</w:t>
      </w:r>
      <w:r>
        <w:rPr>
          <w:rFonts w:cs="Arial" w:ascii="Arial" w:hAnsi="Arial"/>
          <w:spacing w:val="3"/>
        </w:rPr>
        <w:t xml:space="preserve"> </w:t>
      </w:r>
      <w:r>
        <w:rPr>
          <w:rFonts w:cs="Arial" w:ascii="Arial" w:hAnsi="Arial"/>
        </w:rPr>
        <w:t>Influence</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honey</w:t>
      </w:r>
      <w:r>
        <w:rPr>
          <w:rFonts w:cs="Arial" w:ascii="Arial" w:hAnsi="Arial"/>
          <w:spacing w:val="-15"/>
        </w:rPr>
        <w:t xml:space="preserve"> </w:t>
      </w:r>
      <w:r>
        <w:rPr>
          <w:rFonts w:cs="Arial" w:ascii="Arial" w:hAnsi="Arial"/>
        </w:rPr>
        <w:t>bee</w:t>
      </w:r>
      <w:r>
        <w:rPr>
          <w:rFonts w:cs="Arial" w:ascii="Arial" w:hAnsi="Arial"/>
          <w:spacing w:val="-14"/>
        </w:rPr>
        <w:t xml:space="preserve"> </w:t>
      </w:r>
      <w:r>
        <w:rPr>
          <w:rFonts w:cs="Arial" w:ascii="Arial" w:hAnsi="Arial"/>
        </w:rPr>
        <w:t xml:space="preserve">(Hymenoptera: </w:t>
      </w:r>
      <w:r>
        <w:rPr>
          <w:rFonts w:cs="Arial" w:ascii="Arial" w:hAnsi="Arial"/>
          <w:spacing w:val="-2"/>
        </w:rPr>
        <w:t>Apidae)</w:t>
      </w:r>
      <w:r>
        <w:rPr>
          <w:rFonts w:cs="Arial" w:ascii="Arial" w:hAnsi="Arial"/>
          <w:spacing w:val="-9"/>
        </w:rPr>
        <w:t xml:space="preserve"> </w:t>
      </w:r>
      <w:r>
        <w:rPr>
          <w:rFonts w:cs="Arial" w:ascii="Arial" w:hAnsi="Arial"/>
          <w:spacing w:val="-2"/>
        </w:rPr>
        <w:t>density</w:t>
      </w:r>
      <w:r>
        <w:rPr>
          <w:rFonts w:cs="Arial" w:ascii="Arial" w:hAnsi="Arial"/>
          <w:spacing w:val="-9"/>
        </w:rPr>
        <w:t xml:space="preserve"> </w:t>
      </w:r>
      <w:r>
        <w:rPr>
          <w:rFonts w:cs="Arial" w:ascii="Arial" w:hAnsi="Arial"/>
          <w:spacing w:val="-2"/>
        </w:rPr>
        <w:t>on</w:t>
      </w:r>
      <w:r>
        <w:rPr>
          <w:rFonts w:cs="Arial" w:ascii="Arial" w:hAnsi="Arial"/>
          <w:spacing w:val="-9"/>
        </w:rPr>
        <w:t xml:space="preserve"> </w:t>
      </w:r>
      <w:r>
        <w:rPr>
          <w:rFonts w:cs="Arial" w:ascii="Arial" w:hAnsi="Arial"/>
          <w:spacing w:val="-2"/>
        </w:rPr>
        <w:t>the</w:t>
      </w:r>
      <w:r>
        <w:rPr>
          <w:rFonts w:cs="Arial" w:ascii="Arial" w:hAnsi="Arial"/>
          <w:spacing w:val="-9"/>
        </w:rPr>
        <w:t xml:space="preserve"> </w:t>
      </w:r>
      <w:r>
        <w:rPr>
          <w:rFonts w:cs="Arial" w:ascii="Arial" w:hAnsi="Arial"/>
          <w:spacing w:val="-2"/>
        </w:rPr>
        <w:t>production</w:t>
      </w:r>
      <w:r>
        <w:rPr>
          <w:rFonts w:cs="Arial" w:ascii="Arial" w:hAnsi="Arial"/>
          <w:spacing w:val="-9"/>
        </w:rPr>
        <w:t xml:space="preserve"> </w:t>
      </w:r>
      <w:r>
        <w:rPr>
          <w:rFonts w:cs="Arial" w:ascii="Arial" w:hAnsi="Arial"/>
          <w:spacing w:val="-2"/>
        </w:rPr>
        <w:t>of</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(Crucifera:</w:t>
      </w:r>
      <w:r>
        <w:rPr>
          <w:rFonts w:cs="Arial" w:ascii="Arial" w:hAnsi="Arial"/>
          <w:spacing w:val="24"/>
        </w:rPr>
        <w:t xml:space="preserve"> </w:t>
      </w:r>
      <w:r>
        <w:rPr>
          <w:rFonts w:cs="Arial" w:ascii="Arial" w:hAnsi="Arial"/>
          <w:spacing w:val="-2"/>
        </w:rPr>
        <w:t xml:space="preserve">Brassicacae). </w:t>
      </w:r>
      <w:r>
        <w:rPr>
          <w:rFonts w:cs="Arial" w:ascii="Arial" w:hAnsi="Arial"/>
          <w:i/>
          <w:spacing w:val="-2"/>
        </w:rPr>
        <w:t>Journal</w:t>
      </w:r>
      <w:r>
        <w:rPr>
          <w:rFonts w:cs="Arial" w:ascii="Arial" w:hAnsi="Arial"/>
          <w:i/>
          <w:spacing w:val="-5"/>
        </w:rPr>
        <w:t xml:space="preserve"> </w:t>
      </w:r>
      <w:r>
        <w:rPr>
          <w:rFonts w:cs="Arial" w:ascii="Arial" w:hAnsi="Arial"/>
          <w:i/>
          <w:spacing w:val="-2"/>
        </w:rPr>
        <w:t>of</w:t>
      </w:r>
      <w:r>
        <w:rPr>
          <w:rFonts w:cs="Arial" w:ascii="Arial" w:hAnsi="Arial"/>
          <w:i/>
          <w:spacing w:val="-5"/>
        </w:rPr>
        <w:t xml:space="preserve"> </w:t>
      </w:r>
      <w:r>
        <w:rPr>
          <w:rFonts w:cs="Arial" w:ascii="Arial" w:hAnsi="Arial"/>
          <w:i/>
          <w:spacing w:val="-2"/>
        </w:rPr>
        <w:t xml:space="preserve">Economic </w:t>
      </w:r>
      <w:r>
        <w:rPr>
          <w:rFonts w:cs="Arial" w:ascii="Arial" w:hAnsi="Arial"/>
          <w:i/>
        </w:rPr>
        <w:t>Entomology</w:t>
      </w:r>
      <w:r>
        <w:rPr>
          <w:rFonts w:cs="Arial" w:ascii="Arial" w:hAnsi="Arial"/>
        </w:rPr>
        <w:t>, 98(2):367–372.</w:t>
      </w:r>
    </w:p>
    <w:p>
      <w:pPr>
        <w:pStyle w:val="TextBody"/>
        <w:spacing w:lineRule="auto" w:line="228" w:before="208" w:after="0"/>
        <w:ind w:left="354" w:right="1054" w:hanging="235"/>
        <w:jc w:val="both"/>
        <w:rPr>
          <w:rFonts w:ascii="Arial" w:hAnsi="Arial" w:cs="Arial"/>
        </w:rPr>
      </w:pPr>
      <w:bookmarkStart w:id="102" w:name="_bookmark95"/>
      <w:bookmarkEnd w:id="102"/>
      <w:r>
        <w:rPr>
          <w:rFonts w:cs="Arial" w:ascii="Arial" w:hAnsi="Arial"/>
        </w:rPr>
        <w:t>Sabbahi, R., De Oliveira, D., and Marceau, J. 2006.</w:t>
      </w:r>
      <w:r>
        <w:rPr>
          <w:rFonts w:cs="Arial" w:ascii="Arial" w:hAnsi="Arial"/>
          <w:spacing w:val="40"/>
        </w:rPr>
        <w:t xml:space="preserve"> </w:t>
      </w:r>
      <w:r>
        <w:rPr>
          <w:rFonts w:cs="Arial" w:ascii="Arial" w:hAnsi="Arial"/>
        </w:rPr>
        <w:t>Does the honeybee (Hymenoptera: Apidae) reduce the blooming period of canola?</w:t>
      </w:r>
      <w:r>
        <w:rPr>
          <w:rFonts w:cs="Arial" w:ascii="Arial" w:hAnsi="Arial"/>
          <w:spacing w:val="40"/>
        </w:rPr>
        <w:t xml:space="preserve"> </w:t>
      </w:r>
      <w:r>
        <w:rPr>
          <w:rFonts w:cs="Arial" w:ascii="Arial" w:hAnsi="Arial"/>
          <w:i/>
        </w:rPr>
        <w:t>Journal of Agronomy and Crop Science</w:t>
      </w:r>
      <w:r>
        <w:rPr>
          <w:rFonts w:cs="Arial" w:ascii="Arial" w:hAnsi="Arial"/>
        </w:rPr>
        <w:t xml:space="preserve">, </w:t>
      </w:r>
      <w:r>
        <w:rPr>
          <w:rFonts w:cs="Arial" w:ascii="Arial" w:hAnsi="Arial"/>
          <w:spacing w:val="-2"/>
        </w:rPr>
        <w:t>192(3):233–237.</w:t>
      </w:r>
    </w:p>
    <w:p>
      <w:pPr>
        <w:pStyle w:val="TextBody"/>
        <w:rPr>
          <w:rFonts w:ascii="Arial" w:hAnsi="Arial" w:cs="Arial"/>
          <w:sz w:val="19"/>
        </w:rPr>
      </w:pPr>
      <w:r>
        <w:rPr>
          <w:rFonts w:cs="Arial" w:ascii="Arial" w:hAnsi="Arial"/>
          <w:sz w:val="19"/>
        </w:rPr>
      </w:r>
    </w:p>
    <w:p>
      <w:pPr>
        <w:pStyle w:val="TextBody"/>
        <w:spacing w:before="1" w:after="0"/>
        <w:ind w:left="354" w:right="1055" w:hanging="235"/>
        <w:jc w:val="both"/>
        <w:rPr>
          <w:rFonts w:ascii="Arial" w:hAnsi="Arial" w:cs="Arial"/>
        </w:rPr>
      </w:pPr>
      <w:bookmarkStart w:id="103" w:name="_bookmark96"/>
      <w:bookmarkEnd w:id="103"/>
      <w:r>
        <w:rPr>
          <w:rFonts w:cs="Arial" w:ascii="Arial" w:hAnsi="Arial"/>
          <w:spacing w:val="19"/>
        </w:rPr>
        <w:t>S</w:t>
      </w:r>
      <w:r>
        <w:rPr>
          <w:rFonts w:cs="Arial" w:ascii="Arial" w:hAnsi="Arial"/>
          <w:spacing w:val="-99"/>
          <w:w w:val="101"/>
        </w:rPr>
        <w:t>´</w:t>
      </w:r>
      <w:r>
        <w:rPr>
          <w:rFonts w:cs="Arial" w:ascii="Arial" w:hAnsi="Arial"/>
          <w:spacing w:val="19"/>
          <w:w w:val="99"/>
        </w:rPr>
        <w:t>aez,</w:t>
      </w:r>
      <w:r>
        <w:rPr>
          <w:rFonts w:cs="Arial" w:ascii="Arial" w:hAnsi="Arial"/>
          <w:spacing w:val="-1"/>
          <w:w w:val="99"/>
        </w:rPr>
        <w:t xml:space="preserve"> </w:t>
      </w:r>
      <w:r>
        <w:rPr>
          <w:rFonts w:cs="Arial" w:ascii="Arial" w:hAnsi="Arial"/>
        </w:rPr>
        <w:t>A., Morales, J. M., Morales, C. L., Harder, L. D., and Aizen, M. A. 2018.</w:t>
      </w:r>
      <w:r>
        <w:rPr>
          <w:rFonts w:cs="Arial" w:ascii="Arial" w:hAnsi="Arial"/>
          <w:spacing w:val="28"/>
        </w:rPr>
        <w:t xml:space="preserve"> </w:t>
      </w:r>
      <w:r>
        <w:rPr>
          <w:rFonts w:cs="Arial" w:ascii="Arial" w:hAnsi="Arial"/>
        </w:rPr>
        <w:t>The costs and</w:t>
      </w:r>
      <w:r>
        <w:rPr>
          <w:rFonts w:cs="Arial" w:ascii="Arial" w:hAnsi="Arial"/>
          <w:spacing w:val="-13"/>
        </w:rPr>
        <w:t xml:space="preserve"> </w:t>
      </w:r>
      <w:r>
        <w:rPr>
          <w:rFonts w:cs="Arial" w:ascii="Arial" w:hAnsi="Arial"/>
        </w:rPr>
        <w:t>benefits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pollinator</w:t>
      </w:r>
      <w:r>
        <w:rPr>
          <w:rFonts w:cs="Arial" w:ascii="Arial" w:hAnsi="Arial"/>
          <w:spacing w:val="-13"/>
        </w:rPr>
        <w:t xml:space="preserve"> </w:t>
      </w:r>
      <w:r>
        <w:rPr>
          <w:rFonts w:cs="Arial" w:ascii="Arial" w:hAnsi="Arial"/>
        </w:rPr>
        <w:t>dependence:</w:t>
      </w:r>
      <w:r>
        <w:rPr>
          <w:rFonts w:cs="Arial" w:ascii="Arial" w:hAnsi="Arial"/>
          <w:spacing w:val="9"/>
        </w:rPr>
        <w:t xml:space="preserve"> </w:t>
      </w:r>
      <w:r>
        <w:rPr>
          <w:rFonts w:cs="Arial" w:ascii="Arial" w:hAnsi="Arial"/>
        </w:rPr>
        <w:t>empirically</w:t>
      </w:r>
      <w:r>
        <w:rPr>
          <w:rFonts w:cs="Arial" w:ascii="Arial" w:hAnsi="Arial"/>
          <w:spacing w:val="-13"/>
        </w:rPr>
        <w:t xml:space="preserve"> </w:t>
      </w:r>
      <w:r>
        <w:rPr>
          <w:rFonts w:cs="Arial" w:ascii="Arial" w:hAnsi="Arial"/>
        </w:rPr>
        <w:t>based</w:t>
      </w:r>
      <w:r>
        <w:rPr>
          <w:rFonts w:cs="Arial" w:ascii="Arial" w:hAnsi="Arial"/>
          <w:spacing w:val="-13"/>
        </w:rPr>
        <w:t xml:space="preserve"> </w:t>
      </w:r>
      <w:r>
        <w:rPr>
          <w:rFonts w:cs="Arial" w:ascii="Arial" w:hAnsi="Arial"/>
        </w:rPr>
        <w:t>simulations</w:t>
      </w:r>
      <w:r>
        <w:rPr>
          <w:rFonts w:cs="Arial" w:ascii="Arial" w:hAnsi="Arial"/>
          <w:spacing w:val="-13"/>
        </w:rPr>
        <w:t xml:space="preserve"> </w:t>
      </w:r>
      <w:r>
        <w:rPr>
          <w:rFonts w:cs="Arial" w:ascii="Arial" w:hAnsi="Arial"/>
        </w:rPr>
        <w:t>predict</w:t>
      </w:r>
      <w:r>
        <w:rPr>
          <w:rFonts w:cs="Arial" w:ascii="Arial" w:hAnsi="Arial"/>
          <w:spacing w:val="-13"/>
        </w:rPr>
        <w:t xml:space="preserve"> </w:t>
      </w:r>
      <w:r>
        <w:rPr>
          <w:rFonts w:cs="Arial" w:ascii="Arial" w:hAnsi="Arial"/>
        </w:rPr>
        <w:t>raspberry fruit quality.</w:t>
      </w:r>
      <w:r>
        <w:rPr>
          <w:rFonts w:cs="Arial" w:ascii="Arial" w:hAnsi="Arial"/>
          <w:spacing w:val="40"/>
        </w:rPr>
        <w:t xml:space="preserve"> </w:t>
      </w:r>
      <w:r>
        <w:rPr>
          <w:rFonts w:cs="Arial" w:ascii="Arial" w:hAnsi="Arial"/>
          <w:i/>
        </w:rPr>
        <w:t>Ecological Applications</w:t>
      </w:r>
      <w:r>
        <w:rPr>
          <w:rFonts w:cs="Arial" w:ascii="Arial" w:hAnsi="Arial"/>
        </w:rPr>
        <w:t>, 28(5):1215–1222.</w:t>
      </w:r>
    </w:p>
    <w:p>
      <w:pPr>
        <w:pStyle w:val="TextBody"/>
        <w:spacing w:before="196" w:after="0"/>
        <w:ind w:left="354" w:right="1056" w:hanging="235"/>
        <w:jc w:val="both"/>
        <w:rPr>
          <w:rFonts w:ascii="Arial" w:hAnsi="Arial" w:cs="Arial"/>
        </w:rPr>
      </w:pPr>
      <w:bookmarkStart w:id="104" w:name="_bookmark97"/>
      <w:bookmarkEnd w:id="104"/>
      <w:r>
        <w:rPr>
          <w:rFonts w:cs="Arial" w:ascii="Arial" w:hAnsi="Arial"/>
        </w:rPr>
        <w:t>Schaffer,</w:t>
      </w:r>
      <w:r>
        <w:rPr>
          <w:rFonts w:cs="Arial" w:ascii="Arial" w:hAnsi="Arial"/>
          <w:spacing w:val="-12"/>
        </w:rPr>
        <w:t xml:space="preserve"> </w:t>
      </w:r>
      <w:r>
        <w:rPr>
          <w:rFonts w:cs="Arial" w:ascii="Arial" w:hAnsi="Arial"/>
        </w:rPr>
        <w:t>W.</w:t>
      </w:r>
      <w:r>
        <w:rPr>
          <w:rFonts w:cs="Arial" w:ascii="Arial" w:hAnsi="Arial"/>
          <w:spacing w:val="-14"/>
        </w:rPr>
        <w:t xml:space="preserve"> </w:t>
      </w:r>
      <w:r>
        <w:rPr>
          <w:rFonts w:cs="Arial" w:ascii="Arial" w:hAnsi="Arial"/>
        </w:rPr>
        <w:t>M.,</w:t>
      </w:r>
      <w:r>
        <w:rPr>
          <w:rFonts w:cs="Arial" w:ascii="Arial" w:hAnsi="Arial"/>
          <w:spacing w:val="-12"/>
        </w:rPr>
        <w:t xml:space="preserve"> </w:t>
      </w:r>
      <w:r>
        <w:rPr>
          <w:rFonts w:cs="Arial" w:ascii="Arial" w:hAnsi="Arial"/>
        </w:rPr>
        <w:t>Jensen,</w:t>
      </w:r>
      <w:r>
        <w:rPr>
          <w:rFonts w:cs="Arial" w:ascii="Arial" w:hAnsi="Arial"/>
          <w:spacing w:val="-12"/>
        </w:rPr>
        <w:t xml:space="preserve"> </w:t>
      </w:r>
      <w:r>
        <w:rPr>
          <w:rFonts w:cs="Arial" w:ascii="Arial" w:hAnsi="Arial"/>
        </w:rPr>
        <w:t>D.</w:t>
      </w:r>
      <w:r>
        <w:rPr>
          <w:rFonts w:cs="Arial" w:ascii="Arial" w:hAnsi="Arial"/>
          <w:spacing w:val="-14"/>
        </w:rPr>
        <w:t xml:space="preserve"> </w:t>
      </w:r>
      <w:r>
        <w:rPr>
          <w:rFonts w:cs="Arial" w:ascii="Arial" w:hAnsi="Arial"/>
        </w:rPr>
        <w:t>B.,</w:t>
      </w:r>
      <w:r>
        <w:rPr>
          <w:rFonts w:cs="Arial" w:ascii="Arial" w:hAnsi="Arial"/>
          <w:spacing w:val="-12"/>
        </w:rPr>
        <w:t xml:space="preserve"> </w:t>
      </w:r>
      <w:r>
        <w:rPr>
          <w:rFonts w:cs="Arial" w:ascii="Arial" w:hAnsi="Arial"/>
        </w:rPr>
        <w:t>Hobbs,</w:t>
      </w:r>
      <w:r>
        <w:rPr>
          <w:rFonts w:cs="Arial" w:ascii="Arial" w:hAnsi="Arial"/>
          <w:spacing w:val="-12"/>
        </w:rPr>
        <w:t xml:space="preserve"> </w:t>
      </w:r>
      <w:r>
        <w:rPr>
          <w:rFonts w:cs="Arial" w:ascii="Arial" w:hAnsi="Arial"/>
        </w:rPr>
        <w:t>D.</w:t>
      </w:r>
      <w:r>
        <w:rPr>
          <w:rFonts w:cs="Arial" w:ascii="Arial" w:hAnsi="Arial"/>
          <w:spacing w:val="-14"/>
        </w:rPr>
        <w:t xml:space="preserve"> </w:t>
      </w:r>
      <w:r>
        <w:rPr>
          <w:rFonts w:cs="Arial" w:ascii="Arial" w:hAnsi="Arial"/>
        </w:rPr>
        <w:t>E.,</w:t>
      </w:r>
      <w:r>
        <w:rPr>
          <w:rFonts w:cs="Arial" w:ascii="Arial" w:hAnsi="Arial"/>
          <w:spacing w:val="-12"/>
        </w:rPr>
        <w:t xml:space="preserve"> </w:t>
      </w:r>
      <w:r>
        <w:rPr>
          <w:rFonts w:cs="Arial" w:ascii="Arial" w:hAnsi="Arial"/>
        </w:rPr>
        <w:t>Gurevitch,</w:t>
      </w:r>
      <w:r>
        <w:rPr>
          <w:rFonts w:cs="Arial" w:ascii="Arial" w:hAnsi="Arial"/>
          <w:spacing w:val="-12"/>
        </w:rPr>
        <w:t xml:space="preserve"> </w:t>
      </w:r>
      <w:r>
        <w:rPr>
          <w:rFonts w:cs="Arial" w:ascii="Arial" w:hAnsi="Arial"/>
        </w:rPr>
        <w:t>J.,</w:t>
      </w:r>
      <w:r>
        <w:rPr>
          <w:rFonts w:cs="Arial" w:ascii="Arial" w:hAnsi="Arial"/>
          <w:spacing w:val="-12"/>
        </w:rPr>
        <w:t xml:space="preserve"> </w:t>
      </w:r>
      <w:r>
        <w:rPr>
          <w:rFonts w:cs="Arial" w:ascii="Arial" w:hAnsi="Arial"/>
        </w:rPr>
        <w:t>Todd,</w:t>
      </w:r>
      <w:r>
        <w:rPr>
          <w:rFonts w:cs="Arial" w:ascii="Arial" w:hAnsi="Arial"/>
          <w:spacing w:val="-12"/>
        </w:rPr>
        <w:t xml:space="preserve"> </w:t>
      </w:r>
      <w:r>
        <w:rPr>
          <w:rFonts w:cs="Arial" w:ascii="Arial" w:hAnsi="Arial"/>
        </w:rPr>
        <w:t>J.</w:t>
      </w:r>
      <w:r>
        <w:rPr>
          <w:rFonts w:cs="Arial" w:ascii="Arial" w:hAnsi="Arial"/>
          <w:spacing w:val="-14"/>
        </w:rPr>
        <w:t xml:space="preserve"> </w:t>
      </w:r>
      <w:r>
        <w:rPr>
          <w:rFonts w:cs="Arial" w:ascii="Arial" w:hAnsi="Arial"/>
        </w:rPr>
        <w:t>R.,</w:t>
      </w:r>
      <w:r>
        <w:rPr>
          <w:rFonts w:cs="Arial" w:ascii="Arial" w:hAnsi="Arial"/>
          <w:spacing w:val="-12"/>
        </w:rPr>
        <w:t xml:space="preserve"> </w:t>
      </w:r>
      <w:r>
        <w:rPr>
          <w:rFonts w:cs="Arial" w:ascii="Arial" w:hAnsi="Arial"/>
        </w:rPr>
        <w:t>and</w:t>
      </w:r>
      <w:r>
        <w:rPr>
          <w:rFonts w:cs="Arial" w:ascii="Arial" w:hAnsi="Arial"/>
          <w:spacing w:val="-14"/>
        </w:rPr>
        <w:t xml:space="preserve"> </w:t>
      </w:r>
      <w:r>
        <w:rPr>
          <w:rFonts w:cs="Arial" w:ascii="Arial" w:hAnsi="Arial"/>
        </w:rPr>
        <w:t>Schaffer,</w:t>
      </w:r>
      <w:r>
        <w:rPr>
          <w:rFonts w:cs="Arial" w:ascii="Arial" w:hAnsi="Arial"/>
          <w:spacing w:val="-12"/>
        </w:rPr>
        <w:t xml:space="preserve"> </w:t>
      </w:r>
      <w:r>
        <w:rPr>
          <w:rFonts w:cs="Arial" w:ascii="Arial" w:hAnsi="Arial"/>
        </w:rPr>
        <w:t>M.</w:t>
      </w:r>
      <w:r>
        <w:rPr>
          <w:rFonts w:cs="Arial" w:ascii="Arial" w:hAnsi="Arial"/>
          <w:spacing w:val="-14"/>
        </w:rPr>
        <w:t xml:space="preserve"> </w:t>
      </w:r>
      <w:r>
        <w:rPr>
          <w:rFonts w:cs="Arial" w:ascii="Arial" w:hAnsi="Arial"/>
        </w:rPr>
        <w:t>V. 1979.</w:t>
      </w:r>
      <w:r>
        <w:rPr>
          <w:rFonts w:cs="Arial" w:ascii="Arial" w:hAnsi="Arial"/>
          <w:spacing w:val="6"/>
        </w:rPr>
        <w:t xml:space="preserve"> </w:t>
      </w:r>
      <w:r>
        <w:rPr>
          <w:rFonts w:cs="Arial" w:ascii="Arial" w:hAnsi="Arial"/>
        </w:rPr>
        <w:t>Competition,</w:t>
      </w:r>
      <w:r>
        <w:rPr>
          <w:rFonts w:cs="Arial" w:ascii="Arial" w:hAnsi="Arial"/>
          <w:spacing w:val="-12"/>
        </w:rPr>
        <w:t xml:space="preserve"> </w:t>
      </w:r>
      <w:r>
        <w:rPr>
          <w:rFonts w:cs="Arial" w:ascii="Arial" w:hAnsi="Arial"/>
        </w:rPr>
        <w:t>foraging</w:t>
      </w:r>
      <w:r>
        <w:rPr>
          <w:rFonts w:cs="Arial" w:ascii="Arial" w:hAnsi="Arial"/>
          <w:spacing w:val="-14"/>
        </w:rPr>
        <w:t xml:space="preserve"> </w:t>
      </w:r>
      <w:r>
        <w:rPr>
          <w:rFonts w:cs="Arial" w:ascii="Arial" w:hAnsi="Arial"/>
        </w:rPr>
        <w:t>energetics,</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cost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sociality</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three</w:t>
      </w:r>
      <w:r>
        <w:rPr>
          <w:rFonts w:cs="Arial" w:ascii="Arial" w:hAnsi="Arial"/>
          <w:spacing w:val="-13"/>
        </w:rPr>
        <w:t xml:space="preserve"> </w:t>
      </w:r>
      <w:r>
        <w:rPr>
          <w:rFonts w:cs="Arial" w:ascii="Arial" w:hAnsi="Arial"/>
        </w:rPr>
        <w:t>species</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 xml:space="preserve">bees. </w:t>
      </w:r>
      <w:r>
        <w:rPr>
          <w:rFonts w:cs="Arial" w:ascii="Arial" w:hAnsi="Arial"/>
          <w:i/>
        </w:rPr>
        <w:t>Ecology</w:t>
      </w:r>
      <w:r>
        <w:rPr>
          <w:rFonts w:cs="Arial" w:ascii="Arial" w:hAnsi="Arial"/>
        </w:rPr>
        <w:t>,</w:t>
      </w:r>
      <w:r>
        <w:rPr>
          <w:rFonts w:cs="Arial" w:ascii="Arial" w:hAnsi="Arial"/>
          <w:spacing w:val="-8"/>
        </w:rPr>
        <w:t xml:space="preserve"> </w:t>
      </w:r>
      <w:r>
        <w:rPr>
          <w:rFonts w:cs="Arial" w:ascii="Arial" w:hAnsi="Arial"/>
        </w:rPr>
        <w:t>60(5):976–987.</w:t>
      </w:r>
    </w:p>
    <w:p>
      <w:pPr>
        <w:pStyle w:val="TextBody"/>
        <w:spacing w:lineRule="exact" w:line="265" w:before="197" w:after="0"/>
        <w:ind w:left="120" w:hanging="0"/>
        <w:rPr>
          <w:rFonts w:ascii="Arial" w:hAnsi="Arial" w:cs="Arial"/>
        </w:rPr>
      </w:pPr>
      <w:bookmarkStart w:id="105" w:name="_bookmark98"/>
      <w:bookmarkEnd w:id="105"/>
      <w:r>
        <w:rPr>
          <w:rFonts w:cs="Arial" w:ascii="Arial" w:hAnsi="Arial"/>
          <w:w w:val="95"/>
        </w:rPr>
        <w:t>Shipley,</w:t>
      </w:r>
      <w:r>
        <w:rPr>
          <w:rFonts w:cs="Arial" w:ascii="Arial" w:hAnsi="Arial"/>
          <w:spacing w:val="23"/>
        </w:rPr>
        <w:t xml:space="preserve"> </w:t>
      </w:r>
      <w:r>
        <w:rPr>
          <w:rFonts w:cs="Arial" w:ascii="Arial" w:hAnsi="Arial"/>
          <w:w w:val="95"/>
        </w:rPr>
        <w:t>B.</w:t>
      </w:r>
      <w:r>
        <w:rPr>
          <w:rFonts w:cs="Arial" w:ascii="Arial" w:hAnsi="Arial"/>
          <w:spacing w:val="20"/>
        </w:rPr>
        <w:t xml:space="preserve"> </w:t>
      </w:r>
      <w:r>
        <w:rPr>
          <w:rFonts w:cs="Arial" w:ascii="Arial" w:hAnsi="Arial"/>
          <w:w w:val="95"/>
        </w:rPr>
        <w:t>2000.</w:t>
      </w:r>
      <w:r>
        <w:rPr>
          <w:rFonts w:cs="Arial" w:ascii="Arial" w:hAnsi="Arial"/>
          <w:spacing w:val="63"/>
        </w:rPr>
        <w:t xml:space="preserve"> </w:t>
      </w:r>
      <w:r>
        <w:rPr>
          <w:rFonts w:cs="Arial" w:ascii="Arial" w:hAnsi="Arial"/>
          <w:w w:val="95"/>
        </w:rPr>
        <w:t>A</w:t>
      </w:r>
      <w:r>
        <w:rPr>
          <w:rFonts w:cs="Arial" w:ascii="Arial" w:hAnsi="Arial"/>
          <w:spacing w:val="20"/>
        </w:rPr>
        <w:t xml:space="preserve"> </w:t>
      </w:r>
      <w:r>
        <w:rPr>
          <w:rFonts w:cs="Arial" w:ascii="Arial" w:hAnsi="Arial"/>
          <w:w w:val="95"/>
        </w:rPr>
        <w:t>new</w:t>
      </w:r>
      <w:r>
        <w:rPr>
          <w:rFonts w:cs="Arial" w:ascii="Arial" w:hAnsi="Arial"/>
          <w:spacing w:val="21"/>
        </w:rPr>
        <w:t xml:space="preserve"> </w:t>
      </w:r>
      <w:r>
        <w:rPr>
          <w:rFonts w:cs="Arial" w:ascii="Arial" w:hAnsi="Arial"/>
          <w:w w:val="95"/>
        </w:rPr>
        <w:t>inferential</w:t>
      </w:r>
      <w:r>
        <w:rPr>
          <w:rFonts w:cs="Arial" w:ascii="Arial" w:hAnsi="Arial"/>
          <w:spacing w:val="20"/>
        </w:rPr>
        <w:t xml:space="preserve"> </w:t>
      </w:r>
      <w:r>
        <w:rPr>
          <w:rFonts w:cs="Arial" w:ascii="Arial" w:hAnsi="Arial"/>
          <w:w w:val="95"/>
        </w:rPr>
        <w:t>test</w:t>
      </w:r>
      <w:r>
        <w:rPr>
          <w:rFonts w:cs="Arial" w:ascii="Arial" w:hAnsi="Arial"/>
          <w:spacing w:val="21"/>
        </w:rPr>
        <w:t xml:space="preserve"> </w:t>
      </w:r>
      <w:r>
        <w:rPr>
          <w:rFonts w:cs="Arial" w:ascii="Arial" w:hAnsi="Arial"/>
          <w:w w:val="95"/>
        </w:rPr>
        <w:t>for</w:t>
      </w:r>
      <w:r>
        <w:rPr>
          <w:rFonts w:cs="Arial" w:ascii="Arial" w:hAnsi="Arial"/>
          <w:spacing w:val="20"/>
        </w:rPr>
        <w:t xml:space="preserve"> </w:t>
      </w:r>
      <w:r>
        <w:rPr>
          <w:rFonts w:cs="Arial" w:ascii="Arial" w:hAnsi="Arial"/>
          <w:w w:val="95"/>
        </w:rPr>
        <w:t>path</w:t>
      </w:r>
      <w:r>
        <w:rPr>
          <w:rFonts w:cs="Arial" w:ascii="Arial" w:hAnsi="Arial"/>
          <w:spacing w:val="21"/>
        </w:rPr>
        <w:t xml:space="preserve"> </w:t>
      </w:r>
      <w:r>
        <w:rPr>
          <w:rFonts w:cs="Arial" w:ascii="Arial" w:hAnsi="Arial"/>
          <w:w w:val="95"/>
        </w:rPr>
        <w:t>models</w:t>
      </w:r>
      <w:r>
        <w:rPr>
          <w:rFonts w:cs="Arial" w:ascii="Arial" w:hAnsi="Arial"/>
          <w:spacing w:val="21"/>
        </w:rPr>
        <w:t xml:space="preserve"> </w:t>
      </w:r>
      <w:r>
        <w:rPr>
          <w:rFonts w:cs="Arial" w:ascii="Arial" w:hAnsi="Arial"/>
          <w:w w:val="95"/>
        </w:rPr>
        <w:t>based</w:t>
      </w:r>
      <w:r>
        <w:rPr>
          <w:rFonts w:cs="Arial" w:ascii="Arial" w:hAnsi="Arial"/>
          <w:spacing w:val="20"/>
        </w:rPr>
        <w:t xml:space="preserve"> </w:t>
      </w:r>
      <w:r>
        <w:rPr>
          <w:rFonts w:cs="Arial" w:ascii="Arial" w:hAnsi="Arial"/>
          <w:w w:val="95"/>
        </w:rPr>
        <w:t>on</w:t>
      </w:r>
      <w:r>
        <w:rPr>
          <w:rFonts w:cs="Arial" w:ascii="Arial" w:hAnsi="Arial"/>
          <w:spacing w:val="21"/>
        </w:rPr>
        <w:t xml:space="preserve"> </w:t>
      </w:r>
      <w:r>
        <w:rPr>
          <w:rFonts w:cs="Arial" w:ascii="Arial" w:hAnsi="Arial"/>
          <w:w w:val="95"/>
        </w:rPr>
        <w:t>directed</w:t>
      </w:r>
      <w:r>
        <w:rPr>
          <w:rFonts w:cs="Arial" w:ascii="Arial" w:hAnsi="Arial"/>
          <w:spacing w:val="21"/>
        </w:rPr>
        <w:t xml:space="preserve"> </w:t>
      </w:r>
      <w:r>
        <w:rPr>
          <w:rFonts w:cs="Arial" w:ascii="Arial" w:hAnsi="Arial"/>
          <w:w w:val="95"/>
        </w:rPr>
        <w:t>acyclic</w:t>
      </w:r>
      <w:r>
        <w:rPr>
          <w:rFonts w:cs="Arial" w:ascii="Arial" w:hAnsi="Arial"/>
          <w:spacing w:val="20"/>
        </w:rPr>
        <w:t xml:space="preserve"> </w:t>
      </w:r>
      <w:r>
        <w:rPr>
          <w:rFonts w:cs="Arial" w:ascii="Arial" w:hAnsi="Arial"/>
          <w:spacing w:val="-2"/>
          <w:w w:val="95"/>
        </w:rPr>
        <w:t>graphs.</w:t>
      </w:r>
    </w:p>
    <w:p>
      <w:pPr>
        <w:pStyle w:val="Normal"/>
        <w:spacing w:lineRule="exact" w:line="316"/>
        <w:ind w:left="354" w:hanging="0"/>
        <w:rPr>
          <w:rFonts w:ascii="Arial" w:hAnsi="Arial" w:cs="Arial"/>
          <w:sz w:val="24"/>
        </w:rPr>
      </w:pPr>
      <w:r>
        <w:rPr>
          <w:rFonts w:cs="Arial" w:ascii="Arial" w:hAnsi="Arial"/>
          <w:i/>
          <w:sz w:val="24"/>
        </w:rPr>
        <w:t>Structural</w:t>
      </w:r>
      <w:r>
        <w:rPr>
          <w:rFonts w:cs="Arial" w:ascii="Arial" w:hAnsi="Arial"/>
          <w:i/>
          <w:spacing w:val="30"/>
          <w:sz w:val="24"/>
        </w:rPr>
        <w:t xml:space="preserve"> </w:t>
      </w:r>
      <w:r>
        <w:rPr>
          <w:rFonts w:cs="Arial" w:ascii="Arial" w:hAnsi="Arial"/>
          <w:i/>
          <w:sz w:val="24"/>
        </w:rPr>
        <w:t>Equation</w:t>
      </w:r>
      <w:r>
        <w:rPr>
          <w:rFonts w:cs="Arial" w:ascii="Arial" w:hAnsi="Arial"/>
          <w:i/>
          <w:spacing w:val="31"/>
          <w:sz w:val="24"/>
        </w:rPr>
        <w:t xml:space="preserve"> </w:t>
      </w:r>
      <w:r>
        <w:rPr>
          <w:rFonts w:cs="Arial" w:ascii="Arial" w:hAnsi="Arial"/>
          <w:i/>
          <w:sz w:val="24"/>
        </w:rPr>
        <w:t>Modeling:</w:t>
      </w:r>
      <w:r>
        <w:rPr>
          <w:rFonts w:cs="Arial" w:ascii="Arial" w:hAnsi="Arial"/>
          <w:i/>
          <w:spacing w:val="56"/>
          <w:sz w:val="24"/>
        </w:rPr>
        <w:t xml:space="preserve"> </w:t>
      </w:r>
      <w:r>
        <w:rPr>
          <w:rFonts w:cs="Arial" w:ascii="Arial" w:hAnsi="Arial"/>
          <w:i/>
          <w:sz w:val="24"/>
        </w:rPr>
        <w:t>A</w:t>
      </w:r>
      <w:r>
        <w:rPr>
          <w:rFonts w:cs="Arial" w:ascii="Arial" w:hAnsi="Arial"/>
          <w:i/>
          <w:spacing w:val="31"/>
          <w:sz w:val="24"/>
        </w:rPr>
        <w:t xml:space="preserve"> </w:t>
      </w:r>
      <w:r>
        <w:rPr>
          <w:rFonts w:cs="Arial" w:ascii="Arial" w:hAnsi="Arial"/>
          <w:i/>
          <w:sz w:val="24"/>
        </w:rPr>
        <w:t>Multidisciplinary</w:t>
      </w:r>
      <w:r>
        <w:rPr>
          <w:rFonts w:cs="Arial" w:ascii="Arial" w:hAnsi="Arial"/>
          <w:i/>
          <w:spacing w:val="30"/>
          <w:sz w:val="24"/>
        </w:rPr>
        <w:t xml:space="preserve"> </w:t>
      </w:r>
      <w:r>
        <w:rPr>
          <w:rFonts w:cs="Arial" w:ascii="Arial" w:hAnsi="Arial"/>
          <w:i/>
          <w:sz w:val="24"/>
        </w:rPr>
        <w:t>Journal</w:t>
      </w:r>
      <w:r>
        <w:rPr>
          <w:rFonts w:cs="Arial" w:ascii="Arial" w:hAnsi="Arial"/>
          <w:sz w:val="24"/>
        </w:rPr>
        <w:t>,</w:t>
      </w:r>
      <w:r>
        <w:rPr>
          <w:rFonts w:cs="Arial" w:ascii="Arial" w:hAnsi="Arial"/>
          <w:spacing w:val="27"/>
          <w:sz w:val="24"/>
        </w:rPr>
        <w:t xml:space="preserve"> </w:t>
      </w:r>
      <w:r>
        <w:rPr>
          <w:rFonts w:cs="Arial" w:ascii="Arial" w:hAnsi="Arial"/>
          <w:spacing w:val="-2"/>
          <w:sz w:val="24"/>
        </w:rPr>
        <w:t>7(2):206–218.</w:t>
      </w:r>
    </w:p>
    <w:p>
      <w:pPr>
        <w:pStyle w:val="TextBody"/>
        <w:spacing w:lineRule="auto" w:line="235" w:before="167" w:after="0"/>
        <w:ind w:left="354" w:right="1058" w:hanging="235"/>
        <w:jc w:val="both"/>
        <w:rPr>
          <w:rFonts w:ascii="Arial" w:hAnsi="Arial" w:cs="Arial"/>
        </w:rPr>
      </w:pPr>
      <w:bookmarkStart w:id="106" w:name="_bookmark99"/>
      <w:bookmarkEnd w:id="106"/>
      <w:r>
        <w:rPr>
          <w:rFonts w:cs="Arial" w:ascii="Arial" w:hAnsi="Arial"/>
        </w:rPr>
        <w:t>Shipley,</w:t>
      </w:r>
      <w:r>
        <w:rPr>
          <w:rFonts w:cs="Arial" w:ascii="Arial" w:hAnsi="Arial"/>
          <w:spacing w:val="-9"/>
        </w:rPr>
        <w:t xml:space="preserve"> </w:t>
      </w:r>
      <w:r>
        <w:rPr>
          <w:rFonts w:cs="Arial" w:ascii="Arial" w:hAnsi="Arial"/>
        </w:rPr>
        <w:t>B.</w:t>
      </w:r>
      <w:r>
        <w:rPr>
          <w:rFonts w:cs="Arial" w:ascii="Arial" w:hAnsi="Arial"/>
          <w:spacing w:val="-11"/>
        </w:rPr>
        <w:t xml:space="preserve"> </w:t>
      </w:r>
      <w:r>
        <w:rPr>
          <w:rFonts w:cs="Arial" w:ascii="Arial" w:hAnsi="Arial"/>
        </w:rPr>
        <w:t>2009.</w:t>
      </w:r>
      <w:r>
        <w:rPr>
          <w:rFonts w:cs="Arial" w:ascii="Arial" w:hAnsi="Arial"/>
          <w:spacing w:val="15"/>
        </w:rPr>
        <w:t xml:space="preserve"> </w:t>
      </w:r>
      <w:r>
        <w:rPr>
          <w:rFonts w:cs="Arial" w:ascii="Arial" w:hAnsi="Arial"/>
        </w:rPr>
        <w:t>Confirmatory</w:t>
      </w:r>
      <w:r>
        <w:rPr>
          <w:rFonts w:cs="Arial" w:ascii="Arial" w:hAnsi="Arial"/>
          <w:spacing w:val="-11"/>
        </w:rPr>
        <w:t xml:space="preserve"> </w:t>
      </w:r>
      <w:r>
        <w:rPr>
          <w:rFonts w:cs="Arial" w:ascii="Arial" w:hAnsi="Arial"/>
        </w:rPr>
        <w:t>path</w:t>
      </w:r>
      <w:r>
        <w:rPr>
          <w:rFonts w:cs="Arial" w:ascii="Arial" w:hAnsi="Arial"/>
          <w:spacing w:val="-11"/>
        </w:rPr>
        <w:t xml:space="preserve"> </w:t>
      </w:r>
      <w:r>
        <w:rPr>
          <w:rFonts w:cs="Arial" w:ascii="Arial" w:hAnsi="Arial"/>
        </w:rPr>
        <w:t>analysis</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a</w:t>
      </w:r>
      <w:r>
        <w:rPr>
          <w:rFonts w:cs="Arial" w:ascii="Arial" w:hAnsi="Arial"/>
          <w:spacing w:val="-11"/>
        </w:rPr>
        <w:t xml:space="preserve"> </w:t>
      </w:r>
      <w:r>
        <w:rPr>
          <w:rFonts w:cs="Arial" w:ascii="Arial" w:hAnsi="Arial"/>
        </w:rPr>
        <w:t>generalized</w:t>
      </w:r>
      <w:r>
        <w:rPr>
          <w:rFonts w:cs="Arial" w:ascii="Arial" w:hAnsi="Arial"/>
          <w:spacing w:val="-11"/>
        </w:rPr>
        <w:t xml:space="preserve"> </w:t>
      </w:r>
      <w:r>
        <w:rPr>
          <w:rFonts w:cs="Arial" w:ascii="Arial" w:hAnsi="Arial"/>
        </w:rPr>
        <w:t>multilevel</w:t>
      </w:r>
      <w:r>
        <w:rPr>
          <w:rFonts w:cs="Arial" w:ascii="Arial" w:hAnsi="Arial"/>
          <w:spacing w:val="-11"/>
        </w:rPr>
        <w:t xml:space="preserve"> </w:t>
      </w:r>
      <w:r>
        <w:rPr>
          <w:rFonts w:cs="Arial" w:ascii="Arial" w:hAnsi="Arial"/>
        </w:rPr>
        <w:t>context.</w:t>
      </w:r>
      <w:r>
        <w:rPr>
          <w:rFonts w:cs="Arial" w:ascii="Arial" w:hAnsi="Arial"/>
          <w:spacing w:val="14"/>
        </w:rPr>
        <w:t xml:space="preserve"> </w:t>
      </w:r>
      <w:r>
        <w:rPr>
          <w:rFonts w:cs="Arial" w:ascii="Arial" w:hAnsi="Arial"/>
          <w:i/>
        </w:rPr>
        <w:t>Ecology</w:t>
      </w:r>
      <w:r>
        <w:rPr>
          <w:rFonts w:cs="Arial" w:ascii="Arial" w:hAnsi="Arial"/>
        </w:rPr>
        <w:t xml:space="preserve">, </w:t>
      </w:r>
      <w:r>
        <w:rPr>
          <w:rFonts w:cs="Arial" w:ascii="Arial" w:hAnsi="Arial"/>
          <w:spacing w:val="-2"/>
          <w:w w:val="95"/>
        </w:rPr>
        <w:t>90(2):363–368.</w:t>
      </w:r>
    </w:p>
    <w:p>
      <w:pPr>
        <w:pStyle w:val="TextBody"/>
        <w:rPr>
          <w:rFonts w:ascii="Arial" w:hAnsi="Arial" w:cs="Arial"/>
          <w:sz w:val="20"/>
        </w:rPr>
      </w:pPr>
      <w:r>
        <w:rPr>
          <w:rFonts w:cs="Arial" w:ascii="Arial" w:hAnsi="Arial"/>
          <w:sz w:val="20"/>
        </w:rPr>
      </w:r>
    </w:p>
    <w:p>
      <w:pPr>
        <w:pStyle w:val="TextBody"/>
        <w:spacing w:lineRule="auto" w:line="228"/>
        <w:ind w:left="354" w:right="1056" w:hanging="235"/>
        <w:jc w:val="both"/>
        <w:rPr>
          <w:rFonts w:ascii="Arial" w:hAnsi="Arial" w:cs="Arial"/>
        </w:rPr>
      </w:pPr>
      <w:bookmarkStart w:id="107" w:name="_bookmark100"/>
      <w:bookmarkEnd w:id="107"/>
      <w:r>
        <w:rPr>
          <w:rFonts w:cs="Arial" w:ascii="Arial" w:hAnsi="Arial"/>
        </w:rPr>
        <w:t>Sinu, P. A. and Bronstein, J. L. 2018.</w:t>
      </w:r>
      <w:r>
        <w:rPr>
          <w:rFonts w:cs="Arial" w:ascii="Arial" w:hAnsi="Arial"/>
          <w:spacing w:val="40"/>
        </w:rPr>
        <w:t xml:space="preserve"> </w:t>
      </w:r>
      <w:r>
        <w:rPr>
          <w:rFonts w:cs="Arial" w:ascii="Arial" w:hAnsi="Arial"/>
        </w:rPr>
        <w:t>Foraging preferences of leafcutter bees in three contrasting</w:t>
      </w:r>
      <w:r>
        <w:rPr>
          <w:rFonts w:cs="Arial" w:ascii="Arial" w:hAnsi="Arial"/>
          <w:spacing w:val="-8"/>
        </w:rPr>
        <w:t xml:space="preserve"> </w:t>
      </w:r>
      <w:r>
        <w:rPr>
          <w:rFonts w:cs="Arial" w:ascii="Arial" w:hAnsi="Arial"/>
        </w:rPr>
        <w:t>geographical</w:t>
      </w:r>
      <w:r>
        <w:rPr>
          <w:rFonts w:cs="Arial" w:ascii="Arial" w:hAnsi="Arial"/>
          <w:spacing w:val="-7"/>
        </w:rPr>
        <w:t xml:space="preserve"> </w:t>
      </w:r>
      <w:r>
        <w:rPr>
          <w:rFonts w:cs="Arial" w:ascii="Arial" w:hAnsi="Arial"/>
        </w:rPr>
        <w:t>zones.</w:t>
      </w:r>
      <w:r>
        <w:rPr>
          <w:rFonts w:cs="Arial" w:ascii="Arial" w:hAnsi="Arial"/>
          <w:spacing w:val="8"/>
        </w:rPr>
        <w:t xml:space="preserve"> </w:t>
      </w:r>
      <w:r>
        <w:rPr>
          <w:rFonts w:cs="Arial" w:ascii="Arial" w:hAnsi="Arial"/>
          <w:i/>
        </w:rPr>
        <w:t>Diversity</w:t>
      </w:r>
      <w:r>
        <w:rPr>
          <w:rFonts w:cs="Arial" w:ascii="Arial" w:hAnsi="Arial"/>
          <w:i/>
          <w:spacing w:val="-6"/>
        </w:rPr>
        <w:t xml:space="preserve"> </w:t>
      </w:r>
      <w:r>
        <w:rPr>
          <w:rFonts w:cs="Arial" w:ascii="Arial" w:hAnsi="Arial"/>
          <w:i/>
        </w:rPr>
        <w:t>and</w:t>
      </w:r>
      <w:r>
        <w:rPr>
          <w:rFonts w:cs="Arial" w:ascii="Arial" w:hAnsi="Arial"/>
          <w:i/>
          <w:spacing w:val="-6"/>
        </w:rPr>
        <w:t xml:space="preserve"> </w:t>
      </w:r>
      <w:r>
        <w:rPr>
          <w:rFonts w:cs="Arial" w:ascii="Arial" w:hAnsi="Arial"/>
          <w:i/>
        </w:rPr>
        <w:t>Distributions</w:t>
      </w:r>
      <w:r>
        <w:rPr>
          <w:rFonts w:cs="Arial" w:ascii="Arial" w:hAnsi="Arial"/>
        </w:rPr>
        <w:t>,</w:t>
      </w:r>
      <w:r>
        <w:rPr>
          <w:rFonts w:cs="Arial" w:ascii="Arial" w:hAnsi="Arial"/>
          <w:spacing w:val="-8"/>
        </w:rPr>
        <w:t xml:space="preserve"> </w:t>
      </w:r>
      <w:r>
        <w:rPr>
          <w:rFonts w:cs="Arial" w:ascii="Arial" w:hAnsi="Arial"/>
        </w:rPr>
        <w:t>24(5):621–628.</w:t>
      </w:r>
    </w:p>
    <w:p>
      <w:pPr>
        <w:pStyle w:val="TextBody"/>
        <w:spacing w:before="199" w:after="0"/>
        <w:ind w:left="354" w:right="1057" w:hanging="235"/>
        <w:jc w:val="both"/>
        <w:rPr>
          <w:rFonts w:ascii="Arial" w:hAnsi="Arial" w:cs="Arial"/>
        </w:rPr>
      </w:pPr>
      <w:bookmarkStart w:id="108" w:name="_bookmark101"/>
      <w:bookmarkEnd w:id="108"/>
      <w:r>
        <w:rPr>
          <w:rFonts w:cs="Arial" w:ascii="Arial" w:hAnsi="Arial"/>
          <w:spacing w:val="-2"/>
        </w:rPr>
        <w:t>Snoep,</w:t>
      </w:r>
      <w:r>
        <w:rPr>
          <w:rFonts w:cs="Arial" w:ascii="Arial" w:hAnsi="Arial"/>
          <w:spacing w:val="-13"/>
        </w:rPr>
        <w:t xml:space="preserve"> </w:t>
      </w:r>
      <w:r>
        <w:rPr>
          <w:rFonts w:cs="Arial" w:ascii="Arial" w:hAnsi="Arial"/>
          <w:spacing w:val="-2"/>
        </w:rPr>
        <w:t>J.</w:t>
      </w:r>
      <w:r>
        <w:rPr>
          <w:rFonts w:cs="Arial" w:ascii="Arial" w:hAnsi="Arial"/>
          <w:spacing w:val="-12"/>
        </w:rPr>
        <w:t xml:space="preserve"> </w:t>
      </w:r>
      <w:r>
        <w:rPr>
          <w:rFonts w:cs="Arial" w:ascii="Arial" w:hAnsi="Arial"/>
          <w:spacing w:val="-2"/>
        </w:rPr>
        <w:t>D.,</w:t>
      </w:r>
      <w:r>
        <w:rPr>
          <w:rFonts w:cs="Arial" w:ascii="Arial" w:hAnsi="Arial"/>
          <w:spacing w:val="-13"/>
        </w:rPr>
        <w:t xml:space="preserve"> </w:t>
      </w:r>
      <w:r>
        <w:rPr>
          <w:rFonts w:cs="Arial" w:ascii="Arial" w:hAnsi="Arial"/>
          <w:spacing w:val="-2"/>
        </w:rPr>
        <w:t>Morabia,</w:t>
      </w:r>
      <w:r>
        <w:rPr>
          <w:rFonts w:cs="Arial" w:ascii="Arial" w:hAnsi="Arial"/>
          <w:spacing w:val="-11"/>
        </w:rPr>
        <w:t xml:space="preserve"> </w:t>
      </w:r>
      <w:r>
        <w:rPr>
          <w:rFonts w:cs="Arial" w:ascii="Arial" w:hAnsi="Arial"/>
          <w:spacing w:val="-2"/>
        </w:rPr>
        <w:t>A.,</w:t>
      </w:r>
      <w:r>
        <w:rPr>
          <w:rFonts w:cs="Arial" w:ascii="Arial" w:hAnsi="Arial"/>
          <w:spacing w:val="-12"/>
        </w:rPr>
        <w:t xml:space="preserve"> </w:t>
      </w:r>
      <w:r>
        <w:rPr>
          <w:rFonts w:cs="Arial" w:ascii="Arial" w:hAnsi="Arial"/>
          <w:spacing w:val="8"/>
          <w:w w:val="98"/>
        </w:rPr>
        <w:t>Her</w:t>
      </w:r>
      <w:r>
        <w:rPr>
          <w:rFonts w:cs="Arial" w:ascii="Arial" w:hAnsi="Arial"/>
          <w:spacing w:val="8"/>
          <w:w w:val="99"/>
        </w:rPr>
        <w:t>n</w:t>
      </w:r>
      <w:r>
        <w:rPr>
          <w:rFonts w:cs="Arial" w:ascii="Arial" w:hAnsi="Arial"/>
          <w:spacing w:val="-110"/>
          <w:w w:val="105"/>
        </w:rPr>
        <w:t>´</w:t>
      </w:r>
      <w:r>
        <w:rPr>
          <w:rFonts w:cs="Arial" w:ascii="Arial" w:hAnsi="Arial"/>
          <w:spacing w:val="8"/>
        </w:rPr>
        <w:t>andez-</w:t>
      </w:r>
      <w:r>
        <w:rPr>
          <w:rFonts w:cs="Arial" w:ascii="Arial" w:hAnsi="Arial"/>
          <w:spacing w:val="-2"/>
        </w:rPr>
        <w:t>D´ıaz,</w:t>
      </w:r>
      <w:r>
        <w:rPr>
          <w:rFonts w:cs="Arial" w:ascii="Arial" w:hAnsi="Arial"/>
          <w:spacing w:val="-11"/>
        </w:rPr>
        <w:t xml:space="preserve"> </w:t>
      </w:r>
      <w:r>
        <w:rPr>
          <w:rFonts w:cs="Arial" w:ascii="Arial" w:hAnsi="Arial"/>
          <w:spacing w:val="-2"/>
        </w:rPr>
        <w:t>S.,</w:t>
      </w:r>
      <w:r>
        <w:rPr>
          <w:rFonts w:cs="Arial" w:ascii="Arial" w:hAnsi="Arial"/>
          <w:spacing w:val="-12"/>
        </w:rPr>
        <w:t xml:space="preserve"> </w:t>
      </w:r>
      <w:r>
        <w:rPr>
          <w:rFonts w:cs="Arial" w:ascii="Arial" w:hAnsi="Arial"/>
          <w:spacing w:val="12"/>
          <w:w w:val="97"/>
        </w:rPr>
        <w:t>Her</w:t>
      </w:r>
      <w:r>
        <w:rPr>
          <w:rFonts w:cs="Arial" w:ascii="Arial" w:hAnsi="Arial"/>
          <w:spacing w:val="12"/>
          <w:w w:val="98"/>
        </w:rPr>
        <w:t>n</w:t>
      </w:r>
      <w:r>
        <w:rPr>
          <w:rFonts w:cs="Arial" w:ascii="Arial" w:hAnsi="Arial"/>
          <w:spacing w:val="-106"/>
          <w:w w:val="104"/>
        </w:rPr>
        <w:t>´</w:t>
      </w:r>
      <w:r>
        <w:rPr>
          <w:rFonts w:cs="Arial" w:ascii="Arial" w:hAnsi="Arial"/>
          <w:spacing w:val="12"/>
          <w:w w:val="102"/>
        </w:rPr>
        <w:t>an,</w:t>
      </w:r>
      <w:r>
        <w:rPr>
          <w:rFonts w:cs="Arial" w:ascii="Arial" w:hAnsi="Arial"/>
          <w:spacing w:val="-11"/>
          <w:w w:val="99"/>
        </w:rPr>
        <w:t xml:space="preserve"> </w:t>
      </w:r>
      <w:r>
        <w:rPr>
          <w:rFonts w:cs="Arial" w:ascii="Arial" w:hAnsi="Arial"/>
          <w:spacing w:val="-2"/>
        </w:rPr>
        <w:t>M.</w:t>
      </w:r>
      <w:r>
        <w:rPr>
          <w:rFonts w:cs="Arial" w:ascii="Arial" w:hAnsi="Arial"/>
          <w:spacing w:val="-13"/>
        </w:rPr>
        <w:t xml:space="preserve"> </w:t>
      </w:r>
      <w:r>
        <w:rPr>
          <w:rFonts w:cs="Arial" w:ascii="Arial" w:hAnsi="Arial"/>
          <w:spacing w:val="-2"/>
        </w:rPr>
        <w:t>A.,</w:t>
      </w:r>
      <w:r>
        <w:rPr>
          <w:rFonts w:cs="Arial" w:ascii="Arial" w:hAnsi="Arial"/>
          <w:spacing w:val="-11"/>
        </w:rPr>
        <w:t xml:space="preserve"> </w:t>
      </w:r>
      <w:r>
        <w:rPr>
          <w:rFonts w:cs="Arial" w:ascii="Arial" w:hAnsi="Arial"/>
          <w:spacing w:val="-2"/>
        </w:rPr>
        <w:t>and</w:t>
      </w:r>
      <w:r>
        <w:rPr>
          <w:rFonts w:cs="Arial" w:ascii="Arial" w:hAnsi="Arial"/>
          <w:spacing w:val="-13"/>
        </w:rPr>
        <w:t xml:space="preserve"> </w:t>
      </w:r>
      <w:r>
        <w:rPr>
          <w:rFonts w:cs="Arial" w:ascii="Arial" w:hAnsi="Arial"/>
          <w:spacing w:val="-2"/>
        </w:rPr>
        <w:t>Vandenbroucke,</w:t>
      </w:r>
      <w:r>
        <w:rPr>
          <w:rFonts w:cs="Arial" w:ascii="Arial" w:hAnsi="Arial"/>
          <w:spacing w:val="-11"/>
        </w:rPr>
        <w:t xml:space="preserve"> </w:t>
      </w:r>
      <w:r>
        <w:rPr>
          <w:rFonts w:cs="Arial" w:ascii="Arial" w:hAnsi="Arial"/>
          <w:spacing w:val="-2"/>
        </w:rPr>
        <w:t>J.</w:t>
      </w:r>
      <w:r>
        <w:rPr>
          <w:rFonts w:cs="Arial" w:ascii="Arial" w:hAnsi="Arial"/>
          <w:spacing w:val="-13"/>
        </w:rPr>
        <w:t xml:space="preserve"> </w:t>
      </w:r>
      <w:r>
        <w:rPr>
          <w:rFonts w:cs="Arial" w:ascii="Arial" w:hAnsi="Arial"/>
          <w:spacing w:val="-2"/>
        </w:rPr>
        <w:t xml:space="preserve">P. </w:t>
      </w:r>
      <w:r>
        <w:rPr>
          <w:rFonts w:cs="Arial" w:ascii="Arial" w:hAnsi="Arial"/>
        </w:rPr>
        <w:t>2014.</w:t>
      </w:r>
      <w:r>
        <w:rPr>
          <w:rFonts w:cs="Arial" w:ascii="Arial" w:hAnsi="Arial"/>
          <w:spacing w:val="22"/>
        </w:rPr>
        <w:t xml:space="preserve"> </w:t>
      </w:r>
      <w:r>
        <w:rPr>
          <w:rFonts w:cs="Arial" w:ascii="Arial" w:hAnsi="Arial"/>
        </w:rPr>
        <w:t>Commentary: A</w:t>
      </w:r>
      <w:r>
        <w:rPr>
          <w:rFonts w:cs="Arial" w:ascii="Arial" w:hAnsi="Arial"/>
          <w:spacing w:val="-3"/>
        </w:rPr>
        <w:t xml:space="preserve"> </w:t>
      </w:r>
      <w:r>
        <w:rPr>
          <w:rFonts w:cs="Arial" w:ascii="Arial" w:hAnsi="Arial"/>
        </w:rPr>
        <w:t>structural</w:t>
      </w:r>
      <w:r>
        <w:rPr>
          <w:rFonts w:cs="Arial" w:ascii="Arial" w:hAnsi="Arial"/>
          <w:spacing w:val="-3"/>
        </w:rPr>
        <w:t xml:space="preserve"> </w:t>
      </w:r>
      <w:r>
        <w:rPr>
          <w:rFonts w:cs="Arial" w:ascii="Arial" w:hAnsi="Arial"/>
        </w:rPr>
        <w:t>approach</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berkson’s</w:t>
      </w:r>
      <w:r>
        <w:rPr>
          <w:rFonts w:cs="Arial" w:ascii="Arial" w:hAnsi="Arial"/>
          <w:spacing w:val="-3"/>
        </w:rPr>
        <w:t xml:space="preserve"> </w:t>
      </w:r>
      <w:r>
        <w:rPr>
          <w:rFonts w:cs="Arial" w:ascii="Arial" w:hAnsi="Arial"/>
        </w:rPr>
        <w:t>fallacy</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guide</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history of opinions about it.</w:t>
      </w:r>
      <w:r>
        <w:rPr>
          <w:rFonts w:cs="Arial" w:ascii="Arial" w:hAnsi="Arial"/>
          <w:spacing w:val="40"/>
        </w:rPr>
        <w:t xml:space="preserve"> </w:t>
      </w:r>
      <w:r>
        <w:rPr>
          <w:rFonts w:cs="Arial" w:ascii="Arial" w:hAnsi="Arial"/>
          <w:i/>
        </w:rPr>
        <w:t>International Journal of Epidemiology</w:t>
      </w:r>
      <w:r>
        <w:rPr>
          <w:rFonts w:cs="Arial" w:ascii="Arial" w:hAnsi="Arial"/>
        </w:rPr>
        <w:t>, 43(2):515–521.</w:t>
      </w:r>
      <w:bookmarkStart w:id="109" w:name="_bookmark102"/>
    </w:p>
    <w:p>
      <w:pPr>
        <w:sectPr>
          <w:footerReference w:type="default" r:id="rId18"/>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18" w:before="215" w:after="0"/>
        <w:ind w:left="354" w:right="1054" w:hanging="235"/>
        <w:jc w:val="both"/>
        <w:rPr>
          <w:rFonts w:ascii="Arial" w:hAnsi="Arial" w:cs="Arial"/>
        </w:rPr>
      </w:pPr>
      <w:bookmarkEnd w:id="109"/>
      <w:r>
        <w:rPr>
          <w:rFonts w:cs="Arial" w:ascii="Arial" w:hAnsi="Arial"/>
        </w:rPr>
        <w:t>Soroka,</w:t>
      </w:r>
      <w:r>
        <w:rPr>
          <w:rFonts w:cs="Arial" w:ascii="Arial" w:hAnsi="Arial"/>
          <w:spacing w:val="-11"/>
        </w:rPr>
        <w:t xml:space="preserve"> </w:t>
      </w:r>
      <w:r>
        <w:rPr>
          <w:rFonts w:cs="Arial" w:ascii="Arial" w:hAnsi="Arial"/>
        </w:rPr>
        <w:t>J.,</w:t>
      </w:r>
      <w:r>
        <w:rPr>
          <w:rFonts w:cs="Arial" w:ascii="Arial" w:hAnsi="Arial"/>
          <w:spacing w:val="-11"/>
        </w:rPr>
        <w:t xml:space="preserve"> </w:t>
      </w:r>
      <w:r>
        <w:rPr>
          <w:rFonts w:cs="Arial" w:ascii="Arial" w:hAnsi="Arial"/>
        </w:rPr>
        <w:t>Goerzen,</w:t>
      </w:r>
      <w:r>
        <w:rPr>
          <w:rFonts w:cs="Arial" w:ascii="Arial" w:hAnsi="Arial"/>
          <w:spacing w:val="-11"/>
        </w:rPr>
        <w:t xml:space="preserve"> </w:t>
      </w:r>
      <w:r>
        <w:rPr>
          <w:rFonts w:cs="Arial" w:ascii="Arial" w:hAnsi="Arial"/>
        </w:rPr>
        <w:t>D.,</w:t>
      </w:r>
      <w:r>
        <w:rPr>
          <w:rFonts w:cs="Arial" w:ascii="Arial" w:hAnsi="Arial"/>
          <w:spacing w:val="-11"/>
        </w:rPr>
        <w:t xml:space="preserve"> </w:t>
      </w:r>
      <w:r>
        <w:rPr>
          <w:rFonts w:cs="Arial" w:ascii="Arial" w:hAnsi="Arial"/>
        </w:rPr>
        <w:t>Falk,</w:t>
      </w:r>
      <w:r>
        <w:rPr>
          <w:rFonts w:cs="Arial" w:ascii="Arial" w:hAnsi="Arial"/>
          <w:spacing w:val="-11"/>
        </w:rPr>
        <w:t xml:space="preserve"> </w:t>
      </w:r>
      <w:r>
        <w:rPr>
          <w:rFonts w:cs="Arial" w:ascii="Arial" w:hAnsi="Arial"/>
        </w:rPr>
        <w:t>K.,</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Bett,</w:t>
      </w:r>
      <w:r>
        <w:rPr>
          <w:rFonts w:cs="Arial" w:ascii="Arial" w:hAnsi="Arial"/>
          <w:spacing w:val="-11"/>
        </w:rPr>
        <w:t xml:space="preserve"> </w:t>
      </w:r>
      <w:r>
        <w:rPr>
          <w:rFonts w:cs="Arial" w:ascii="Arial" w:hAnsi="Arial"/>
        </w:rPr>
        <w:t>K.</w:t>
      </w:r>
      <w:r>
        <w:rPr>
          <w:rFonts w:cs="Arial" w:ascii="Arial" w:hAnsi="Arial"/>
          <w:spacing w:val="-11"/>
        </w:rPr>
        <w:t xml:space="preserve"> </w:t>
      </w:r>
      <w:r>
        <w:rPr>
          <w:rFonts w:cs="Arial" w:ascii="Arial" w:hAnsi="Arial"/>
        </w:rPr>
        <w:t>2001. Alfalfa</w:t>
      </w:r>
      <w:r>
        <w:rPr>
          <w:rFonts w:cs="Arial" w:ascii="Arial" w:hAnsi="Arial"/>
          <w:spacing w:val="-11"/>
        </w:rPr>
        <w:t xml:space="preserve"> </w:t>
      </w:r>
      <w:r>
        <w:rPr>
          <w:rFonts w:cs="Arial" w:ascii="Arial" w:hAnsi="Arial"/>
        </w:rPr>
        <w:t>leafcutting</w:t>
      </w:r>
      <w:r>
        <w:rPr>
          <w:rFonts w:cs="Arial" w:ascii="Arial" w:hAnsi="Arial"/>
          <w:spacing w:val="-11"/>
        </w:rPr>
        <w:t xml:space="preserve"> </w:t>
      </w:r>
      <w:r>
        <w:rPr>
          <w:rFonts w:cs="Arial" w:ascii="Arial" w:hAnsi="Arial"/>
        </w:rPr>
        <w:t>bee</w:t>
      </w:r>
      <w:r>
        <w:rPr>
          <w:rFonts w:cs="Arial" w:ascii="Arial" w:hAnsi="Arial"/>
          <w:spacing w:val="-11"/>
        </w:rPr>
        <w:t xml:space="preserve"> </w:t>
      </w:r>
      <w:r>
        <w:rPr>
          <w:rFonts w:cs="Arial" w:ascii="Arial" w:hAnsi="Arial"/>
        </w:rPr>
        <w:t>(Hymenoptera: Megachilidae) pollination of oilseed rape (</w:t>
      </w:r>
      <w:r>
        <w:rPr>
          <w:rFonts w:cs="Arial" w:ascii="Arial" w:hAnsi="Arial"/>
          <w:i/>
        </w:rPr>
        <w:t xml:space="preserve">Brassica napus </w:t>
      </w:r>
      <w:r>
        <w:rPr>
          <w:rFonts w:cs="Arial" w:ascii="Arial" w:hAnsi="Arial"/>
        </w:rPr>
        <w:t>L.) under isolation tents for hybrid seed production.</w:t>
      </w:r>
      <w:r>
        <w:rPr>
          <w:rFonts w:cs="Arial" w:ascii="Arial" w:hAnsi="Arial"/>
          <w:spacing w:val="40"/>
        </w:rPr>
        <w:t xml:space="preserve"> </w:t>
      </w:r>
      <w:r>
        <w:rPr>
          <w:rFonts w:cs="Arial" w:ascii="Arial" w:hAnsi="Arial"/>
          <w:i/>
        </w:rPr>
        <w:t>Canadian Journal of Plant Science</w:t>
      </w:r>
      <w:r>
        <w:rPr>
          <w:rFonts w:cs="Arial" w:ascii="Arial" w:hAnsi="Arial"/>
        </w:rPr>
        <w:t>, 81(1):199–204.</w:t>
      </w:r>
    </w:p>
    <w:p>
      <w:pPr>
        <w:pStyle w:val="TextBody"/>
        <w:spacing w:before="39" w:after="0"/>
        <w:ind w:left="120" w:hanging="0"/>
        <w:rPr>
          <w:rFonts w:ascii="Arial" w:hAnsi="Arial" w:cs="Arial"/>
        </w:rPr>
      </w:pPr>
      <w:bookmarkStart w:id="110" w:name="_bookmark103"/>
      <w:bookmarkEnd w:id="110"/>
      <w:r>
        <w:rPr>
          <w:rFonts w:cs="Arial" w:ascii="Arial" w:hAnsi="Arial"/>
          <w:spacing w:val="-2"/>
        </w:rPr>
        <w:t>Stan</w:t>
      </w:r>
      <w:r>
        <w:rPr>
          <w:rFonts w:cs="Arial" w:ascii="Arial" w:hAnsi="Arial"/>
          <w:spacing w:val="-3"/>
        </w:rPr>
        <w:t xml:space="preserve"> </w:t>
      </w:r>
      <w:r>
        <w:rPr>
          <w:rFonts w:cs="Arial" w:ascii="Arial" w:hAnsi="Arial"/>
          <w:spacing w:val="-2"/>
        </w:rPr>
        <w:t>Development Team.</w:t>
      </w:r>
      <w:r>
        <w:rPr>
          <w:rFonts w:cs="Arial" w:ascii="Arial" w:hAnsi="Arial"/>
          <w:spacing w:val="15"/>
        </w:rPr>
        <w:t xml:space="preserve"> </w:t>
      </w:r>
      <w:r>
        <w:rPr>
          <w:rFonts w:cs="Arial" w:ascii="Arial" w:hAnsi="Arial"/>
          <w:spacing w:val="-2"/>
        </w:rPr>
        <w:t>RStan:</w:t>
      </w:r>
      <w:r>
        <w:rPr>
          <w:rFonts w:cs="Arial" w:ascii="Arial" w:hAnsi="Arial"/>
          <w:spacing w:val="16"/>
        </w:rPr>
        <w:t xml:space="preserve"> </w:t>
      </w:r>
      <w:r>
        <w:rPr>
          <w:rFonts w:cs="Arial" w:ascii="Arial" w:hAnsi="Arial"/>
          <w:spacing w:val="-2"/>
        </w:rPr>
        <w:t>the R</w:t>
      </w:r>
      <w:r>
        <w:rPr>
          <w:rFonts w:cs="Arial" w:ascii="Arial" w:hAnsi="Arial"/>
          <w:spacing w:val="-3"/>
        </w:rPr>
        <w:t xml:space="preserve"> </w:t>
      </w:r>
      <w:r>
        <w:rPr>
          <w:rFonts w:cs="Arial" w:ascii="Arial" w:hAnsi="Arial"/>
          <w:spacing w:val="-2"/>
        </w:rPr>
        <w:t>interface to Stan.</w:t>
      </w:r>
      <w:r>
        <w:rPr>
          <w:rFonts w:cs="Arial" w:ascii="Arial" w:hAnsi="Arial"/>
          <w:spacing w:val="15"/>
        </w:rPr>
        <w:t xml:space="preserve"> </w:t>
      </w:r>
      <w:r>
        <w:rPr>
          <w:rFonts w:cs="Arial" w:ascii="Arial" w:hAnsi="Arial"/>
          <w:spacing w:val="-2"/>
        </w:rPr>
        <w:t>R package</w:t>
      </w:r>
      <w:r>
        <w:rPr>
          <w:rFonts w:cs="Arial" w:ascii="Arial" w:hAnsi="Arial"/>
          <w:spacing w:val="-3"/>
        </w:rPr>
        <w:t xml:space="preserve"> </w:t>
      </w:r>
      <w:r>
        <w:rPr>
          <w:rFonts w:cs="Arial" w:ascii="Arial" w:hAnsi="Arial"/>
          <w:spacing w:val="-2"/>
        </w:rPr>
        <w:t>version 2.26.13.</w:t>
      </w:r>
    </w:p>
    <w:p>
      <w:pPr>
        <w:pStyle w:val="TextBody"/>
        <w:spacing w:lineRule="auto" w:line="208" w:before="211" w:after="0"/>
        <w:ind w:left="354" w:right="1058" w:hanging="235"/>
        <w:jc w:val="both"/>
        <w:rPr>
          <w:rFonts w:ascii="Arial" w:hAnsi="Arial" w:cs="Arial"/>
        </w:rPr>
      </w:pPr>
      <w:bookmarkStart w:id="111" w:name="_bookmark104"/>
      <w:bookmarkEnd w:id="111"/>
      <w:r>
        <w:rPr>
          <w:rFonts w:cs="Arial" w:ascii="Arial" w:hAnsi="Arial"/>
        </w:rPr>
        <w:t>Steffan-Dewenter,</w:t>
      </w:r>
      <w:r>
        <w:rPr>
          <w:rFonts w:cs="Arial" w:ascii="Arial" w:hAnsi="Arial"/>
          <w:spacing w:val="-6"/>
        </w:rPr>
        <w:t xml:space="preserve"> </w:t>
      </w:r>
      <w:r>
        <w:rPr>
          <w:rFonts w:cs="Arial" w:ascii="Arial" w:hAnsi="Arial"/>
        </w:rPr>
        <w:t>I.</w:t>
      </w:r>
      <w:r>
        <w:rPr>
          <w:rFonts w:cs="Arial" w:ascii="Arial" w:hAnsi="Arial"/>
          <w:spacing w:val="-9"/>
        </w:rPr>
        <w:t xml:space="preserve"> </w:t>
      </w:r>
      <w:r>
        <w:rPr>
          <w:rFonts w:cs="Arial" w:ascii="Arial" w:hAnsi="Arial"/>
        </w:rPr>
        <w:t>2003.</w:t>
      </w:r>
      <w:r>
        <w:rPr>
          <w:rFonts w:cs="Arial" w:ascii="Arial" w:hAnsi="Arial"/>
          <w:spacing w:val="25"/>
        </w:rPr>
        <w:t xml:space="preserve"> </w:t>
      </w:r>
      <w:r>
        <w:rPr>
          <w:rFonts w:cs="Arial" w:ascii="Arial" w:hAnsi="Arial"/>
        </w:rPr>
        <w:t>Seed</w:t>
      </w:r>
      <w:r>
        <w:rPr>
          <w:rFonts w:cs="Arial" w:ascii="Arial" w:hAnsi="Arial"/>
          <w:spacing w:val="-9"/>
        </w:rPr>
        <w:t xml:space="preserve"> </w:t>
      </w:r>
      <w:r>
        <w:rPr>
          <w:rFonts w:cs="Arial" w:ascii="Arial" w:hAnsi="Arial"/>
        </w:rPr>
        <w:t>set</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male-sterile</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male-fertile</w:t>
      </w:r>
      <w:r>
        <w:rPr>
          <w:rFonts w:cs="Arial" w:ascii="Arial" w:hAnsi="Arial"/>
          <w:spacing w:val="-9"/>
        </w:rPr>
        <w:t xml:space="preserve"> </w:t>
      </w:r>
      <w:r>
        <w:rPr>
          <w:rFonts w:cs="Arial" w:ascii="Arial" w:hAnsi="Arial"/>
        </w:rPr>
        <w:t>oilseed</w:t>
      </w:r>
      <w:r>
        <w:rPr>
          <w:rFonts w:cs="Arial" w:ascii="Arial" w:hAnsi="Arial"/>
          <w:spacing w:val="-9"/>
        </w:rPr>
        <w:t xml:space="preserve"> </w:t>
      </w:r>
      <w:r>
        <w:rPr>
          <w:rFonts w:cs="Arial" w:ascii="Arial" w:hAnsi="Arial"/>
        </w:rPr>
        <w:t>rape</w:t>
      </w:r>
      <w:r>
        <w:rPr>
          <w:rFonts w:cs="Arial" w:ascii="Arial" w:hAnsi="Arial"/>
          <w:spacing w:val="-9"/>
        </w:rPr>
        <w:t xml:space="preserve"> </w:t>
      </w:r>
      <w:r>
        <w:rPr>
          <w:rFonts w:cs="Arial" w:ascii="Arial" w:hAnsi="Arial"/>
        </w:rPr>
        <w:t>(</w:t>
      </w:r>
      <w:r>
        <w:rPr>
          <w:rFonts w:cs="Arial" w:ascii="Arial" w:hAnsi="Arial"/>
          <w:i/>
        </w:rPr>
        <w:t>Brassica napus</w:t>
      </w:r>
      <w:r>
        <w:rPr>
          <w:rFonts w:cs="Arial" w:ascii="Arial" w:hAnsi="Arial"/>
        </w:rPr>
        <w:t>)</w:t>
      </w:r>
      <w:r>
        <w:rPr>
          <w:rFonts w:cs="Arial" w:ascii="Arial" w:hAnsi="Arial"/>
          <w:spacing w:val="-1"/>
        </w:rPr>
        <w:t xml:space="preserve"> </w:t>
      </w:r>
      <w:r>
        <w:rPr>
          <w:rFonts w:cs="Arial" w:ascii="Arial" w:hAnsi="Arial"/>
        </w:rPr>
        <w:t>in</w:t>
      </w:r>
      <w:r>
        <w:rPr>
          <w:rFonts w:cs="Arial" w:ascii="Arial" w:hAnsi="Arial"/>
          <w:spacing w:val="-1"/>
        </w:rPr>
        <w:t xml:space="preserve"> </w:t>
      </w:r>
      <w:r>
        <w:rPr>
          <w:rFonts w:cs="Arial" w:ascii="Arial" w:hAnsi="Arial"/>
        </w:rPr>
        <w:t>relation</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pollinator</w:t>
      </w:r>
      <w:r>
        <w:rPr>
          <w:rFonts w:cs="Arial" w:ascii="Arial" w:hAnsi="Arial"/>
          <w:spacing w:val="-1"/>
        </w:rPr>
        <w:t xml:space="preserve"> </w:t>
      </w:r>
      <w:r>
        <w:rPr>
          <w:rFonts w:cs="Arial" w:ascii="Arial" w:hAnsi="Arial"/>
        </w:rPr>
        <w:t>density.</w:t>
      </w:r>
      <w:r>
        <w:rPr>
          <w:rFonts w:cs="Arial" w:ascii="Arial" w:hAnsi="Arial"/>
          <w:spacing w:val="18"/>
        </w:rPr>
        <w:t xml:space="preserve"> </w:t>
      </w:r>
      <w:r>
        <w:rPr>
          <w:rFonts w:cs="Arial" w:ascii="Arial" w:hAnsi="Arial"/>
          <w:i/>
        </w:rPr>
        <w:t>Apidologie</w:t>
      </w:r>
      <w:r>
        <w:rPr>
          <w:rFonts w:cs="Arial" w:ascii="Arial" w:hAnsi="Arial"/>
        </w:rPr>
        <w:t>,</w:t>
      </w:r>
      <w:r>
        <w:rPr>
          <w:rFonts w:cs="Arial" w:ascii="Arial" w:hAnsi="Arial"/>
          <w:spacing w:val="-1"/>
        </w:rPr>
        <w:t xml:space="preserve"> </w:t>
      </w:r>
      <w:r>
        <w:rPr>
          <w:rFonts w:cs="Arial" w:ascii="Arial" w:hAnsi="Arial"/>
        </w:rPr>
        <w:t>34:227–235.</w:t>
      </w:r>
    </w:p>
    <w:p>
      <w:pPr>
        <w:pStyle w:val="TextBody"/>
        <w:rPr>
          <w:rFonts w:ascii="Arial" w:hAnsi="Arial" w:cs="Arial"/>
          <w:sz w:val="19"/>
        </w:rPr>
      </w:pPr>
      <w:r>
        <w:rPr>
          <w:rFonts w:cs="Arial" w:ascii="Arial" w:hAnsi="Arial"/>
          <w:sz w:val="19"/>
        </w:rPr>
      </w:r>
    </w:p>
    <w:p>
      <w:pPr>
        <w:pStyle w:val="TextBody"/>
        <w:spacing w:lineRule="auto" w:line="228"/>
        <w:ind w:left="354" w:right="1055" w:hanging="235"/>
        <w:jc w:val="both"/>
        <w:rPr>
          <w:rFonts w:ascii="Arial" w:hAnsi="Arial" w:cs="Arial"/>
        </w:rPr>
      </w:pPr>
      <w:bookmarkStart w:id="112" w:name="_bookmark105"/>
      <w:bookmarkEnd w:id="112"/>
      <w:r>
        <w:rPr>
          <w:rFonts w:cs="Arial" w:ascii="Arial" w:hAnsi="Arial"/>
        </w:rPr>
        <w:t>Steffan-Dewenter,</w:t>
      </w:r>
      <w:r>
        <w:rPr>
          <w:rFonts w:cs="Arial" w:ascii="Arial" w:hAnsi="Arial"/>
          <w:spacing w:val="-15"/>
        </w:rPr>
        <w:t xml:space="preserve"> </w:t>
      </w:r>
      <w:r>
        <w:rPr>
          <w:rFonts w:cs="Arial" w:ascii="Arial" w:hAnsi="Arial"/>
        </w:rPr>
        <w:t>I.</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Tscharntke,</w:t>
      </w:r>
      <w:r>
        <w:rPr>
          <w:rFonts w:cs="Arial" w:ascii="Arial" w:hAnsi="Arial"/>
          <w:spacing w:val="-14"/>
        </w:rPr>
        <w:t xml:space="preserve"> </w:t>
      </w:r>
      <w:r>
        <w:rPr>
          <w:rFonts w:cs="Arial" w:ascii="Arial" w:hAnsi="Arial"/>
        </w:rPr>
        <w:t>T.</w:t>
      </w:r>
      <w:r>
        <w:rPr>
          <w:rFonts w:cs="Arial" w:ascii="Arial" w:hAnsi="Arial"/>
          <w:spacing w:val="-15"/>
        </w:rPr>
        <w:t xml:space="preserve"> </w:t>
      </w:r>
      <w:r>
        <w:rPr>
          <w:rFonts w:cs="Arial" w:ascii="Arial" w:hAnsi="Arial"/>
        </w:rPr>
        <w:t>2000.</w:t>
      </w:r>
      <w:r>
        <w:rPr>
          <w:rFonts w:cs="Arial" w:ascii="Arial" w:hAnsi="Arial"/>
          <w:spacing w:val="-14"/>
        </w:rPr>
        <w:t xml:space="preserve"> </w:t>
      </w:r>
      <w:r>
        <w:rPr>
          <w:rFonts w:cs="Arial" w:ascii="Arial" w:hAnsi="Arial"/>
        </w:rPr>
        <w:t>Resource</w:t>
      </w:r>
      <w:r>
        <w:rPr>
          <w:rFonts w:cs="Arial" w:ascii="Arial" w:hAnsi="Arial"/>
          <w:spacing w:val="-15"/>
        </w:rPr>
        <w:t xml:space="preserve"> </w:t>
      </w:r>
      <w:r>
        <w:rPr>
          <w:rFonts w:cs="Arial" w:ascii="Arial" w:hAnsi="Arial"/>
        </w:rPr>
        <w:t>overlap</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possible</w:t>
      </w:r>
      <w:r>
        <w:rPr>
          <w:rFonts w:cs="Arial" w:ascii="Arial" w:hAnsi="Arial"/>
          <w:spacing w:val="-14"/>
        </w:rPr>
        <w:t xml:space="preserve"> </w:t>
      </w:r>
      <w:r>
        <w:rPr>
          <w:rFonts w:cs="Arial" w:ascii="Arial" w:hAnsi="Arial"/>
        </w:rPr>
        <w:t xml:space="preserve">competition </w:t>
      </w:r>
      <w:r>
        <w:rPr>
          <w:rFonts w:cs="Arial" w:ascii="Arial" w:hAnsi="Arial"/>
          <w:w w:val="95"/>
        </w:rPr>
        <w:t>between honey bees and wild bees in central europe.</w:t>
      </w:r>
      <w:r>
        <w:rPr>
          <w:rFonts w:cs="Arial" w:ascii="Arial" w:hAnsi="Arial"/>
          <w:spacing w:val="40"/>
        </w:rPr>
        <w:t xml:space="preserve"> </w:t>
      </w:r>
      <w:r>
        <w:rPr>
          <w:rFonts w:cs="Arial" w:ascii="Arial" w:hAnsi="Arial"/>
          <w:i/>
          <w:w w:val="95"/>
        </w:rPr>
        <w:t>Oecologia</w:t>
      </w:r>
      <w:r>
        <w:rPr>
          <w:rFonts w:cs="Arial" w:ascii="Arial" w:hAnsi="Arial"/>
          <w:w w:val="95"/>
        </w:rPr>
        <w:t>, 122(2):288–296.</w:t>
      </w:r>
    </w:p>
    <w:p>
      <w:pPr>
        <w:pStyle w:val="TextBody"/>
        <w:spacing w:lineRule="exact" w:line="265" w:before="199" w:after="0"/>
        <w:ind w:left="119" w:hanging="0"/>
        <w:rPr>
          <w:rFonts w:ascii="Arial" w:hAnsi="Arial" w:cs="Arial"/>
        </w:rPr>
      </w:pPr>
      <w:bookmarkStart w:id="113" w:name="_bookmark106"/>
      <w:bookmarkEnd w:id="113"/>
      <w:r>
        <w:rPr>
          <w:rFonts w:cs="Arial" w:ascii="Arial" w:hAnsi="Arial"/>
          <w:w w:val="95"/>
        </w:rPr>
        <w:t>Stephenson,</w:t>
      </w:r>
      <w:r>
        <w:rPr>
          <w:rFonts w:cs="Arial" w:ascii="Arial" w:hAnsi="Arial"/>
          <w:spacing w:val="1"/>
        </w:rPr>
        <w:t xml:space="preserve"> </w:t>
      </w:r>
      <w:r>
        <w:rPr>
          <w:rFonts w:cs="Arial" w:ascii="Arial" w:hAnsi="Arial"/>
          <w:w w:val="95"/>
        </w:rPr>
        <w:t>A.</w:t>
      </w:r>
      <w:r>
        <w:rPr>
          <w:rFonts w:cs="Arial" w:ascii="Arial" w:hAnsi="Arial"/>
          <w:spacing w:val="-2"/>
        </w:rPr>
        <w:t xml:space="preserve"> </w:t>
      </w:r>
      <w:r>
        <w:rPr>
          <w:rFonts w:cs="Arial" w:ascii="Arial" w:hAnsi="Arial"/>
          <w:w w:val="95"/>
        </w:rPr>
        <w:t>G.</w:t>
      </w:r>
      <w:r>
        <w:rPr>
          <w:rFonts w:cs="Arial" w:ascii="Arial" w:hAnsi="Arial"/>
          <w:spacing w:val="-2"/>
        </w:rPr>
        <w:t xml:space="preserve"> </w:t>
      </w:r>
      <w:r>
        <w:rPr>
          <w:rFonts w:cs="Arial" w:ascii="Arial" w:hAnsi="Arial"/>
          <w:w w:val="95"/>
        </w:rPr>
        <w:t>1981.</w:t>
      </w:r>
      <w:r>
        <w:rPr>
          <w:rFonts w:cs="Arial" w:ascii="Arial" w:hAnsi="Arial"/>
          <w:spacing w:val="11"/>
        </w:rPr>
        <w:t xml:space="preserve"> </w:t>
      </w:r>
      <w:r>
        <w:rPr>
          <w:rFonts w:cs="Arial" w:ascii="Arial" w:hAnsi="Arial"/>
          <w:w w:val="95"/>
        </w:rPr>
        <w:t>Flower</w:t>
      </w:r>
      <w:r>
        <w:rPr>
          <w:rFonts w:cs="Arial" w:ascii="Arial" w:hAnsi="Arial"/>
          <w:spacing w:val="-2"/>
        </w:rPr>
        <w:t xml:space="preserve"> </w:t>
      </w:r>
      <w:r>
        <w:rPr>
          <w:rFonts w:cs="Arial" w:ascii="Arial" w:hAnsi="Arial"/>
          <w:w w:val="95"/>
        </w:rPr>
        <w:t>and</w:t>
      </w:r>
      <w:r>
        <w:rPr>
          <w:rFonts w:cs="Arial" w:ascii="Arial" w:hAnsi="Arial"/>
          <w:spacing w:val="-2"/>
        </w:rPr>
        <w:t xml:space="preserve"> </w:t>
      </w:r>
      <w:r>
        <w:rPr>
          <w:rFonts w:cs="Arial" w:ascii="Arial" w:hAnsi="Arial"/>
          <w:w w:val="95"/>
        </w:rPr>
        <w:t>fruit</w:t>
      </w:r>
      <w:r>
        <w:rPr>
          <w:rFonts w:cs="Arial" w:ascii="Arial" w:hAnsi="Arial"/>
          <w:spacing w:val="-2"/>
        </w:rPr>
        <w:t xml:space="preserve"> </w:t>
      </w:r>
      <w:r>
        <w:rPr>
          <w:rFonts w:cs="Arial" w:ascii="Arial" w:hAnsi="Arial"/>
          <w:w w:val="95"/>
        </w:rPr>
        <w:t>abortion:</w:t>
      </w:r>
      <w:r>
        <w:rPr>
          <w:rFonts w:cs="Arial" w:ascii="Arial" w:hAnsi="Arial"/>
          <w:spacing w:val="33"/>
        </w:rPr>
        <w:t xml:space="preserve"> </w:t>
      </w:r>
      <w:r>
        <w:rPr>
          <w:rFonts w:cs="Arial" w:ascii="Arial" w:hAnsi="Arial"/>
          <w:w w:val="95"/>
        </w:rPr>
        <w:t>Proximate</w:t>
      </w:r>
      <w:r>
        <w:rPr>
          <w:rFonts w:cs="Arial" w:ascii="Arial" w:hAnsi="Arial"/>
          <w:spacing w:val="-2"/>
        </w:rPr>
        <w:t xml:space="preserve"> </w:t>
      </w:r>
      <w:r>
        <w:rPr>
          <w:rFonts w:cs="Arial" w:ascii="Arial" w:hAnsi="Arial"/>
          <w:w w:val="95"/>
        </w:rPr>
        <w:t>causes</w:t>
      </w:r>
      <w:r>
        <w:rPr>
          <w:rFonts w:cs="Arial" w:ascii="Arial" w:hAnsi="Arial"/>
          <w:spacing w:val="-2"/>
        </w:rPr>
        <w:t xml:space="preserve"> </w:t>
      </w:r>
      <w:r>
        <w:rPr>
          <w:rFonts w:cs="Arial" w:ascii="Arial" w:hAnsi="Arial"/>
          <w:w w:val="95"/>
        </w:rPr>
        <w:t>and</w:t>
      </w:r>
      <w:r>
        <w:rPr>
          <w:rFonts w:cs="Arial" w:ascii="Arial" w:hAnsi="Arial"/>
          <w:spacing w:val="-2"/>
        </w:rPr>
        <w:t xml:space="preserve"> </w:t>
      </w:r>
      <w:r>
        <w:rPr>
          <w:rFonts w:cs="Arial" w:ascii="Arial" w:hAnsi="Arial"/>
          <w:w w:val="95"/>
        </w:rPr>
        <w:t>ultimate</w:t>
      </w:r>
      <w:r>
        <w:rPr>
          <w:rFonts w:cs="Arial" w:ascii="Arial" w:hAnsi="Arial"/>
          <w:spacing w:val="-2"/>
        </w:rPr>
        <w:t xml:space="preserve"> </w:t>
      </w:r>
      <w:r>
        <w:rPr>
          <w:rFonts w:cs="Arial" w:ascii="Arial" w:hAnsi="Arial"/>
          <w:spacing w:val="-2"/>
          <w:w w:val="95"/>
        </w:rPr>
        <w:t>functions.</w:t>
      </w:r>
    </w:p>
    <w:p>
      <w:pPr>
        <w:pStyle w:val="Normal"/>
        <w:spacing w:lineRule="exact" w:line="316"/>
        <w:ind w:left="354" w:hanging="0"/>
        <w:rPr>
          <w:rFonts w:ascii="Arial" w:hAnsi="Arial" w:cs="Arial"/>
          <w:sz w:val="24"/>
        </w:rPr>
      </w:pPr>
      <w:r>
        <w:rPr>
          <w:rFonts w:cs="Arial" w:ascii="Arial" w:hAnsi="Arial"/>
          <w:i/>
          <w:sz w:val="24"/>
        </w:rPr>
        <w:t>Annual</w:t>
      </w:r>
      <w:r>
        <w:rPr>
          <w:rFonts w:cs="Arial" w:ascii="Arial" w:hAnsi="Arial"/>
          <w:i/>
          <w:spacing w:val="28"/>
          <w:sz w:val="24"/>
        </w:rPr>
        <w:t xml:space="preserve"> </w:t>
      </w:r>
      <w:r>
        <w:rPr>
          <w:rFonts w:cs="Arial" w:ascii="Arial" w:hAnsi="Arial"/>
          <w:i/>
          <w:sz w:val="24"/>
        </w:rPr>
        <w:t>Review</w:t>
      </w:r>
      <w:r>
        <w:rPr>
          <w:rFonts w:cs="Arial" w:ascii="Arial" w:hAnsi="Arial"/>
          <w:i/>
          <w:spacing w:val="28"/>
          <w:sz w:val="24"/>
        </w:rPr>
        <w:t xml:space="preserve"> </w:t>
      </w:r>
      <w:r>
        <w:rPr>
          <w:rFonts w:cs="Arial" w:ascii="Arial" w:hAnsi="Arial"/>
          <w:i/>
          <w:sz w:val="24"/>
        </w:rPr>
        <w:t>of</w:t>
      </w:r>
      <w:r>
        <w:rPr>
          <w:rFonts w:cs="Arial" w:ascii="Arial" w:hAnsi="Arial"/>
          <w:i/>
          <w:spacing w:val="28"/>
          <w:sz w:val="24"/>
        </w:rPr>
        <w:t xml:space="preserve"> </w:t>
      </w:r>
      <w:r>
        <w:rPr>
          <w:rFonts w:cs="Arial" w:ascii="Arial" w:hAnsi="Arial"/>
          <w:i/>
          <w:sz w:val="24"/>
        </w:rPr>
        <w:t>Ecology</w:t>
      </w:r>
      <w:r>
        <w:rPr>
          <w:rFonts w:cs="Arial" w:ascii="Arial" w:hAnsi="Arial"/>
          <w:i/>
          <w:spacing w:val="29"/>
          <w:sz w:val="24"/>
        </w:rPr>
        <w:t xml:space="preserve"> </w:t>
      </w:r>
      <w:r>
        <w:rPr>
          <w:rFonts w:cs="Arial" w:ascii="Arial" w:hAnsi="Arial"/>
          <w:i/>
          <w:sz w:val="24"/>
        </w:rPr>
        <w:t>and</w:t>
      </w:r>
      <w:r>
        <w:rPr>
          <w:rFonts w:cs="Arial" w:ascii="Arial" w:hAnsi="Arial"/>
          <w:i/>
          <w:spacing w:val="28"/>
          <w:sz w:val="24"/>
        </w:rPr>
        <w:t xml:space="preserve"> </w:t>
      </w:r>
      <w:r>
        <w:rPr>
          <w:rFonts w:cs="Arial" w:ascii="Arial" w:hAnsi="Arial"/>
          <w:i/>
          <w:sz w:val="24"/>
        </w:rPr>
        <w:t>Systematics</w:t>
      </w:r>
      <w:r>
        <w:rPr>
          <w:rFonts w:cs="Arial" w:ascii="Arial" w:hAnsi="Arial"/>
          <w:sz w:val="24"/>
        </w:rPr>
        <w:t>,</w:t>
      </w:r>
      <w:r>
        <w:rPr>
          <w:rFonts w:cs="Arial" w:ascii="Arial" w:hAnsi="Arial"/>
          <w:spacing w:val="25"/>
          <w:sz w:val="24"/>
        </w:rPr>
        <w:t xml:space="preserve"> </w:t>
      </w:r>
      <w:r>
        <w:rPr>
          <w:rFonts w:cs="Arial" w:ascii="Arial" w:hAnsi="Arial"/>
          <w:spacing w:val="-2"/>
          <w:sz w:val="24"/>
        </w:rPr>
        <w:t>12:253–279.</w:t>
      </w:r>
    </w:p>
    <w:p>
      <w:pPr>
        <w:pStyle w:val="TextBody"/>
        <w:spacing w:before="197" w:after="0"/>
        <w:ind w:left="354" w:right="1053" w:hanging="235"/>
        <w:jc w:val="both"/>
        <w:rPr>
          <w:rFonts w:ascii="Arial" w:hAnsi="Arial" w:cs="Arial"/>
        </w:rPr>
      </w:pPr>
      <w:bookmarkStart w:id="114" w:name="_bookmark107"/>
      <w:bookmarkEnd w:id="114"/>
      <w:r>
        <w:rPr>
          <w:rFonts w:cs="Arial" w:ascii="Arial" w:hAnsi="Arial"/>
        </w:rPr>
        <w:t xml:space="preserve">Tamburini, G., Bommarco, R., Kleijn, D., van der Putten, W. H., and Marini, L. 2019. </w:t>
      </w:r>
      <w:r>
        <w:rPr>
          <w:rFonts w:cs="Arial" w:ascii="Arial" w:hAnsi="Arial"/>
          <w:w w:val="95"/>
        </w:rPr>
        <w:t>Pollination</w:t>
      </w:r>
      <w:r>
        <w:rPr>
          <w:rFonts w:cs="Arial" w:ascii="Arial" w:hAnsi="Arial"/>
          <w:spacing w:val="-6"/>
          <w:w w:val="95"/>
        </w:rPr>
        <w:t xml:space="preserve"> </w:t>
      </w:r>
      <w:r>
        <w:rPr>
          <w:rFonts w:cs="Arial" w:ascii="Arial" w:hAnsi="Arial"/>
          <w:w w:val="95"/>
        </w:rPr>
        <w:t>contribution</w:t>
      </w:r>
      <w:r>
        <w:rPr>
          <w:rFonts w:cs="Arial" w:ascii="Arial" w:hAnsi="Arial"/>
          <w:spacing w:val="-6"/>
          <w:w w:val="95"/>
        </w:rPr>
        <w:t xml:space="preserve"> </w:t>
      </w:r>
      <w:r>
        <w:rPr>
          <w:rFonts w:cs="Arial" w:ascii="Arial" w:hAnsi="Arial"/>
          <w:w w:val="95"/>
        </w:rPr>
        <w:t>to</w:t>
      </w:r>
      <w:r>
        <w:rPr>
          <w:rFonts w:cs="Arial" w:ascii="Arial" w:hAnsi="Arial"/>
          <w:spacing w:val="-6"/>
          <w:w w:val="95"/>
        </w:rPr>
        <w:t xml:space="preserve"> </w:t>
      </w:r>
      <w:r>
        <w:rPr>
          <w:rFonts w:cs="Arial" w:ascii="Arial" w:hAnsi="Arial"/>
          <w:w w:val="95"/>
        </w:rPr>
        <w:t>crop</w:t>
      </w:r>
      <w:r>
        <w:rPr>
          <w:rFonts w:cs="Arial" w:ascii="Arial" w:hAnsi="Arial"/>
          <w:spacing w:val="-6"/>
          <w:w w:val="95"/>
        </w:rPr>
        <w:t xml:space="preserve"> </w:t>
      </w:r>
      <w:r>
        <w:rPr>
          <w:rFonts w:cs="Arial" w:ascii="Arial" w:hAnsi="Arial"/>
          <w:w w:val="95"/>
        </w:rPr>
        <w:t>yield</w:t>
      </w:r>
      <w:r>
        <w:rPr>
          <w:rFonts w:cs="Arial" w:ascii="Arial" w:hAnsi="Arial"/>
          <w:spacing w:val="-6"/>
          <w:w w:val="95"/>
        </w:rPr>
        <w:t xml:space="preserve"> </w:t>
      </w:r>
      <w:r>
        <w:rPr>
          <w:rFonts w:cs="Arial" w:ascii="Arial" w:hAnsi="Arial"/>
          <w:w w:val="95"/>
        </w:rPr>
        <w:t>is</w:t>
      </w:r>
      <w:r>
        <w:rPr>
          <w:rFonts w:cs="Arial" w:ascii="Arial" w:hAnsi="Arial"/>
          <w:spacing w:val="-6"/>
          <w:w w:val="95"/>
        </w:rPr>
        <w:t xml:space="preserve"> </w:t>
      </w:r>
      <w:r>
        <w:rPr>
          <w:rFonts w:cs="Arial" w:ascii="Arial" w:hAnsi="Arial"/>
          <w:w w:val="95"/>
        </w:rPr>
        <w:t>often</w:t>
      </w:r>
      <w:r>
        <w:rPr>
          <w:rFonts w:cs="Arial" w:ascii="Arial" w:hAnsi="Arial"/>
          <w:spacing w:val="-6"/>
          <w:w w:val="95"/>
        </w:rPr>
        <w:t xml:space="preserve"> </w:t>
      </w:r>
      <w:r>
        <w:rPr>
          <w:rFonts w:cs="Arial" w:ascii="Arial" w:hAnsi="Arial"/>
          <w:w w:val="95"/>
        </w:rPr>
        <w:t>context-dependent:</w:t>
      </w:r>
      <w:r>
        <w:rPr>
          <w:rFonts w:cs="Arial" w:ascii="Arial" w:hAnsi="Arial"/>
          <w:spacing w:val="24"/>
        </w:rPr>
        <w:t xml:space="preserve"> </w:t>
      </w:r>
      <w:r>
        <w:rPr>
          <w:rFonts w:cs="Arial" w:ascii="Arial" w:hAnsi="Arial"/>
          <w:w w:val="95"/>
        </w:rPr>
        <w:t>A</w:t>
      </w:r>
      <w:r>
        <w:rPr>
          <w:rFonts w:cs="Arial" w:ascii="Arial" w:hAnsi="Arial"/>
          <w:spacing w:val="-6"/>
          <w:w w:val="95"/>
        </w:rPr>
        <w:t xml:space="preserve"> </w:t>
      </w:r>
      <w:r>
        <w:rPr>
          <w:rFonts w:cs="Arial" w:ascii="Arial" w:hAnsi="Arial"/>
          <w:w w:val="95"/>
        </w:rPr>
        <w:t>review</w:t>
      </w:r>
      <w:r>
        <w:rPr>
          <w:rFonts w:cs="Arial" w:ascii="Arial" w:hAnsi="Arial"/>
          <w:spacing w:val="-6"/>
          <w:w w:val="95"/>
        </w:rPr>
        <w:t xml:space="preserve"> </w:t>
      </w:r>
      <w:r>
        <w:rPr>
          <w:rFonts w:cs="Arial" w:ascii="Arial" w:hAnsi="Arial"/>
          <w:w w:val="95"/>
        </w:rPr>
        <w:t>of</w:t>
      </w:r>
      <w:r>
        <w:rPr>
          <w:rFonts w:cs="Arial" w:ascii="Arial" w:hAnsi="Arial"/>
          <w:spacing w:val="-6"/>
          <w:w w:val="95"/>
        </w:rPr>
        <w:t xml:space="preserve"> </w:t>
      </w:r>
      <w:r>
        <w:rPr>
          <w:rFonts w:cs="Arial" w:ascii="Arial" w:hAnsi="Arial"/>
          <w:w w:val="95"/>
        </w:rPr>
        <w:t xml:space="preserve">experimental </w:t>
      </w:r>
      <w:r>
        <w:rPr>
          <w:rFonts w:cs="Arial" w:ascii="Arial" w:hAnsi="Arial"/>
        </w:rPr>
        <w:t>evidence.</w:t>
      </w:r>
      <w:r>
        <w:rPr>
          <w:rFonts w:cs="Arial" w:ascii="Arial" w:hAnsi="Arial"/>
          <w:spacing w:val="39"/>
        </w:rPr>
        <w:t xml:space="preserve"> </w:t>
      </w:r>
      <w:r>
        <w:rPr>
          <w:rFonts w:cs="Arial" w:ascii="Arial" w:hAnsi="Arial"/>
          <w:i/>
        </w:rPr>
        <w:t>Agriculture, Ecosystems &amp; Environment</w:t>
      </w:r>
      <w:r>
        <w:rPr>
          <w:rFonts w:cs="Arial" w:ascii="Arial" w:hAnsi="Arial"/>
        </w:rPr>
        <w:t>, 280:16–23.</w:t>
      </w:r>
    </w:p>
    <w:p>
      <w:pPr>
        <w:pStyle w:val="Normal"/>
        <w:spacing w:lineRule="auto" w:line="228" w:before="203" w:after="0"/>
        <w:ind w:left="354" w:right="1056" w:hanging="235"/>
        <w:jc w:val="both"/>
        <w:rPr>
          <w:rFonts w:ascii="Arial" w:hAnsi="Arial" w:cs="Arial"/>
          <w:sz w:val="24"/>
        </w:rPr>
      </w:pPr>
      <w:bookmarkStart w:id="115" w:name="_bookmark108"/>
      <w:bookmarkEnd w:id="115"/>
      <w:r>
        <w:rPr>
          <w:rFonts w:cs="Arial" w:ascii="Arial" w:hAnsi="Arial"/>
          <w:sz w:val="24"/>
        </w:rPr>
        <w:t>Tamburini,</w:t>
      </w:r>
      <w:r>
        <w:rPr>
          <w:rFonts w:cs="Arial" w:ascii="Arial" w:hAnsi="Arial"/>
          <w:spacing w:val="-10"/>
          <w:sz w:val="24"/>
        </w:rPr>
        <w:t xml:space="preserve"> </w:t>
      </w:r>
      <w:r>
        <w:rPr>
          <w:rFonts w:cs="Arial" w:ascii="Arial" w:hAnsi="Arial"/>
          <w:sz w:val="24"/>
        </w:rPr>
        <w:t>G.,</w:t>
      </w:r>
      <w:r>
        <w:rPr>
          <w:rFonts w:cs="Arial" w:ascii="Arial" w:hAnsi="Arial"/>
          <w:spacing w:val="-10"/>
          <w:sz w:val="24"/>
        </w:rPr>
        <w:t xml:space="preserve"> </w:t>
      </w:r>
      <w:r>
        <w:rPr>
          <w:rFonts w:cs="Arial" w:ascii="Arial" w:hAnsi="Arial"/>
          <w:sz w:val="24"/>
        </w:rPr>
        <w:t>Lami,</w:t>
      </w:r>
      <w:r>
        <w:rPr>
          <w:rFonts w:cs="Arial" w:ascii="Arial" w:hAnsi="Arial"/>
          <w:spacing w:val="-10"/>
          <w:sz w:val="24"/>
        </w:rPr>
        <w:t xml:space="preserve"> </w:t>
      </w:r>
      <w:r>
        <w:rPr>
          <w:rFonts w:cs="Arial" w:ascii="Arial" w:hAnsi="Arial"/>
          <w:sz w:val="24"/>
        </w:rPr>
        <w:t>F.,</w:t>
      </w:r>
      <w:r>
        <w:rPr>
          <w:rFonts w:cs="Arial" w:ascii="Arial" w:hAnsi="Arial"/>
          <w:spacing w:val="-10"/>
          <w:sz w:val="24"/>
        </w:rPr>
        <w:t xml:space="preserve"> </w:t>
      </w:r>
      <w:r>
        <w:rPr>
          <w:rFonts w:cs="Arial" w:ascii="Arial" w:hAnsi="Arial"/>
          <w:sz w:val="24"/>
        </w:rPr>
        <w:t>and</w:t>
      </w:r>
      <w:r>
        <w:rPr>
          <w:rFonts w:cs="Arial" w:ascii="Arial" w:hAnsi="Arial"/>
          <w:spacing w:val="-10"/>
          <w:sz w:val="24"/>
        </w:rPr>
        <w:t xml:space="preserve"> </w:t>
      </w:r>
      <w:r>
        <w:rPr>
          <w:rFonts w:cs="Arial" w:ascii="Arial" w:hAnsi="Arial"/>
          <w:sz w:val="24"/>
        </w:rPr>
        <w:t>Marini,</w:t>
      </w:r>
      <w:r>
        <w:rPr>
          <w:rFonts w:cs="Arial" w:ascii="Arial" w:hAnsi="Arial"/>
          <w:spacing w:val="-10"/>
          <w:sz w:val="24"/>
        </w:rPr>
        <w:t xml:space="preserve"> </w:t>
      </w:r>
      <w:r>
        <w:rPr>
          <w:rFonts w:cs="Arial" w:ascii="Arial" w:hAnsi="Arial"/>
          <w:sz w:val="24"/>
        </w:rPr>
        <w:t>L.</w:t>
      </w:r>
      <w:r>
        <w:rPr>
          <w:rFonts w:cs="Arial" w:ascii="Arial" w:hAnsi="Arial"/>
          <w:spacing w:val="-10"/>
          <w:sz w:val="24"/>
        </w:rPr>
        <w:t xml:space="preserve"> </w:t>
      </w:r>
      <w:r>
        <w:rPr>
          <w:rFonts w:cs="Arial" w:ascii="Arial" w:hAnsi="Arial"/>
          <w:sz w:val="24"/>
        </w:rPr>
        <w:t>2017.</w:t>
      </w:r>
      <w:r>
        <w:rPr>
          <w:rFonts w:cs="Arial" w:ascii="Arial" w:hAnsi="Arial"/>
          <w:spacing w:val="9"/>
          <w:sz w:val="24"/>
        </w:rPr>
        <w:t xml:space="preserve"> </w:t>
      </w:r>
      <w:r>
        <w:rPr>
          <w:rFonts w:cs="Arial" w:ascii="Arial" w:hAnsi="Arial"/>
          <w:sz w:val="24"/>
        </w:rPr>
        <w:t>Pollination</w:t>
      </w:r>
      <w:r>
        <w:rPr>
          <w:rFonts w:cs="Arial" w:ascii="Arial" w:hAnsi="Arial"/>
          <w:spacing w:val="-10"/>
          <w:sz w:val="24"/>
        </w:rPr>
        <w:t xml:space="preserve"> </w:t>
      </w:r>
      <w:r>
        <w:rPr>
          <w:rFonts w:cs="Arial" w:ascii="Arial" w:hAnsi="Arial"/>
          <w:sz w:val="24"/>
        </w:rPr>
        <w:t>benefits</w:t>
      </w:r>
      <w:r>
        <w:rPr>
          <w:rFonts w:cs="Arial" w:ascii="Arial" w:hAnsi="Arial"/>
          <w:spacing w:val="-10"/>
          <w:sz w:val="24"/>
        </w:rPr>
        <w:t xml:space="preserve"> </w:t>
      </w:r>
      <w:r>
        <w:rPr>
          <w:rFonts w:cs="Arial" w:ascii="Arial" w:hAnsi="Arial"/>
          <w:sz w:val="24"/>
        </w:rPr>
        <w:t>are</w:t>
      </w:r>
      <w:r>
        <w:rPr>
          <w:rFonts w:cs="Arial" w:ascii="Arial" w:hAnsi="Arial"/>
          <w:spacing w:val="-10"/>
          <w:sz w:val="24"/>
        </w:rPr>
        <w:t xml:space="preserve"> </w:t>
      </w:r>
      <w:r>
        <w:rPr>
          <w:rFonts w:cs="Arial" w:ascii="Arial" w:hAnsi="Arial"/>
          <w:sz w:val="24"/>
        </w:rPr>
        <w:t>maximized</w:t>
      </w:r>
      <w:r>
        <w:rPr>
          <w:rFonts w:cs="Arial" w:ascii="Arial" w:hAnsi="Arial"/>
          <w:spacing w:val="-10"/>
          <w:sz w:val="24"/>
        </w:rPr>
        <w:t xml:space="preserve"> </w:t>
      </w:r>
      <w:r>
        <w:rPr>
          <w:rFonts w:cs="Arial" w:ascii="Arial" w:hAnsi="Arial"/>
          <w:sz w:val="24"/>
        </w:rPr>
        <w:t>at</w:t>
      </w:r>
      <w:r>
        <w:rPr>
          <w:rFonts w:cs="Arial" w:ascii="Arial" w:hAnsi="Arial"/>
          <w:spacing w:val="-10"/>
          <w:sz w:val="24"/>
        </w:rPr>
        <w:t xml:space="preserve"> </w:t>
      </w:r>
      <w:r>
        <w:rPr>
          <w:rFonts w:cs="Arial" w:ascii="Arial" w:hAnsi="Arial"/>
          <w:sz w:val="24"/>
        </w:rPr>
        <w:t xml:space="preserve">inter- mediate nutrient levels. </w:t>
      </w:r>
      <w:r>
        <w:rPr>
          <w:rFonts w:cs="Arial" w:ascii="Arial" w:hAnsi="Arial"/>
          <w:i/>
          <w:sz w:val="24"/>
        </w:rPr>
        <w:t>Proceedings of the Royal Society of London B: Biological Sciences</w:t>
      </w:r>
      <w:r>
        <w:rPr>
          <w:rFonts w:cs="Arial" w:ascii="Arial" w:hAnsi="Arial"/>
          <w:sz w:val="24"/>
        </w:rPr>
        <w:t xml:space="preserve">, </w:t>
      </w:r>
      <w:r>
        <w:rPr>
          <w:rFonts w:cs="Arial" w:ascii="Arial" w:hAnsi="Arial"/>
          <w:spacing w:val="-2"/>
          <w:sz w:val="24"/>
        </w:rPr>
        <w:t>284:20170729.</w:t>
      </w:r>
    </w:p>
    <w:p>
      <w:pPr>
        <w:pStyle w:val="TextBody"/>
        <w:spacing w:before="7" w:after="0"/>
        <w:rPr>
          <w:rFonts w:ascii="Arial" w:hAnsi="Arial" w:cs="Arial"/>
          <w:sz w:val="19"/>
        </w:rPr>
      </w:pPr>
      <w:r>
        <w:rPr>
          <w:rFonts w:cs="Arial" w:ascii="Arial" w:hAnsi="Arial"/>
          <w:sz w:val="19"/>
        </w:rPr>
      </w:r>
    </w:p>
    <w:p>
      <w:pPr>
        <w:pStyle w:val="TextBody"/>
        <w:spacing w:lineRule="auto" w:line="228"/>
        <w:ind w:left="354" w:right="1056" w:hanging="235"/>
        <w:jc w:val="both"/>
        <w:rPr>
          <w:rFonts w:ascii="Arial" w:hAnsi="Arial" w:cs="Arial"/>
        </w:rPr>
      </w:pPr>
      <w:bookmarkStart w:id="116" w:name="_bookmark109"/>
      <w:bookmarkEnd w:id="116"/>
      <w:r>
        <w:rPr>
          <w:rFonts w:cs="Arial" w:ascii="Arial" w:hAnsi="Arial"/>
        </w:rPr>
        <w:t>Thomson, J., Peterson, S., and Harder, L. 1987.</w:t>
      </w:r>
      <w:r>
        <w:rPr>
          <w:rFonts w:cs="Arial" w:ascii="Arial" w:hAnsi="Arial"/>
          <w:spacing w:val="40"/>
        </w:rPr>
        <w:t xml:space="preserve"> </w:t>
      </w:r>
      <w:r>
        <w:rPr>
          <w:rFonts w:cs="Arial" w:ascii="Arial" w:hAnsi="Arial"/>
        </w:rPr>
        <w:t xml:space="preserve">Response of traplining bumble bees to </w:t>
      </w:r>
      <w:r>
        <w:rPr>
          <w:rFonts w:cs="Arial" w:ascii="Arial" w:hAnsi="Arial"/>
          <w:spacing w:val="-2"/>
        </w:rPr>
        <w:t>competition</w:t>
      </w:r>
      <w:r>
        <w:rPr>
          <w:rFonts w:cs="Arial" w:ascii="Arial" w:hAnsi="Arial"/>
          <w:spacing w:val="-8"/>
        </w:rPr>
        <w:t xml:space="preserve"> </w:t>
      </w:r>
      <w:r>
        <w:rPr>
          <w:rFonts w:cs="Arial" w:ascii="Arial" w:hAnsi="Arial"/>
          <w:spacing w:val="-2"/>
        </w:rPr>
        <w:t>experiments:</w:t>
      </w:r>
      <w:r>
        <w:rPr>
          <w:rFonts w:cs="Arial" w:ascii="Arial" w:hAnsi="Arial"/>
          <w:spacing w:val="13"/>
        </w:rPr>
        <w:t xml:space="preserve"> </w:t>
      </w:r>
      <w:r>
        <w:rPr>
          <w:rFonts w:cs="Arial" w:ascii="Arial" w:hAnsi="Arial"/>
          <w:spacing w:val="-2"/>
        </w:rPr>
        <w:t>shifts</w:t>
      </w:r>
      <w:r>
        <w:rPr>
          <w:rFonts w:cs="Arial" w:ascii="Arial" w:hAnsi="Arial"/>
          <w:spacing w:val="-8"/>
        </w:rPr>
        <w:t xml:space="preserve"> </w:t>
      </w:r>
      <w:r>
        <w:rPr>
          <w:rFonts w:cs="Arial" w:ascii="Arial" w:hAnsi="Arial"/>
          <w:spacing w:val="-2"/>
        </w:rPr>
        <w:t>in</w:t>
      </w:r>
      <w:r>
        <w:rPr>
          <w:rFonts w:cs="Arial" w:ascii="Arial" w:hAnsi="Arial"/>
          <w:spacing w:val="-8"/>
        </w:rPr>
        <w:t xml:space="preserve"> </w:t>
      </w:r>
      <w:r>
        <w:rPr>
          <w:rFonts w:cs="Arial" w:ascii="Arial" w:hAnsi="Arial"/>
          <w:spacing w:val="-2"/>
        </w:rPr>
        <w:t>feeding</w:t>
      </w:r>
      <w:r>
        <w:rPr>
          <w:rFonts w:cs="Arial" w:ascii="Arial" w:hAnsi="Arial"/>
          <w:spacing w:val="-8"/>
        </w:rPr>
        <w:t xml:space="preserve"> </w:t>
      </w:r>
      <w:r>
        <w:rPr>
          <w:rFonts w:cs="Arial" w:ascii="Arial" w:hAnsi="Arial"/>
          <w:spacing w:val="-2"/>
        </w:rPr>
        <w:t>location</w:t>
      </w:r>
      <w:r>
        <w:rPr>
          <w:rFonts w:cs="Arial" w:ascii="Arial" w:hAnsi="Arial"/>
          <w:spacing w:val="-8"/>
        </w:rPr>
        <w:t xml:space="preserve"> </w:t>
      </w:r>
      <w:r>
        <w:rPr>
          <w:rFonts w:cs="Arial" w:ascii="Arial" w:hAnsi="Arial"/>
          <w:spacing w:val="-2"/>
        </w:rPr>
        <w:t>and</w:t>
      </w:r>
      <w:r>
        <w:rPr>
          <w:rFonts w:cs="Arial" w:ascii="Arial" w:hAnsi="Arial"/>
          <w:spacing w:val="-8"/>
        </w:rPr>
        <w:t xml:space="preserve"> </w:t>
      </w:r>
      <w:r>
        <w:rPr>
          <w:rFonts w:cs="Arial" w:ascii="Arial" w:hAnsi="Arial"/>
          <w:spacing w:val="-2"/>
        </w:rPr>
        <w:t>efficiency.</w:t>
      </w:r>
      <w:r>
        <w:rPr>
          <w:rFonts w:cs="Arial" w:ascii="Arial" w:hAnsi="Arial"/>
          <w:spacing w:val="20"/>
        </w:rPr>
        <w:t xml:space="preserve"> </w:t>
      </w:r>
      <w:r>
        <w:rPr>
          <w:rFonts w:cs="Arial" w:ascii="Arial" w:hAnsi="Arial"/>
          <w:i/>
          <w:spacing w:val="-2"/>
        </w:rPr>
        <w:t>Oecologia</w:t>
      </w:r>
      <w:r>
        <w:rPr>
          <w:rFonts w:cs="Arial" w:ascii="Arial" w:hAnsi="Arial"/>
          <w:spacing w:val="-2"/>
        </w:rPr>
        <w:t>,</w:t>
      </w:r>
      <w:r>
        <w:rPr>
          <w:rFonts w:cs="Arial" w:ascii="Arial" w:hAnsi="Arial"/>
          <w:spacing w:val="-6"/>
        </w:rPr>
        <w:t xml:space="preserve"> </w:t>
      </w:r>
      <w:r>
        <w:rPr>
          <w:rFonts w:cs="Arial" w:ascii="Arial" w:hAnsi="Arial"/>
          <w:spacing w:val="-2"/>
        </w:rPr>
        <w:t xml:space="preserve">71(2):295– </w:t>
      </w:r>
      <w:r>
        <w:rPr>
          <w:rFonts w:cs="Arial" w:ascii="Arial" w:hAnsi="Arial"/>
          <w:spacing w:val="-4"/>
        </w:rPr>
        <w:t>300.</w:t>
      </w:r>
    </w:p>
    <w:p>
      <w:pPr>
        <w:pStyle w:val="TextBody"/>
        <w:spacing w:lineRule="auto" w:line="208" w:before="212" w:after="0"/>
        <w:ind w:left="354" w:right="1058" w:hanging="235"/>
        <w:jc w:val="both"/>
        <w:rPr>
          <w:rFonts w:ascii="Arial" w:hAnsi="Arial" w:cs="Arial"/>
        </w:rPr>
      </w:pPr>
      <w:bookmarkStart w:id="117" w:name="_bookmark110"/>
      <w:bookmarkEnd w:id="117"/>
      <w:r>
        <w:rPr>
          <w:rFonts w:cs="Arial" w:ascii="Arial" w:hAnsi="Arial"/>
        </w:rPr>
        <w:t>Thomson, J. D. 1986.</w:t>
      </w:r>
      <w:r>
        <w:rPr>
          <w:rFonts w:cs="Arial" w:ascii="Arial" w:hAnsi="Arial"/>
          <w:spacing w:val="40"/>
        </w:rPr>
        <w:t xml:space="preserve"> </w:t>
      </w:r>
      <w:r>
        <w:rPr>
          <w:rFonts w:cs="Arial" w:ascii="Arial" w:hAnsi="Arial"/>
        </w:rPr>
        <w:t xml:space="preserve">Pollen transport and deposition by bumble bees in </w:t>
      </w:r>
      <w:r>
        <w:rPr>
          <w:rFonts w:cs="Arial" w:ascii="Arial" w:hAnsi="Arial"/>
          <w:i/>
        </w:rPr>
        <w:t>Erythronium</w:t>
      </w:r>
      <w:r>
        <w:rPr>
          <w:rFonts w:cs="Arial" w:ascii="Arial" w:hAnsi="Arial"/>
        </w:rPr>
        <w:t>: influences of floral nectar and bee grooming.</w:t>
      </w:r>
      <w:r>
        <w:rPr>
          <w:rFonts w:cs="Arial" w:ascii="Arial" w:hAnsi="Arial"/>
          <w:spacing w:val="23"/>
        </w:rPr>
        <w:t xml:space="preserve"> </w:t>
      </w:r>
      <w:r>
        <w:rPr>
          <w:rFonts w:cs="Arial" w:ascii="Arial" w:hAnsi="Arial"/>
          <w:i/>
        </w:rPr>
        <w:t>The Journal of Ecology</w:t>
      </w:r>
      <w:r>
        <w:rPr>
          <w:rFonts w:cs="Arial" w:ascii="Arial" w:hAnsi="Arial"/>
        </w:rPr>
        <w:t>, 74:329–341.</w:t>
      </w:r>
    </w:p>
    <w:p>
      <w:pPr>
        <w:pStyle w:val="TextBody"/>
        <w:spacing w:lineRule="auto" w:line="228" w:before="212" w:after="0"/>
        <w:ind w:left="354" w:right="1055" w:hanging="235"/>
        <w:jc w:val="both"/>
        <w:rPr>
          <w:rFonts w:ascii="Arial" w:hAnsi="Arial" w:cs="Arial"/>
        </w:rPr>
      </w:pPr>
      <w:bookmarkStart w:id="118" w:name="_bookmark111"/>
      <w:bookmarkEnd w:id="118"/>
      <w:r>
        <w:rPr>
          <w:rFonts w:cs="Arial" w:ascii="Arial" w:hAnsi="Arial"/>
        </w:rPr>
        <w:t>Thomson, J. D. and Goodell, K. 2001.</w:t>
      </w:r>
      <w:r>
        <w:rPr>
          <w:rFonts w:cs="Arial" w:ascii="Arial" w:hAnsi="Arial"/>
          <w:spacing w:val="40"/>
        </w:rPr>
        <w:t xml:space="preserve"> </w:t>
      </w:r>
      <w:r>
        <w:rPr>
          <w:rFonts w:cs="Arial" w:ascii="Arial" w:hAnsi="Arial"/>
        </w:rPr>
        <w:t>Pollen removal and deposition by honeybee and bumblebee</w:t>
      </w:r>
      <w:r>
        <w:rPr>
          <w:rFonts w:cs="Arial" w:ascii="Arial" w:hAnsi="Arial"/>
          <w:spacing w:val="-15"/>
        </w:rPr>
        <w:t xml:space="preserve"> </w:t>
      </w:r>
      <w:r>
        <w:rPr>
          <w:rFonts w:cs="Arial" w:ascii="Arial" w:hAnsi="Arial"/>
        </w:rPr>
        <w:t>visitors</w:t>
      </w:r>
      <w:r>
        <w:rPr>
          <w:rFonts w:cs="Arial" w:ascii="Arial" w:hAnsi="Arial"/>
          <w:spacing w:val="-14"/>
        </w:rPr>
        <w:t xml:space="preserve"> </w:t>
      </w:r>
      <w:r>
        <w:rPr>
          <w:rFonts w:cs="Arial" w:ascii="Arial" w:hAnsi="Arial"/>
        </w:rPr>
        <w:t>to</w:t>
      </w:r>
      <w:r>
        <w:rPr>
          <w:rFonts w:cs="Arial" w:ascii="Arial" w:hAnsi="Arial"/>
          <w:spacing w:val="-15"/>
        </w:rPr>
        <w:t xml:space="preserve"> </w:t>
      </w:r>
      <w:r>
        <w:rPr>
          <w:rFonts w:cs="Arial" w:ascii="Arial" w:hAnsi="Arial"/>
        </w:rPr>
        <w:t>apple</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almond</w:t>
      </w:r>
      <w:r>
        <w:rPr>
          <w:rFonts w:cs="Arial" w:ascii="Arial" w:hAnsi="Arial"/>
          <w:spacing w:val="-14"/>
        </w:rPr>
        <w:t xml:space="preserve"> </w:t>
      </w:r>
      <w:r>
        <w:rPr>
          <w:rFonts w:cs="Arial" w:ascii="Arial" w:hAnsi="Arial"/>
        </w:rPr>
        <w:t>flowers.</w:t>
      </w:r>
      <w:r>
        <w:rPr>
          <w:rFonts w:cs="Arial" w:ascii="Arial" w:hAnsi="Arial"/>
          <w:spacing w:val="-5"/>
        </w:rPr>
        <w:t xml:space="preserve"> </w:t>
      </w:r>
      <w:r>
        <w:rPr>
          <w:rFonts w:cs="Arial" w:ascii="Arial" w:hAnsi="Arial"/>
          <w:i/>
        </w:rPr>
        <w:t>Journal</w:t>
      </w:r>
      <w:r>
        <w:rPr>
          <w:rFonts w:cs="Arial" w:ascii="Arial" w:hAnsi="Arial"/>
          <w:i/>
          <w:spacing w:val="-14"/>
        </w:rPr>
        <w:t xml:space="preserve"> </w:t>
      </w:r>
      <w:r>
        <w:rPr>
          <w:rFonts w:cs="Arial" w:ascii="Arial" w:hAnsi="Arial"/>
          <w:i/>
        </w:rPr>
        <w:t>of</w:t>
      </w:r>
      <w:r>
        <w:rPr>
          <w:rFonts w:cs="Arial" w:ascii="Arial" w:hAnsi="Arial"/>
          <w:i/>
          <w:spacing w:val="-15"/>
        </w:rPr>
        <w:t xml:space="preserve"> </w:t>
      </w:r>
      <w:r>
        <w:rPr>
          <w:rFonts w:cs="Arial" w:ascii="Arial" w:hAnsi="Arial"/>
          <w:i/>
        </w:rPr>
        <w:t>Applied</w:t>
      </w:r>
      <w:r>
        <w:rPr>
          <w:rFonts w:cs="Arial" w:ascii="Arial" w:hAnsi="Arial"/>
          <w:i/>
          <w:spacing w:val="-15"/>
        </w:rPr>
        <w:t xml:space="preserve"> </w:t>
      </w:r>
      <w:r>
        <w:rPr>
          <w:rFonts w:cs="Arial" w:ascii="Arial" w:hAnsi="Arial"/>
          <w:i/>
        </w:rPr>
        <w:t>Ecology</w:t>
      </w:r>
      <w:r>
        <w:rPr>
          <w:rFonts w:cs="Arial" w:ascii="Arial" w:hAnsi="Arial"/>
        </w:rPr>
        <w:t>,</w:t>
      </w:r>
      <w:r>
        <w:rPr>
          <w:rFonts w:cs="Arial" w:ascii="Arial" w:hAnsi="Arial"/>
          <w:spacing w:val="-15"/>
        </w:rPr>
        <w:t xml:space="preserve"> </w:t>
      </w:r>
      <w:r>
        <w:rPr>
          <w:rFonts w:cs="Arial" w:ascii="Arial" w:hAnsi="Arial"/>
        </w:rPr>
        <w:t xml:space="preserve">38(5):1032– </w:t>
      </w:r>
      <w:r>
        <w:rPr>
          <w:rFonts w:cs="Arial" w:ascii="Arial" w:hAnsi="Arial"/>
          <w:spacing w:val="-2"/>
        </w:rPr>
        <w:t>1044.</w:t>
      </w:r>
    </w:p>
    <w:p>
      <w:pPr>
        <w:pStyle w:val="TextBody"/>
        <w:rPr>
          <w:rFonts w:ascii="Arial" w:hAnsi="Arial" w:cs="Arial"/>
          <w:sz w:val="20"/>
        </w:rPr>
      </w:pPr>
      <w:r>
        <w:rPr>
          <w:rFonts w:cs="Arial" w:ascii="Arial" w:hAnsi="Arial"/>
          <w:sz w:val="20"/>
        </w:rPr>
      </w:r>
    </w:p>
    <w:p>
      <w:pPr>
        <w:pStyle w:val="TextBody"/>
        <w:spacing w:lineRule="auto" w:line="228"/>
        <w:ind w:left="354" w:right="1054" w:hanging="235"/>
        <w:jc w:val="both"/>
        <w:rPr>
          <w:rFonts w:ascii="Arial" w:hAnsi="Arial" w:cs="Arial"/>
        </w:rPr>
      </w:pPr>
      <w:bookmarkStart w:id="119" w:name="_bookmark112"/>
      <w:bookmarkEnd w:id="119"/>
      <w:r>
        <w:rPr>
          <w:rFonts w:cs="Arial" w:ascii="Arial" w:hAnsi="Arial"/>
          <w:w w:val="95"/>
        </w:rPr>
        <w:t>Venable,</w:t>
      </w:r>
      <w:r>
        <w:rPr>
          <w:rFonts w:cs="Arial" w:ascii="Arial" w:hAnsi="Arial"/>
          <w:spacing w:val="-1"/>
          <w:w w:val="95"/>
        </w:rPr>
        <w:t xml:space="preserve"> </w:t>
      </w:r>
      <w:r>
        <w:rPr>
          <w:rFonts w:cs="Arial" w:ascii="Arial" w:hAnsi="Arial"/>
          <w:w w:val="95"/>
        </w:rPr>
        <w:t>D.</w:t>
      </w:r>
      <w:r>
        <w:rPr>
          <w:rFonts w:cs="Arial" w:ascii="Arial" w:hAnsi="Arial"/>
          <w:spacing w:val="-4"/>
          <w:w w:val="95"/>
        </w:rPr>
        <w:t xml:space="preserve"> </w:t>
      </w:r>
      <w:r>
        <w:rPr>
          <w:rFonts w:cs="Arial" w:ascii="Arial" w:hAnsi="Arial"/>
          <w:w w:val="95"/>
        </w:rPr>
        <w:t>L.</w:t>
      </w:r>
      <w:r>
        <w:rPr>
          <w:rFonts w:cs="Arial" w:ascii="Arial" w:hAnsi="Arial"/>
          <w:spacing w:val="-3"/>
          <w:w w:val="95"/>
        </w:rPr>
        <w:t xml:space="preserve"> </w:t>
      </w:r>
      <w:r>
        <w:rPr>
          <w:rFonts w:cs="Arial" w:ascii="Arial" w:hAnsi="Arial"/>
          <w:w w:val="95"/>
        </w:rPr>
        <w:t>1992. Size-number</w:t>
      </w:r>
      <w:r>
        <w:rPr>
          <w:rFonts w:cs="Arial" w:ascii="Arial" w:hAnsi="Arial"/>
          <w:spacing w:val="-4"/>
          <w:w w:val="95"/>
        </w:rPr>
        <w:t xml:space="preserve"> </w:t>
      </w:r>
      <w:r>
        <w:rPr>
          <w:rFonts w:cs="Arial" w:ascii="Arial" w:hAnsi="Arial"/>
          <w:w w:val="95"/>
        </w:rPr>
        <w:t>trade-offs</w:t>
      </w:r>
      <w:r>
        <w:rPr>
          <w:rFonts w:cs="Arial" w:ascii="Arial" w:hAnsi="Arial"/>
          <w:spacing w:val="-4"/>
          <w:w w:val="95"/>
        </w:rPr>
        <w:t xml:space="preserve"> </w:t>
      </w:r>
      <w:r>
        <w:rPr>
          <w:rFonts w:cs="Arial" w:ascii="Arial" w:hAnsi="Arial"/>
          <w:w w:val="95"/>
        </w:rPr>
        <w:t>and</w:t>
      </w:r>
      <w:r>
        <w:rPr>
          <w:rFonts w:cs="Arial" w:ascii="Arial" w:hAnsi="Arial"/>
          <w:spacing w:val="-4"/>
          <w:w w:val="95"/>
        </w:rPr>
        <w:t xml:space="preserve"> </w:t>
      </w:r>
      <w:r>
        <w:rPr>
          <w:rFonts w:cs="Arial" w:ascii="Arial" w:hAnsi="Arial"/>
          <w:w w:val="95"/>
        </w:rPr>
        <w:t>the</w:t>
      </w:r>
      <w:r>
        <w:rPr>
          <w:rFonts w:cs="Arial" w:ascii="Arial" w:hAnsi="Arial"/>
          <w:spacing w:val="-4"/>
          <w:w w:val="95"/>
        </w:rPr>
        <w:t xml:space="preserve"> </w:t>
      </w:r>
      <w:r>
        <w:rPr>
          <w:rFonts w:cs="Arial" w:ascii="Arial" w:hAnsi="Arial"/>
          <w:w w:val="95"/>
        </w:rPr>
        <w:t>variation</w:t>
      </w:r>
      <w:r>
        <w:rPr>
          <w:rFonts w:cs="Arial" w:ascii="Arial" w:hAnsi="Arial"/>
          <w:spacing w:val="-3"/>
          <w:w w:val="95"/>
        </w:rPr>
        <w:t xml:space="preserve"> </w:t>
      </w:r>
      <w:r>
        <w:rPr>
          <w:rFonts w:cs="Arial" w:ascii="Arial" w:hAnsi="Arial"/>
          <w:w w:val="95"/>
        </w:rPr>
        <w:t>of</w:t>
      </w:r>
      <w:r>
        <w:rPr>
          <w:rFonts w:cs="Arial" w:ascii="Arial" w:hAnsi="Arial"/>
          <w:spacing w:val="-4"/>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size</w:t>
      </w:r>
      <w:r>
        <w:rPr>
          <w:rFonts w:cs="Arial" w:ascii="Arial" w:hAnsi="Arial"/>
          <w:spacing w:val="-4"/>
          <w:w w:val="95"/>
        </w:rPr>
        <w:t xml:space="preserve"> </w:t>
      </w:r>
      <w:r>
        <w:rPr>
          <w:rFonts w:cs="Arial" w:ascii="Arial" w:hAnsi="Arial"/>
          <w:w w:val="95"/>
        </w:rPr>
        <w:t>with</w:t>
      </w:r>
      <w:r>
        <w:rPr>
          <w:rFonts w:cs="Arial" w:ascii="Arial" w:hAnsi="Arial"/>
          <w:spacing w:val="-4"/>
          <w:w w:val="95"/>
        </w:rPr>
        <w:t xml:space="preserve"> </w:t>
      </w:r>
      <w:r>
        <w:rPr>
          <w:rFonts w:cs="Arial" w:ascii="Arial" w:hAnsi="Arial"/>
          <w:w w:val="95"/>
        </w:rPr>
        <w:t>plant</w:t>
      </w:r>
      <w:r>
        <w:rPr>
          <w:rFonts w:cs="Arial" w:ascii="Arial" w:hAnsi="Arial"/>
          <w:spacing w:val="-4"/>
          <w:w w:val="95"/>
        </w:rPr>
        <w:t xml:space="preserve"> </w:t>
      </w:r>
      <w:r>
        <w:rPr>
          <w:rFonts w:cs="Arial" w:ascii="Arial" w:hAnsi="Arial"/>
          <w:w w:val="95"/>
        </w:rPr>
        <w:t xml:space="preserve">resource </w:t>
      </w:r>
      <w:r>
        <w:rPr>
          <w:rFonts w:cs="Arial" w:ascii="Arial" w:hAnsi="Arial"/>
        </w:rPr>
        <w:t>status.</w:t>
      </w:r>
      <w:r>
        <w:rPr>
          <w:rFonts w:cs="Arial" w:ascii="Arial" w:hAnsi="Arial"/>
          <w:spacing w:val="40"/>
        </w:rPr>
        <w:t xml:space="preserve"> </w:t>
      </w:r>
      <w:r>
        <w:rPr>
          <w:rFonts w:cs="Arial" w:ascii="Arial" w:hAnsi="Arial"/>
          <w:i/>
        </w:rPr>
        <w:t>The American Naturalist</w:t>
      </w:r>
      <w:r>
        <w:rPr>
          <w:rFonts w:cs="Arial" w:ascii="Arial" w:hAnsi="Arial"/>
        </w:rPr>
        <w:t>, 140(2):287–304.</w:t>
      </w:r>
    </w:p>
    <w:p>
      <w:pPr>
        <w:pStyle w:val="TextBody"/>
        <w:spacing w:lineRule="auto" w:line="252" w:before="199" w:after="0"/>
        <w:ind w:left="354" w:right="1006" w:hanging="235"/>
        <w:rPr>
          <w:rFonts w:ascii="Arial" w:hAnsi="Arial" w:cs="Arial"/>
        </w:rPr>
      </w:pPr>
      <w:bookmarkStart w:id="120" w:name="_bookmark113"/>
      <w:bookmarkEnd w:id="120"/>
      <w:r>
        <w:rPr>
          <w:rFonts w:cs="Arial" w:ascii="Arial" w:hAnsi="Arial"/>
          <w:w w:val="95"/>
        </w:rPr>
        <w:t>Waytes, R. J. 2017.</w:t>
      </w:r>
      <w:r>
        <w:rPr>
          <w:rFonts w:cs="Arial" w:ascii="Arial" w:hAnsi="Arial"/>
        </w:rPr>
        <w:t xml:space="preserve"> </w:t>
      </w:r>
      <w:r>
        <w:rPr>
          <w:rFonts w:cs="Arial" w:ascii="Arial" w:hAnsi="Arial"/>
          <w:w w:val="95"/>
        </w:rPr>
        <w:t>Pollinator movement and pollen transfer in hybrid seed canola.</w:t>
      </w:r>
      <w:r>
        <w:rPr>
          <w:rFonts w:cs="Arial" w:ascii="Arial" w:hAnsi="Arial"/>
        </w:rPr>
        <w:t xml:space="preserve"> </w:t>
      </w:r>
      <w:r>
        <w:rPr>
          <w:rFonts w:cs="Arial" w:ascii="Arial" w:hAnsi="Arial"/>
          <w:w w:val="95"/>
        </w:rPr>
        <w:t xml:space="preserve">Master’s </w:t>
      </w:r>
      <w:r>
        <w:rPr>
          <w:rFonts w:cs="Arial" w:ascii="Arial" w:hAnsi="Arial"/>
        </w:rPr>
        <w:t>thesis, University of Calgary.</w:t>
      </w:r>
    </w:p>
    <w:p>
      <w:pPr>
        <w:pStyle w:val="Normal"/>
        <w:spacing w:lineRule="auto" w:line="362" w:before="167" w:after="0"/>
        <w:ind w:left="119" w:right="1006" w:hanging="0"/>
        <w:rPr>
          <w:rFonts w:ascii="Arial" w:hAnsi="Arial" w:cs="Arial"/>
          <w:sz w:val="24"/>
        </w:rPr>
      </w:pPr>
      <w:bookmarkStart w:id="121" w:name="_bookmark114"/>
      <w:bookmarkEnd w:id="121"/>
      <w:r>
        <w:rPr>
          <w:rFonts w:cs="Arial" w:ascii="Arial" w:hAnsi="Arial"/>
          <w:w w:val="95"/>
          <w:sz w:val="24"/>
        </w:rPr>
        <w:t>Westcott, L. and Nelson, D. 2001. Canola pollination:</w:t>
      </w:r>
      <w:r>
        <w:rPr>
          <w:rFonts w:cs="Arial" w:ascii="Arial" w:hAnsi="Arial"/>
          <w:spacing w:val="40"/>
          <w:sz w:val="24"/>
        </w:rPr>
        <w:t xml:space="preserve"> </w:t>
      </w:r>
      <w:r>
        <w:rPr>
          <w:rFonts w:cs="Arial" w:ascii="Arial" w:hAnsi="Arial"/>
          <w:w w:val="95"/>
          <w:sz w:val="24"/>
        </w:rPr>
        <w:t xml:space="preserve">an update. </w:t>
      </w:r>
      <w:r>
        <w:rPr>
          <w:rFonts w:cs="Arial" w:ascii="Arial" w:hAnsi="Arial"/>
          <w:i/>
          <w:w w:val="95"/>
          <w:sz w:val="24"/>
        </w:rPr>
        <w:t>Bee World</w:t>
      </w:r>
      <w:r>
        <w:rPr>
          <w:rFonts w:cs="Arial" w:ascii="Arial" w:hAnsi="Arial"/>
          <w:w w:val="95"/>
          <w:sz w:val="24"/>
        </w:rPr>
        <w:t xml:space="preserve">, 82(3):115–129. </w:t>
      </w:r>
      <w:bookmarkStart w:id="122" w:name="_bookmark115"/>
      <w:bookmarkEnd w:id="122"/>
      <w:r>
        <w:rPr>
          <w:rFonts w:cs="Arial" w:ascii="Arial" w:hAnsi="Arial"/>
          <w:sz w:val="24"/>
        </w:rPr>
        <w:t>Wickham,</w:t>
      </w:r>
      <w:r>
        <w:rPr>
          <w:rFonts w:cs="Arial" w:ascii="Arial" w:hAnsi="Arial"/>
          <w:spacing w:val="-10"/>
          <w:sz w:val="24"/>
        </w:rPr>
        <w:t xml:space="preserve"> </w:t>
      </w:r>
      <w:r>
        <w:rPr>
          <w:rFonts w:cs="Arial" w:ascii="Arial" w:hAnsi="Arial"/>
          <w:sz w:val="24"/>
        </w:rPr>
        <w:t>H.</w:t>
      </w:r>
      <w:r>
        <w:rPr>
          <w:rFonts w:cs="Arial" w:ascii="Arial" w:hAnsi="Arial"/>
          <w:spacing w:val="-11"/>
          <w:sz w:val="24"/>
        </w:rPr>
        <w:t xml:space="preserve"> </w:t>
      </w:r>
      <w:r>
        <w:rPr>
          <w:rFonts w:cs="Arial" w:ascii="Arial" w:hAnsi="Arial"/>
          <w:sz w:val="24"/>
        </w:rPr>
        <w:t xml:space="preserve">2016. </w:t>
      </w:r>
      <w:r>
        <w:rPr>
          <w:rFonts w:cs="Arial" w:ascii="Arial" w:hAnsi="Arial"/>
          <w:i/>
          <w:sz w:val="24"/>
        </w:rPr>
        <w:t>ggplot2:</w:t>
      </w:r>
      <w:r>
        <w:rPr>
          <w:rFonts w:cs="Arial" w:ascii="Arial" w:hAnsi="Arial"/>
          <w:i/>
          <w:spacing w:val="13"/>
          <w:sz w:val="24"/>
        </w:rPr>
        <w:t xml:space="preserve"> </w:t>
      </w:r>
      <w:r>
        <w:rPr>
          <w:rFonts w:cs="Arial" w:ascii="Arial" w:hAnsi="Arial"/>
          <w:i/>
          <w:sz w:val="24"/>
        </w:rPr>
        <w:t>Elegant</w:t>
      </w:r>
      <w:r>
        <w:rPr>
          <w:rFonts w:cs="Arial" w:ascii="Arial" w:hAnsi="Arial"/>
          <w:i/>
          <w:spacing w:val="-9"/>
          <w:sz w:val="24"/>
        </w:rPr>
        <w:t xml:space="preserve"> </w:t>
      </w:r>
      <w:r>
        <w:rPr>
          <w:rFonts w:cs="Arial" w:ascii="Arial" w:hAnsi="Arial"/>
          <w:i/>
          <w:sz w:val="24"/>
        </w:rPr>
        <w:t>Graphics</w:t>
      </w:r>
      <w:r>
        <w:rPr>
          <w:rFonts w:cs="Arial" w:ascii="Arial" w:hAnsi="Arial"/>
          <w:i/>
          <w:spacing w:val="-9"/>
          <w:sz w:val="24"/>
        </w:rPr>
        <w:t xml:space="preserve"> </w:t>
      </w:r>
      <w:r>
        <w:rPr>
          <w:rFonts w:cs="Arial" w:ascii="Arial" w:hAnsi="Arial"/>
          <w:i/>
          <w:sz w:val="24"/>
        </w:rPr>
        <w:t>for</w:t>
      </w:r>
      <w:r>
        <w:rPr>
          <w:rFonts w:cs="Arial" w:ascii="Arial" w:hAnsi="Arial"/>
          <w:i/>
          <w:spacing w:val="-9"/>
          <w:sz w:val="24"/>
        </w:rPr>
        <w:t xml:space="preserve"> </w:t>
      </w:r>
      <w:r>
        <w:rPr>
          <w:rFonts w:cs="Arial" w:ascii="Arial" w:hAnsi="Arial"/>
          <w:i/>
          <w:sz w:val="24"/>
        </w:rPr>
        <w:t>Data</w:t>
      </w:r>
      <w:r>
        <w:rPr>
          <w:rFonts w:cs="Arial" w:ascii="Arial" w:hAnsi="Arial"/>
          <w:i/>
          <w:spacing w:val="-9"/>
          <w:sz w:val="24"/>
        </w:rPr>
        <w:t xml:space="preserve"> </w:t>
      </w:r>
      <w:r>
        <w:rPr>
          <w:rFonts w:cs="Arial" w:ascii="Arial" w:hAnsi="Arial"/>
          <w:i/>
          <w:sz w:val="24"/>
        </w:rPr>
        <w:t>Analysis</w:t>
      </w:r>
      <w:r>
        <w:rPr>
          <w:rFonts w:cs="Arial" w:ascii="Arial" w:hAnsi="Arial"/>
          <w:sz w:val="24"/>
        </w:rPr>
        <w:t>.</w:t>
      </w:r>
      <w:r>
        <w:rPr>
          <w:rFonts w:cs="Arial" w:ascii="Arial" w:hAnsi="Arial"/>
          <w:spacing w:val="1"/>
          <w:sz w:val="24"/>
        </w:rPr>
        <w:t xml:space="preserve"> </w:t>
      </w:r>
      <w:r>
        <w:rPr>
          <w:rFonts w:cs="Arial" w:ascii="Arial" w:hAnsi="Arial"/>
          <w:sz w:val="24"/>
        </w:rPr>
        <w:t>Springer-Verlag</w:t>
      </w:r>
      <w:r>
        <w:rPr>
          <w:rFonts w:cs="Arial" w:ascii="Arial" w:hAnsi="Arial"/>
          <w:spacing w:val="-11"/>
          <w:sz w:val="24"/>
        </w:rPr>
        <w:t xml:space="preserve"> </w:t>
      </w:r>
      <w:r>
        <w:rPr>
          <w:rFonts w:cs="Arial" w:ascii="Arial" w:hAnsi="Arial"/>
          <w:sz w:val="24"/>
        </w:rPr>
        <w:t>New</w:t>
      </w:r>
      <w:r>
        <w:rPr>
          <w:rFonts w:cs="Arial" w:ascii="Arial" w:hAnsi="Arial"/>
          <w:spacing w:val="-12"/>
          <w:sz w:val="24"/>
        </w:rPr>
        <w:t xml:space="preserve"> </w:t>
      </w:r>
      <w:r>
        <w:rPr>
          <w:rFonts w:cs="Arial" w:ascii="Arial" w:hAnsi="Arial"/>
          <w:spacing w:val="-2"/>
          <w:sz w:val="24"/>
        </w:rPr>
        <w:t>York.</w:t>
      </w:r>
    </w:p>
    <w:p>
      <w:pPr>
        <w:pStyle w:val="Normal"/>
        <w:spacing w:lineRule="auto" w:line="228" w:before="42" w:after="0"/>
        <w:ind w:left="354" w:right="1006" w:hanging="235"/>
        <w:rPr>
          <w:rFonts w:ascii="Arial" w:hAnsi="Arial" w:cs="Arial"/>
          <w:sz w:val="24"/>
        </w:rPr>
      </w:pPr>
      <w:bookmarkStart w:id="123" w:name="_bookmark116"/>
      <w:bookmarkEnd w:id="123"/>
      <w:r>
        <w:rPr>
          <w:rFonts w:cs="Arial" w:ascii="Arial" w:hAnsi="Arial"/>
          <w:sz w:val="24"/>
        </w:rPr>
        <w:t>Williams,</w:t>
      </w:r>
      <w:r>
        <w:rPr>
          <w:rFonts w:cs="Arial" w:ascii="Arial" w:hAnsi="Arial"/>
          <w:spacing w:val="2"/>
          <w:sz w:val="24"/>
        </w:rPr>
        <w:t xml:space="preserve"> </w:t>
      </w:r>
      <w:r>
        <w:rPr>
          <w:rFonts w:cs="Arial" w:ascii="Arial" w:hAnsi="Arial"/>
          <w:sz w:val="24"/>
        </w:rPr>
        <w:t>I.</w:t>
      </w:r>
      <w:r>
        <w:rPr>
          <w:rFonts w:cs="Arial" w:ascii="Arial" w:hAnsi="Arial"/>
          <w:spacing w:val="1"/>
          <w:sz w:val="24"/>
        </w:rPr>
        <w:t xml:space="preserve"> </w:t>
      </w:r>
      <w:r>
        <w:rPr>
          <w:rFonts w:cs="Arial" w:ascii="Arial" w:hAnsi="Arial"/>
          <w:sz w:val="24"/>
        </w:rPr>
        <w:t>H.,</w:t>
      </w:r>
      <w:r>
        <w:rPr>
          <w:rFonts w:cs="Arial" w:ascii="Arial" w:hAnsi="Arial"/>
          <w:spacing w:val="2"/>
          <w:sz w:val="24"/>
        </w:rPr>
        <w:t xml:space="preserve"> </w:t>
      </w:r>
      <w:r>
        <w:rPr>
          <w:rFonts w:cs="Arial" w:ascii="Arial" w:hAnsi="Arial"/>
          <w:sz w:val="24"/>
        </w:rPr>
        <w:t>Martin,</w:t>
      </w:r>
      <w:r>
        <w:rPr>
          <w:rFonts w:cs="Arial" w:ascii="Arial" w:hAnsi="Arial"/>
          <w:spacing w:val="3"/>
          <w:sz w:val="24"/>
        </w:rPr>
        <w:t xml:space="preserve"> </w:t>
      </w:r>
      <w:r>
        <w:rPr>
          <w:rFonts w:cs="Arial" w:ascii="Arial" w:hAnsi="Arial"/>
          <w:sz w:val="24"/>
        </w:rPr>
        <w:t>A.,</w:t>
      </w:r>
      <w:r>
        <w:rPr>
          <w:rFonts w:cs="Arial" w:ascii="Arial" w:hAnsi="Arial"/>
          <w:spacing w:val="2"/>
          <w:sz w:val="24"/>
        </w:rPr>
        <w:t xml:space="preserve"> </w:t>
      </w:r>
      <w:r>
        <w:rPr>
          <w:rFonts w:cs="Arial" w:ascii="Arial" w:hAnsi="Arial"/>
          <w:sz w:val="24"/>
        </w:rPr>
        <w:t>and</w:t>
      </w:r>
      <w:r>
        <w:rPr>
          <w:rFonts w:cs="Arial" w:ascii="Arial" w:hAnsi="Arial"/>
          <w:spacing w:val="1"/>
          <w:sz w:val="24"/>
        </w:rPr>
        <w:t xml:space="preserve"> </w:t>
      </w:r>
      <w:r>
        <w:rPr>
          <w:rFonts w:cs="Arial" w:ascii="Arial" w:hAnsi="Arial"/>
          <w:sz w:val="24"/>
        </w:rPr>
        <w:t>White,</w:t>
      </w:r>
      <w:r>
        <w:rPr>
          <w:rFonts w:cs="Arial" w:ascii="Arial" w:hAnsi="Arial"/>
          <w:spacing w:val="2"/>
          <w:sz w:val="24"/>
        </w:rPr>
        <w:t xml:space="preserve"> </w:t>
      </w:r>
      <w:r>
        <w:rPr>
          <w:rFonts w:cs="Arial" w:ascii="Arial" w:hAnsi="Arial"/>
          <w:sz w:val="24"/>
        </w:rPr>
        <w:t>R.</w:t>
      </w:r>
      <w:r>
        <w:rPr>
          <w:rFonts w:cs="Arial" w:ascii="Arial" w:hAnsi="Arial"/>
          <w:spacing w:val="1"/>
          <w:sz w:val="24"/>
        </w:rPr>
        <w:t xml:space="preserve"> </w:t>
      </w:r>
      <w:r>
        <w:rPr>
          <w:rFonts w:cs="Arial" w:ascii="Arial" w:hAnsi="Arial"/>
          <w:sz w:val="24"/>
        </w:rPr>
        <w:t>1986.</w:t>
      </w:r>
      <w:r>
        <w:rPr>
          <w:rFonts w:cs="Arial" w:ascii="Arial" w:hAnsi="Arial"/>
          <w:spacing w:val="33"/>
          <w:sz w:val="24"/>
        </w:rPr>
        <w:t xml:space="preserve"> </w:t>
      </w:r>
      <w:r>
        <w:rPr>
          <w:rFonts w:cs="Arial" w:ascii="Arial" w:hAnsi="Arial"/>
          <w:sz w:val="24"/>
        </w:rPr>
        <w:t>The</w:t>
      </w:r>
      <w:r>
        <w:rPr>
          <w:rFonts w:cs="Arial" w:ascii="Arial" w:hAnsi="Arial"/>
          <w:spacing w:val="1"/>
          <w:sz w:val="24"/>
        </w:rPr>
        <w:t xml:space="preserve"> </w:t>
      </w:r>
      <w:r>
        <w:rPr>
          <w:rFonts w:cs="Arial" w:ascii="Arial" w:hAnsi="Arial"/>
          <w:sz w:val="24"/>
        </w:rPr>
        <w:t>pollination requirements</w:t>
      </w:r>
      <w:r>
        <w:rPr>
          <w:rFonts w:cs="Arial" w:ascii="Arial" w:hAnsi="Arial"/>
          <w:spacing w:val="1"/>
          <w:sz w:val="24"/>
        </w:rPr>
        <w:t xml:space="preserve"> </w:t>
      </w:r>
      <w:r>
        <w:rPr>
          <w:rFonts w:cs="Arial" w:ascii="Arial" w:hAnsi="Arial"/>
          <w:sz w:val="24"/>
        </w:rPr>
        <w:t>of oil-seed rape (</w:t>
      </w:r>
      <w:r>
        <w:rPr>
          <w:rFonts w:cs="Arial" w:ascii="Arial" w:hAnsi="Arial"/>
          <w:i/>
          <w:sz w:val="24"/>
        </w:rPr>
        <w:t>Brassica napus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The Journal of Agricultural Science</w:t>
      </w:r>
      <w:r>
        <w:rPr>
          <w:rFonts w:cs="Arial" w:ascii="Arial" w:hAnsi="Arial"/>
          <w:sz w:val="24"/>
        </w:rPr>
        <w:t>, 106(01):27–30.</w:t>
      </w:r>
    </w:p>
    <w:p>
      <w:pPr>
        <w:pStyle w:val="TextBody"/>
        <w:spacing w:lineRule="auto" w:line="228" w:before="210" w:after="0"/>
        <w:ind w:left="354" w:right="1101" w:hanging="235"/>
        <w:rPr>
          <w:rFonts w:ascii="Arial" w:hAnsi="Arial" w:cs="Arial"/>
        </w:rPr>
      </w:pPr>
      <w:bookmarkStart w:id="124" w:name="_bookmark117"/>
      <w:bookmarkEnd w:id="124"/>
      <w:r>
        <w:rPr>
          <w:rFonts w:cs="Arial" w:ascii="Arial" w:hAnsi="Arial"/>
          <w:w w:val="95"/>
        </w:rPr>
        <w:t>Zhang, H. and Flottmann, S. 2018.</w:t>
      </w:r>
      <w:r>
        <w:rPr>
          <w:rFonts w:cs="Arial" w:ascii="Arial" w:hAnsi="Arial"/>
          <w:spacing w:val="35"/>
        </w:rPr>
        <w:t xml:space="preserve"> </w:t>
      </w:r>
      <w:r>
        <w:rPr>
          <w:rFonts w:cs="Arial" w:ascii="Arial" w:hAnsi="Arial"/>
          <w:w w:val="95"/>
        </w:rPr>
        <w:t>Source-sink manipulations indicate seed yield in canola</w:t>
      </w:r>
      <w:r>
        <w:rPr>
          <w:rFonts w:cs="Arial" w:ascii="Arial" w:hAnsi="Arial"/>
          <w:spacing w:val="40"/>
        </w:rPr>
        <w:t xml:space="preserve"> </w:t>
      </w:r>
      <w:r>
        <w:rPr>
          <w:rFonts w:cs="Arial" w:ascii="Arial" w:hAnsi="Arial"/>
        </w:rPr>
        <w:t>is limited by source availability.</w:t>
      </w:r>
      <w:r>
        <w:rPr>
          <w:rFonts w:cs="Arial" w:ascii="Arial" w:hAnsi="Arial"/>
          <w:spacing w:val="32"/>
        </w:rPr>
        <w:t xml:space="preserve"> </w:t>
      </w:r>
      <w:r>
        <w:rPr>
          <w:rFonts w:cs="Arial" w:ascii="Arial" w:hAnsi="Arial"/>
          <w:i/>
        </w:rPr>
        <w:t>European Journal of Agronomy</w:t>
      </w:r>
      <w:r>
        <w:rPr>
          <w:rFonts w:cs="Arial" w:ascii="Arial" w:hAnsi="Arial"/>
        </w:rPr>
        <w:t>, 96:70–76.</w:t>
      </w:r>
      <w:bookmarkStart w:id="125" w:name="_bookmark118"/>
    </w:p>
    <w:p>
      <w:pPr>
        <w:sectPr>
          <w:footerReference w:type="default" r:id="rId19"/>
          <w:type w:val="nextPage"/>
          <w:pgSz w:w="12240" w:h="15840"/>
          <w:pgMar w:left="1320" w:right="380" w:gutter="0" w:header="0" w:top="1420" w:footer="822" w:bottom="1020"/>
          <w:pgNumType w:fmt="decimal"/>
          <w:formProt w:val="false"/>
          <w:textDirection w:val="lrTb"/>
          <w:docGrid w:type="default" w:linePitch="100" w:charSpace="4096"/>
        </w:sectPr>
        <w:pStyle w:val="TextBody"/>
        <w:spacing w:before="200" w:after="0"/>
        <w:ind w:left="354" w:right="1056" w:hanging="235"/>
        <w:jc w:val="both"/>
        <w:rPr>
          <w:rFonts w:ascii="Arial" w:hAnsi="Arial" w:cs="Arial"/>
        </w:rPr>
      </w:pPr>
      <w:bookmarkEnd w:id="125"/>
      <w:r>
        <w:rPr>
          <w:rFonts w:cs="Arial" w:ascii="Arial" w:hAnsi="Arial"/>
        </w:rPr>
        <w:t>Zurbuchen,</w:t>
      </w:r>
      <w:r>
        <w:rPr>
          <w:rFonts w:cs="Arial" w:ascii="Arial" w:hAnsi="Arial"/>
          <w:spacing w:val="-15"/>
        </w:rPr>
        <w:t xml:space="preserve"> </w:t>
      </w:r>
      <w:r>
        <w:rPr>
          <w:rFonts w:cs="Arial" w:ascii="Arial" w:hAnsi="Arial"/>
        </w:rPr>
        <w:t>A.,</w:t>
      </w:r>
      <w:r>
        <w:rPr>
          <w:rFonts w:cs="Arial" w:ascii="Arial" w:hAnsi="Arial"/>
          <w:spacing w:val="-14"/>
        </w:rPr>
        <w:t xml:space="preserve"> </w:t>
      </w:r>
      <w:r>
        <w:rPr>
          <w:rFonts w:cs="Arial" w:ascii="Arial" w:hAnsi="Arial"/>
        </w:rPr>
        <w:t>Landert,</w:t>
      </w:r>
      <w:r>
        <w:rPr>
          <w:rFonts w:cs="Arial" w:ascii="Arial" w:hAnsi="Arial"/>
          <w:spacing w:val="-15"/>
        </w:rPr>
        <w:t xml:space="preserve"> </w:t>
      </w:r>
      <w:r>
        <w:rPr>
          <w:rFonts w:cs="Arial" w:ascii="Arial" w:hAnsi="Arial"/>
        </w:rPr>
        <w:t>L.,</w:t>
      </w:r>
      <w:r>
        <w:rPr>
          <w:rFonts w:cs="Arial" w:ascii="Arial" w:hAnsi="Arial"/>
          <w:spacing w:val="-14"/>
        </w:rPr>
        <w:t xml:space="preserve"> </w:t>
      </w:r>
      <w:r>
        <w:rPr>
          <w:rFonts w:cs="Arial" w:ascii="Arial" w:hAnsi="Arial"/>
        </w:rPr>
        <w:t>Klaiber,</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spacing w:val="13"/>
          <w:w w:val="102"/>
        </w:rPr>
        <w:t>M</w:t>
      </w:r>
      <w:r>
        <w:rPr>
          <w:rFonts w:cs="Arial" w:ascii="Arial" w:hAnsi="Arial"/>
          <w:spacing w:val="-110"/>
        </w:rPr>
        <w:t>u</w:t>
      </w:r>
      <w:r>
        <w:rPr>
          <w:rFonts w:cs="Arial" w:ascii="Arial" w:hAnsi="Arial"/>
          <w:spacing w:val="20"/>
          <w:w w:val="103"/>
        </w:rPr>
        <w:t>¨</w:t>
      </w:r>
      <w:r>
        <w:rPr>
          <w:rFonts w:cs="Arial" w:ascii="Arial" w:hAnsi="Arial"/>
          <w:spacing w:val="14"/>
          <w:w w:val="99"/>
        </w:rPr>
        <w:t>ller,</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Hein,</w:t>
      </w:r>
      <w:r>
        <w:rPr>
          <w:rFonts w:cs="Arial" w:ascii="Arial" w:hAnsi="Arial"/>
          <w:spacing w:val="-15"/>
        </w:rPr>
        <w:t xml:space="preserve"> </w:t>
      </w:r>
      <w:r>
        <w:rPr>
          <w:rFonts w:cs="Arial" w:ascii="Arial" w:hAnsi="Arial"/>
        </w:rPr>
        <w:t>S.,</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Dorn,</w:t>
      </w:r>
      <w:r>
        <w:rPr>
          <w:rFonts w:cs="Arial" w:ascii="Arial" w:hAnsi="Arial"/>
          <w:spacing w:val="-14"/>
        </w:rPr>
        <w:t xml:space="preserve"> </w:t>
      </w:r>
      <w:r>
        <w:rPr>
          <w:rFonts w:cs="Arial" w:ascii="Arial" w:hAnsi="Arial"/>
        </w:rPr>
        <w:t>S.</w:t>
      </w:r>
      <w:r>
        <w:rPr>
          <w:rFonts w:cs="Arial" w:ascii="Arial" w:hAnsi="Arial"/>
          <w:spacing w:val="-15"/>
        </w:rPr>
        <w:t xml:space="preserve"> </w:t>
      </w:r>
      <w:r>
        <w:rPr>
          <w:rFonts w:cs="Arial" w:ascii="Arial" w:hAnsi="Arial"/>
        </w:rPr>
        <w:t>2010.</w:t>
      </w:r>
      <w:r>
        <w:rPr>
          <w:rFonts w:cs="Arial" w:ascii="Arial" w:hAnsi="Arial"/>
          <w:spacing w:val="-14"/>
        </w:rPr>
        <w:t xml:space="preserve"> </w:t>
      </w:r>
      <w:r>
        <w:rPr>
          <w:rFonts w:cs="Arial" w:ascii="Arial" w:hAnsi="Arial"/>
        </w:rPr>
        <w:t>Maximum foraging ranges in solitary bees:</w:t>
      </w:r>
      <w:r>
        <w:rPr>
          <w:rFonts w:cs="Arial" w:ascii="Arial" w:hAnsi="Arial"/>
          <w:spacing w:val="33"/>
        </w:rPr>
        <w:t xml:space="preserve"> </w:t>
      </w:r>
      <w:r>
        <w:rPr>
          <w:rFonts w:cs="Arial" w:ascii="Arial" w:hAnsi="Arial"/>
        </w:rPr>
        <w:t>only few individuals have the capability to cover long foraging distances.</w:t>
      </w:r>
      <w:r>
        <w:rPr>
          <w:rFonts w:cs="Arial" w:ascii="Arial" w:hAnsi="Arial"/>
          <w:spacing w:val="27"/>
        </w:rPr>
        <w:t xml:space="preserve"> </w:t>
      </w:r>
      <w:r>
        <w:rPr>
          <w:rFonts w:cs="Arial" w:ascii="Arial" w:hAnsi="Arial"/>
          <w:i/>
        </w:rPr>
        <w:t>Biological Conservation</w:t>
      </w:r>
      <w:r>
        <w:rPr>
          <w:rFonts w:cs="Arial" w:ascii="Arial" w:hAnsi="Arial"/>
        </w:rPr>
        <w:t>, 143(3):669–676.</w:t>
      </w:r>
    </w:p>
    <w:p>
      <w:pPr>
        <w:pStyle w:val="TextBody"/>
        <w:spacing w:before="42" w:after="0"/>
        <w:ind w:left="1311" w:hanging="0"/>
        <w:rPr>
          <w:rFonts w:ascii="Arial" w:hAnsi="Arial" w:cs="Arial"/>
        </w:rPr>
      </w:pPr>
      <w:bookmarkStart w:id="126" w:name="_bookmark119"/>
      <w:bookmarkEnd w:id="126"/>
      <w:r>
        <w:rPr>
          <w:rFonts w:cs="Arial" w:ascii="Arial" w:hAnsi="Arial"/>
          <w:w w:val="95"/>
        </w:rPr>
        <w:t>Table</w:t>
      </w:r>
      <w:r>
        <w:rPr>
          <w:rFonts w:cs="Arial" w:ascii="Arial" w:hAnsi="Arial"/>
          <w:spacing w:val="13"/>
        </w:rPr>
        <w:t xml:space="preserve"> </w:t>
      </w:r>
      <w:r>
        <w:rPr>
          <w:rFonts w:cs="Arial" w:ascii="Arial" w:hAnsi="Arial"/>
          <w:w w:val="95"/>
        </w:rPr>
        <w:t>S1:</w:t>
      </w:r>
      <w:r>
        <w:rPr>
          <w:rFonts w:cs="Arial" w:ascii="Arial" w:hAnsi="Arial"/>
          <w:spacing w:val="37"/>
        </w:rPr>
        <w:t xml:space="preserve"> </w:t>
      </w:r>
      <w:r>
        <w:rPr>
          <w:rFonts w:cs="Arial" w:ascii="Arial" w:hAnsi="Arial"/>
          <w:w w:val="95"/>
        </w:rPr>
        <w:t>Summary</w:t>
      </w:r>
      <w:r>
        <w:rPr>
          <w:rFonts w:cs="Arial" w:ascii="Arial" w:hAnsi="Arial"/>
          <w:spacing w:val="14"/>
        </w:rPr>
        <w:t xml:space="preserve"> </w:t>
      </w:r>
      <w:r>
        <w:rPr>
          <w:rFonts w:cs="Arial" w:ascii="Arial" w:hAnsi="Arial"/>
          <w:w w:val="95"/>
        </w:rPr>
        <w:t>of</w:t>
      </w:r>
      <w:r>
        <w:rPr>
          <w:rFonts w:cs="Arial" w:ascii="Arial" w:hAnsi="Arial"/>
          <w:spacing w:val="14"/>
        </w:rPr>
        <w:t xml:space="preserve"> </w:t>
      </w:r>
      <w:r>
        <w:rPr>
          <w:rFonts w:cs="Arial" w:ascii="Arial" w:hAnsi="Arial"/>
          <w:w w:val="95"/>
        </w:rPr>
        <w:t>variables</w:t>
      </w:r>
      <w:r>
        <w:rPr>
          <w:rFonts w:cs="Arial" w:ascii="Arial" w:hAnsi="Arial"/>
          <w:spacing w:val="14"/>
        </w:rPr>
        <w:t xml:space="preserve"> </w:t>
      </w:r>
      <w:r>
        <w:rPr>
          <w:rFonts w:cs="Arial" w:ascii="Arial" w:hAnsi="Arial"/>
          <w:w w:val="95"/>
        </w:rPr>
        <w:t>used</w:t>
      </w:r>
      <w:r>
        <w:rPr>
          <w:rFonts w:cs="Arial" w:ascii="Arial" w:hAnsi="Arial"/>
          <w:spacing w:val="13"/>
        </w:rPr>
        <w:t xml:space="preserve"> </w:t>
      </w:r>
      <w:r>
        <w:rPr>
          <w:rFonts w:cs="Arial" w:ascii="Arial" w:hAnsi="Arial"/>
          <w:w w:val="95"/>
        </w:rPr>
        <w:t>in</w:t>
      </w:r>
      <w:r>
        <w:rPr>
          <w:rFonts w:cs="Arial" w:ascii="Arial" w:hAnsi="Arial"/>
          <w:spacing w:val="14"/>
        </w:rPr>
        <w:t xml:space="preserve"> </w:t>
      </w:r>
      <w:r>
        <w:rPr>
          <w:rFonts w:cs="Arial" w:ascii="Arial" w:hAnsi="Arial"/>
          <w:w w:val="95"/>
        </w:rPr>
        <w:t>structural</w:t>
      </w:r>
      <w:r>
        <w:rPr>
          <w:rFonts w:cs="Arial" w:ascii="Arial" w:hAnsi="Arial"/>
          <w:spacing w:val="14"/>
        </w:rPr>
        <w:t xml:space="preserve"> </w:t>
      </w:r>
      <w:r>
        <w:rPr>
          <w:rFonts w:cs="Arial" w:ascii="Arial" w:hAnsi="Arial"/>
          <w:w w:val="95"/>
        </w:rPr>
        <w:t>equation</w:t>
      </w:r>
      <w:r>
        <w:rPr>
          <w:rFonts w:cs="Arial" w:ascii="Arial" w:hAnsi="Arial"/>
          <w:spacing w:val="14"/>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9228" w:type="dxa"/>
        <w:jc w:val="left"/>
        <w:tblInd w:w="194" w:type="dxa"/>
        <w:tblLayout w:type="fixed"/>
        <w:tblCellMar>
          <w:top w:w="0" w:type="dxa"/>
          <w:left w:w="0" w:type="dxa"/>
          <w:bottom w:w="0" w:type="dxa"/>
          <w:right w:w="5" w:type="dxa"/>
        </w:tblCellMar>
        <w:tblLook w:val="01e0" w:noHBand="0" w:noVBand="0" w:firstColumn="1" w:lastRow="1" w:lastColumn="1" w:firstRow="1"/>
      </w:tblPr>
      <w:tblGrid>
        <w:gridCol w:w="1446"/>
        <w:gridCol w:w="3186"/>
        <w:gridCol w:w="898"/>
        <w:gridCol w:w="1008"/>
        <w:gridCol w:w="897"/>
        <w:gridCol w:w="781"/>
        <w:gridCol w:w="1011"/>
      </w:tblGrid>
      <w:tr>
        <w:trPr>
          <w:trHeight w:val="286" w:hRule="atLeast"/>
        </w:trPr>
        <w:tc>
          <w:tcPr>
            <w:tcW w:w="1446" w:type="dxa"/>
            <w:tcBorders>
              <w:top w:val="single" w:sz="4" w:space="0" w:color="000000"/>
              <w:bottom w:val="single" w:sz="4" w:space="0" w:color="000000"/>
              <w:right w:val="single" w:sz="4" w:space="0" w:color="000000"/>
            </w:tcBorders>
          </w:tcPr>
          <w:p>
            <w:pPr>
              <w:pStyle w:val="TableParagraph"/>
              <w:widowControl w:val="false"/>
              <w:spacing w:lineRule="exact" w:line="254"/>
              <w:ind w:left="114" w:right="0" w:hanging="0"/>
              <w:jc w:val="left"/>
              <w:rPr>
                <w:rFonts w:ascii="Arial" w:hAnsi="Arial" w:cs="Arial"/>
                <w:sz w:val="24"/>
              </w:rPr>
            </w:pPr>
            <w:r>
              <w:rPr>
                <w:rFonts w:cs="Arial" w:ascii="Arial" w:hAnsi="Arial"/>
                <w:sz w:val="24"/>
              </w:rPr>
              <w:t>Field</w:t>
            </w:r>
            <w:r>
              <w:rPr>
                <w:rFonts w:cs="Arial" w:ascii="Arial" w:hAnsi="Arial"/>
                <w:spacing w:val="-3"/>
                <w:sz w:val="24"/>
              </w:rPr>
              <w:t xml:space="preserve"> </w:t>
            </w:r>
            <w:r>
              <w:rPr>
                <w:rFonts w:cs="Arial" w:ascii="Arial" w:hAnsi="Arial"/>
                <w:spacing w:val="-4"/>
                <w:sz w:val="24"/>
              </w:rPr>
              <w:t>Type</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z w:val="24"/>
              </w:rPr>
            </w:pPr>
            <w:r>
              <w:rPr>
                <w:rFonts w:cs="Arial" w:ascii="Arial" w:hAnsi="Arial"/>
                <w:spacing w:val="-2"/>
                <w:sz w:val="24"/>
              </w:rPr>
              <w:t>Variable</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right="116" w:hanging="0"/>
              <w:rPr>
                <w:rFonts w:ascii="Arial" w:hAnsi="Arial" w:cs="Arial"/>
                <w:sz w:val="24"/>
              </w:rPr>
            </w:pPr>
            <w:r>
              <w:rPr>
                <w:rFonts w:cs="Arial" w:ascii="Arial" w:hAnsi="Arial"/>
                <w:spacing w:val="-4"/>
                <w:sz w:val="24"/>
              </w:rPr>
              <w:t>Mean</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right="116" w:hanging="0"/>
              <w:rPr>
                <w:rFonts w:ascii="Arial" w:hAnsi="Arial" w:cs="Arial"/>
                <w:sz w:val="24"/>
              </w:rPr>
            </w:pPr>
            <w:r>
              <w:rPr>
                <w:rFonts w:cs="Arial" w:ascii="Arial" w:hAnsi="Arial"/>
                <w:spacing w:val="-2"/>
                <w:sz w:val="24"/>
              </w:rPr>
              <w:t>Median</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right="117" w:hanging="0"/>
              <w:rPr>
                <w:rFonts w:ascii="Arial" w:hAnsi="Arial" w:cs="Arial"/>
                <w:sz w:val="24"/>
              </w:rPr>
            </w:pPr>
            <w:r>
              <w:rPr>
                <w:rFonts w:cs="Arial" w:ascii="Arial" w:hAnsi="Arial"/>
                <w:spacing w:val="-5"/>
                <w:sz w:val="24"/>
              </w:rPr>
              <w:t>SD</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rPr>
                <w:rFonts w:ascii="Arial" w:hAnsi="Arial" w:cs="Arial"/>
                <w:sz w:val="24"/>
              </w:rPr>
            </w:pPr>
            <w:r>
              <w:rPr>
                <w:rFonts w:cs="Arial" w:ascii="Arial" w:hAnsi="Arial"/>
                <w:spacing w:val="-5"/>
                <w:sz w:val="24"/>
              </w:rPr>
              <w:t>Min</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54"/>
              <w:ind w:right="115" w:hanging="0"/>
              <w:rPr>
                <w:rFonts w:ascii="Arial" w:hAnsi="Arial" w:cs="Arial"/>
                <w:sz w:val="24"/>
              </w:rPr>
            </w:pPr>
            <w:r>
              <w:rPr>
                <w:rFonts w:cs="Arial" w:ascii="Arial" w:hAnsi="Arial"/>
                <w:spacing w:val="-5"/>
                <w:sz w:val="24"/>
              </w:rPr>
              <w:t>Max</w:t>
            </w:r>
          </w:p>
        </w:tc>
      </w:tr>
      <w:tr>
        <w:trPr>
          <w:trHeight w:val="286" w:hRule="atLeast"/>
        </w:trPr>
        <w:tc>
          <w:tcPr>
            <w:tcW w:w="144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before="10" w:after="0"/>
              <w:ind w:right="0" w:hanging="0"/>
              <w:jc w:val="left"/>
              <w:rPr>
                <w:rFonts w:ascii="Arial" w:hAnsi="Arial" w:cs="Arial"/>
                <w:sz w:val="30"/>
              </w:rPr>
            </w:pPr>
            <w:r>
              <w:rPr>
                <w:rFonts w:cs="Arial" w:ascii="Arial" w:hAnsi="Arial"/>
                <w:sz w:val="30"/>
              </w:rPr>
            </w:r>
          </w:p>
          <w:p>
            <w:pPr>
              <w:pStyle w:val="TableParagraph"/>
              <w:widowControl w:val="false"/>
              <w:spacing w:lineRule="auto" w:line="240"/>
              <w:ind w:left="114" w:right="0" w:hanging="0"/>
              <w:jc w:val="left"/>
              <w:rPr>
                <w:rFonts w:ascii="Arial" w:hAnsi="Arial" w:cs="Arial"/>
                <w:sz w:val="24"/>
              </w:rPr>
            </w:pPr>
            <w:r>
              <w:rPr>
                <w:rFonts w:cs="Arial" w:ascii="Arial" w:hAnsi="Arial"/>
                <w:spacing w:val="-2"/>
                <w:sz w:val="24"/>
              </w:rPr>
              <w:t>Commodity</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z w:val="24"/>
              </w:rPr>
            </w:pPr>
            <w:r>
              <w:rPr>
                <w:rFonts w:cs="Arial" w:ascii="Arial" w:hAnsi="Arial"/>
                <w:w w:val="95"/>
                <w:sz w:val="24"/>
              </w:rPr>
              <w:t>Number</w:t>
            </w:r>
            <w:r>
              <w:rPr>
                <w:rFonts w:cs="Arial" w:ascii="Arial" w:hAnsi="Arial"/>
                <w:spacing w:val="4"/>
                <w:sz w:val="24"/>
              </w:rPr>
              <w:t xml:space="preserve"> </w:t>
            </w:r>
            <w:r>
              <w:rPr>
                <w:rFonts w:cs="Arial" w:ascii="Arial" w:hAnsi="Arial"/>
                <w:w w:val="95"/>
                <w:sz w:val="24"/>
              </w:rPr>
              <w:t>of</w:t>
            </w:r>
            <w:r>
              <w:rPr>
                <w:rFonts w:cs="Arial" w:ascii="Arial" w:hAnsi="Arial"/>
                <w:spacing w:val="4"/>
                <w:sz w:val="24"/>
              </w:rPr>
              <w:t xml:space="preserve"> </w:t>
            </w:r>
            <w:r>
              <w:rPr>
                <w:rFonts w:cs="Arial" w:ascii="Arial" w:hAnsi="Arial"/>
                <w:spacing w:val="-2"/>
                <w:w w:val="95"/>
                <w:sz w:val="24"/>
              </w:rPr>
              <w:t>hives</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right="117" w:hanging="0"/>
              <w:rPr>
                <w:rFonts w:ascii="Arial" w:hAnsi="Arial" w:cs="Arial"/>
                <w:sz w:val="24"/>
              </w:rPr>
            </w:pPr>
            <w:r>
              <w:rPr>
                <w:rFonts w:cs="Arial" w:ascii="Arial" w:hAnsi="Arial"/>
                <w:spacing w:val="-2"/>
                <w:sz w:val="24"/>
              </w:rPr>
              <w:t>14.80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right="117" w:hanging="0"/>
              <w:rPr>
                <w:rFonts w:ascii="Arial" w:hAnsi="Arial" w:cs="Arial"/>
                <w:sz w:val="24"/>
              </w:rPr>
            </w:pPr>
            <w:r>
              <w:rPr>
                <w:rFonts w:cs="Arial" w:ascii="Arial" w:hAnsi="Arial"/>
                <w:spacing w:val="-4"/>
                <w:w w:val="90"/>
                <w:sz w:val="24"/>
              </w:rPr>
              <w:t>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right="117" w:hanging="0"/>
              <w:rPr>
                <w:rFonts w:ascii="Arial" w:hAnsi="Arial" w:cs="Arial"/>
                <w:sz w:val="24"/>
              </w:rPr>
            </w:pPr>
            <w:r>
              <w:rPr>
                <w:rFonts w:cs="Arial" w:ascii="Arial" w:hAnsi="Arial"/>
                <w:spacing w:val="-2"/>
                <w:sz w:val="24"/>
              </w:rPr>
              <w:t>17.03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54"/>
              <w:ind w:right="115" w:hanging="0"/>
              <w:rPr>
                <w:rFonts w:ascii="Arial" w:hAnsi="Arial" w:cs="Arial"/>
                <w:sz w:val="24"/>
              </w:rPr>
            </w:pPr>
            <w:r>
              <w:rPr>
                <w:rFonts w:cs="Arial" w:ascii="Arial" w:hAnsi="Arial"/>
                <w:spacing w:val="-4"/>
                <w:w w:val="90"/>
                <w:sz w:val="24"/>
              </w:rPr>
              <w:t>40.00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Distance</w:t>
            </w:r>
            <w:r>
              <w:rPr>
                <w:rFonts w:cs="Arial" w:ascii="Arial" w:hAnsi="Arial"/>
                <w:spacing w:val="16"/>
                <w:sz w:val="24"/>
              </w:rPr>
              <w:t xml:space="preserve"> </w:t>
            </w:r>
            <w:r>
              <w:rPr>
                <w:rFonts w:cs="Arial" w:ascii="Arial" w:hAnsi="Arial"/>
                <w:w w:val="95"/>
                <w:sz w:val="24"/>
              </w:rPr>
              <w:t>to</w:t>
            </w:r>
            <w:r>
              <w:rPr>
                <w:rFonts w:cs="Arial" w:ascii="Arial" w:hAnsi="Arial"/>
                <w:spacing w:val="16"/>
                <w:sz w:val="24"/>
              </w:rPr>
              <w:t xml:space="preserve"> </w:t>
            </w:r>
            <w:r>
              <w:rPr>
                <w:rFonts w:cs="Arial" w:ascii="Arial" w:hAnsi="Arial"/>
                <w:w w:val="95"/>
                <w:sz w:val="24"/>
              </w:rPr>
              <w:t>edge</w:t>
            </w:r>
            <w:r>
              <w:rPr>
                <w:rFonts w:cs="Arial" w:ascii="Arial" w:hAnsi="Arial"/>
                <w:spacing w:val="17"/>
                <w:sz w:val="24"/>
              </w:rPr>
              <w:t xml:space="preserve"> </w:t>
            </w:r>
            <w:r>
              <w:rPr>
                <w:rFonts w:cs="Arial" w:ascii="Arial" w:hAnsi="Arial"/>
                <w:spacing w:val="-5"/>
                <w:w w:val="9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137.48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20.00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195.02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1.00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500.00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sz w:val="24"/>
              </w:rPr>
              <w:t>HB</w:t>
            </w:r>
            <w:r>
              <w:rPr>
                <w:rFonts w:cs="Arial" w:ascii="Arial" w:hAnsi="Arial"/>
                <w:spacing w:val="-7"/>
                <w:sz w:val="24"/>
              </w:rPr>
              <w:t xml:space="preserve"> </w:t>
            </w:r>
            <w:r>
              <w:rPr>
                <w:rFonts w:cs="Arial" w:ascii="Arial" w:hAnsi="Arial"/>
                <w:sz w:val="24"/>
              </w:rPr>
              <w:t>visitation</w:t>
            </w:r>
            <w:r>
              <w:rPr>
                <w:rFonts w:cs="Arial" w:ascii="Arial" w:hAnsi="Arial"/>
                <w:spacing w:val="-7"/>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10.31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0"/>
                <w:sz w:val="24"/>
              </w:rPr>
              <w:t>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28.80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218.18</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w w:val="95"/>
                <w:sz w:val="24"/>
              </w:rPr>
              <w:t>Flower</w:t>
            </w:r>
            <w:r>
              <w:rPr>
                <w:rFonts w:cs="Arial" w:ascii="Arial" w:hAnsi="Arial"/>
                <w:spacing w:val="6"/>
                <w:sz w:val="24"/>
              </w:rPr>
              <w:t xml:space="preserve"> </w:t>
            </w:r>
            <w:r>
              <w:rPr>
                <w:rFonts w:cs="Arial" w:ascii="Arial" w:hAnsi="Arial"/>
                <w:w w:val="95"/>
                <w:sz w:val="24"/>
              </w:rPr>
              <w:t>density</w:t>
            </w:r>
            <w:r>
              <w:rPr>
                <w:rFonts w:cs="Arial" w:ascii="Arial" w:hAnsi="Arial"/>
                <w:spacing w:val="7"/>
                <w:sz w:val="24"/>
              </w:rPr>
              <w:t xml:space="preserve"> </w:t>
            </w:r>
            <w:r>
              <w:rPr>
                <w:rFonts w:cs="Arial" w:ascii="Arial" w:hAnsi="Arial"/>
                <w:spacing w:val="-4"/>
                <w:w w:val="95"/>
                <w:sz w:val="24"/>
              </w:rPr>
              <w:t>(m</w:t>
            </w:r>
            <w:r>
              <w:rPr>
                <w:rFonts w:cs="Arial" w:ascii="Arial" w:hAnsi="Arial"/>
                <w:spacing w:val="-4"/>
                <w:w w:val="95"/>
                <w:sz w:val="24"/>
                <w:vertAlign w:val="superscript"/>
              </w:rPr>
              <w:t>2</w:t>
            </w:r>
            <w:r>
              <w:rPr>
                <w:rFonts w:cs="Arial" w:ascii="Arial" w:hAnsi="Arial"/>
                <w:spacing w:val="-4"/>
                <w:w w:val="95"/>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470.33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448.00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231.32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2"/>
                <w:w w:val="95"/>
                <w:sz w:val="24"/>
              </w:rPr>
              <w:t>52.00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1684.00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Pollen</w:t>
            </w:r>
            <w:r>
              <w:rPr>
                <w:rFonts w:cs="Arial" w:ascii="Arial" w:hAnsi="Arial"/>
                <w:spacing w:val="12"/>
                <w:sz w:val="24"/>
              </w:rPr>
              <w:t xml:space="preserve"> </w:t>
            </w:r>
            <w:r>
              <w:rPr>
                <w:rFonts w:cs="Arial" w:ascii="Arial" w:hAnsi="Arial"/>
                <w:w w:val="95"/>
                <w:sz w:val="24"/>
              </w:rPr>
              <w:t>per</w:t>
            </w:r>
            <w:r>
              <w:rPr>
                <w:rFonts w:cs="Arial" w:ascii="Arial" w:hAnsi="Arial"/>
                <w:spacing w:val="12"/>
                <w:sz w:val="24"/>
              </w:rPr>
              <w:t xml:space="preserve"> </w:t>
            </w:r>
            <w:r>
              <w:rPr>
                <w:rFonts w:cs="Arial" w:ascii="Arial" w:hAnsi="Arial"/>
                <w:spacing w:val="-2"/>
                <w:w w:val="95"/>
                <w:sz w:val="24"/>
              </w:rPr>
              <w:t>stigma</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293.33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155.00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385.04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3891.00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spacing w:val="-2"/>
                <w:sz w:val="24"/>
              </w:rPr>
              <w:t>Plant</w:t>
            </w:r>
            <w:r>
              <w:rPr>
                <w:rFonts w:cs="Arial" w:ascii="Arial" w:hAnsi="Arial"/>
                <w:spacing w:val="3"/>
                <w:sz w:val="24"/>
              </w:rPr>
              <w:t xml:space="preserve"> </w:t>
            </w:r>
            <w:r>
              <w:rPr>
                <w:rFonts w:cs="Arial" w:ascii="Arial" w:hAnsi="Arial"/>
                <w:spacing w:val="-2"/>
                <w:sz w:val="24"/>
              </w:rPr>
              <w:t>density</w:t>
            </w:r>
            <w:r>
              <w:rPr>
                <w:rFonts w:cs="Arial" w:ascii="Arial" w:hAnsi="Arial"/>
                <w:spacing w:val="3"/>
                <w:sz w:val="24"/>
              </w:rPr>
              <w:t xml:space="preserve"> </w:t>
            </w:r>
            <w:r>
              <w:rPr>
                <w:rFonts w:cs="Arial" w:ascii="Arial" w:hAnsi="Arial"/>
                <w:spacing w:val="-4"/>
                <w:sz w:val="24"/>
              </w:rPr>
              <w:t>(m</w:t>
            </w:r>
            <w:r>
              <w:rPr>
                <w:rFonts w:cs="Arial" w:ascii="Arial" w:hAnsi="Arial"/>
                <w:spacing w:val="-4"/>
                <w:sz w:val="24"/>
                <w:vertAlign w:val="superscript"/>
              </w:rPr>
              <w:t>2</w:t>
            </w:r>
            <w:r>
              <w:rPr>
                <w:rFonts w:cs="Arial" w:ascii="Arial" w:hAnsi="Arial"/>
                <w:spacing w:val="-4"/>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3.77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3.77</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1.79</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w w:val="95"/>
                <w:sz w:val="24"/>
              </w:rPr>
              <w:t>5.02</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Plant</w:t>
            </w:r>
            <w:r>
              <w:rPr>
                <w:rFonts w:cs="Arial" w:ascii="Arial" w:hAnsi="Arial"/>
                <w:spacing w:val="20"/>
                <w:sz w:val="24"/>
              </w:rPr>
              <w:t xml:space="preserve"> </w:t>
            </w:r>
            <w:r>
              <w:rPr>
                <w:rFonts w:cs="Arial" w:ascii="Arial" w:hAnsi="Arial"/>
                <w:w w:val="95"/>
                <w:sz w:val="24"/>
              </w:rPr>
              <w:t>vegetative</w:t>
            </w:r>
            <w:r>
              <w:rPr>
                <w:rFonts w:cs="Arial" w:ascii="Arial" w:hAnsi="Arial"/>
                <w:spacing w:val="21"/>
                <w:sz w:val="24"/>
              </w:rPr>
              <w:t xml:space="preserve"> </w:t>
            </w:r>
            <w:r>
              <w:rPr>
                <w:rFonts w:cs="Arial" w:ascii="Arial" w:hAnsi="Arial"/>
                <w:w w:val="95"/>
                <w:sz w:val="24"/>
              </w:rPr>
              <w:t>mass</w:t>
            </w:r>
            <w:r>
              <w:rPr>
                <w:rFonts w:cs="Arial" w:ascii="Arial" w:hAnsi="Arial"/>
                <w:spacing w:val="2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18.15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14.32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14.07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0.77</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107.66</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Plant</w:t>
            </w:r>
            <w:r>
              <w:rPr>
                <w:rFonts w:cs="Arial" w:ascii="Arial" w:hAnsi="Arial"/>
                <w:spacing w:val="11"/>
                <w:sz w:val="24"/>
              </w:rPr>
              <w:t xml:space="preserve"> </w:t>
            </w:r>
            <w:r>
              <w:rPr>
                <w:rFonts w:cs="Arial" w:ascii="Arial" w:hAnsi="Arial"/>
                <w:w w:val="95"/>
                <w:sz w:val="24"/>
              </w:rPr>
              <w:t>seed</w:t>
            </w:r>
            <w:r>
              <w:rPr>
                <w:rFonts w:cs="Arial" w:ascii="Arial" w:hAnsi="Arial"/>
                <w:spacing w:val="11"/>
                <w:sz w:val="24"/>
              </w:rPr>
              <w:t xml:space="preserve"> </w:t>
            </w:r>
            <w:r>
              <w:rPr>
                <w:rFonts w:cs="Arial" w:ascii="Arial" w:hAnsi="Arial"/>
                <w:w w:val="95"/>
                <w:sz w:val="24"/>
              </w:rPr>
              <w:t>mass</w:t>
            </w:r>
            <w:r>
              <w:rPr>
                <w:rFonts w:cs="Arial" w:ascii="Arial" w:hAnsi="Arial"/>
                <w:spacing w:val="1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6.87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5.46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5.97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0.01</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47.90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Harvest</w:t>
            </w:r>
            <w:r>
              <w:rPr>
                <w:rFonts w:cs="Arial" w:ascii="Arial" w:hAnsi="Arial"/>
                <w:spacing w:val="6"/>
                <w:sz w:val="24"/>
              </w:rPr>
              <w:t xml:space="preserve"> </w:t>
            </w:r>
            <w:r>
              <w:rPr>
                <w:rFonts w:cs="Arial" w:ascii="Arial" w:hAnsi="Arial"/>
                <w:w w:val="95"/>
                <w:sz w:val="24"/>
              </w:rPr>
              <w:t>index</w:t>
            </w:r>
            <w:r>
              <w:rPr>
                <w:rFonts w:cs="Arial" w:ascii="Arial" w:hAnsi="Arial"/>
                <w:spacing w:val="6"/>
                <w:sz w:val="24"/>
              </w:rPr>
              <w:t xml:space="preserve"> </w:t>
            </w:r>
            <w:r>
              <w:rPr>
                <w:rFonts w:cs="Arial" w:ascii="Arial" w:hAnsi="Arial"/>
                <w:spacing w:val="-2"/>
                <w:w w:val="95"/>
                <w:sz w:val="24"/>
              </w:rPr>
              <w:t>(g/g)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0.38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0.37</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0.16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sz w:val="24"/>
              </w:rPr>
              <w:t>1.89</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Flowers</w:t>
            </w:r>
            <w:r>
              <w:rPr>
                <w:rFonts w:cs="Arial" w:ascii="Arial" w:hAnsi="Arial"/>
                <w:spacing w:val="4"/>
                <w:sz w:val="24"/>
              </w:rPr>
              <w:t xml:space="preserve"> </w:t>
            </w:r>
            <w:r>
              <w:rPr>
                <w:rFonts w:cs="Arial" w:ascii="Arial" w:hAnsi="Arial"/>
                <w:w w:val="95"/>
                <w:sz w:val="24"/>
              </w:rPr>
              <w:t>per</w:t>
            </w:r>
            <w:r>
              <w:rPr>
                <w:rFonts w:cs="Arial" w:ascii="Arial" w:hAnsi="Arial"/>
                <w:spacing w:val="4"/>
                <w:sz w:val="24"/>
              </w:rPr>
              <w:t xml:space="preserve"> </w:t>
            </w:r>
            <w:r>
              <w:rPr>
                <w:rFonts w:cs="Arial" w:ascii="Arial" w:hAnsi="Arial"/>
                <w:spacing w:val="-2"/>
                <w:w w:val="95"/>
                <w:sz w:val="24"/>
              </w:rPr>
              <w:t>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196.09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156.50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150.96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2"/>
                <w:sz w:val="24"/>
              </w:rPr>
              <w:t>13.00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1094.00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z w:val="24"/>
              </w:rPr>
              <w:t>Pods</w:t>
            </w:r>
            <w:r>
              <w:rPr>
                <w:rFonts w:cs="Arial" w:ascii="Arial" w:hAnsi="Arial"/>
                <w:spacing w:val="-4"/>
                <w:sz w:val="24"/>
              </w:rPr>
              <w:t xml:space="preserve"> </w:t>
            </w:r>
            <w:r>
              <w:rPr>
                <w:rFonts w:cs="Arial" w:ascii="Arial" w:hAnsi="Arial"/>
                <w:sz w:val="24"/>
              </w:rPr>
              <w:t>per</w:t>
            </w:r>
            <w:r>
              <w:rPr>
                <w:rFonts w:cs="Arial" w:ascii="Arial" w:hAnsi="Arial"/>
                <w:spacing w:val="-4"/>
                <w:sz w:val="24"/>
              </w:rPr>
              <w:t xml:space="preserve"> 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143.15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112.00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114.64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5.00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892.00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Seeds</w:t>
            </w:r>
            <w:r>
              <w:rPr>
                <w:rFonts w:cs="Arial" w:ascii="Arial" w:hAnsi="Arial"/>
                <w:spacing w:val="7"/>
                <w:sz w:val="24"/>
              </w:rPr>
              <w:t xml:space="preserve"> </w:t>
            </w:r>
            <w:r>
              <w:rPr>
                <w:rFonts w:cs="Arial" w:ascii="Arial" w:hAnsi="Arial"/>
                <w:w w:val="95"/>
                <w:sz w:val="24"/>
              </w:rPr>
              <w:t>per</w:t>
            </w:r>
            <w:r>
              <w:rPr>
                <w:rFonts w:cs="Arial" w:ascii="Arial" w:hAnsi="Arial"/>
                <w:spacing w:val="8"/>
                <w:sz w:val="24"/>
              </w:rPr>
              <w:t xml:space="preserve"> </w:t>
            </w:r>
            <w:r>
              <w:rPr>
                <w:rFonts w:cs="Arial" w:ascii="Arial" w:hAnsi="Arial"/>
                <w:spacing w:val="-5"/>
                <w:w w:val="95"/>
                <w:sz w:val="24"/>
              </w:rPr>
              <w:t>pod</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22.96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23.60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4.97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4.60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35.40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Seed</w:t>
            </w:r>
            <w:r>
              <w:rPr>
                <w:rFonts w:cs="Arial" w:ascii="Arial" w:hAnsi="Arial"/>
                <w:spacing w:val="6"/>
                <w:sz w:val="24"/>
              </w:rPr>
              <w:t xml:space="preserve"> </w:t>
            </w:r>
            <w:r>
              <w:rPr>
                <w:rFonts w:cs="Arial" w:ascii="Arial" w:hAnsi="Arial"/>
                <w:w w:val="95"/>
                <w:sz w:val="24"/>
              </w:rPr>
              <w:t>size</w:t>
            </w:r>
            <w:r>
              <w:rPr>
                <w:rFonts w:cs="Arial" w:ascii="Arial" w:hAnsi="Arial"/>
                <w:spacing w:val="6"/>
                <w:sz w:val="24"/>
              </w:rPr>
              <w:t xml:space="preserve"> </w:t>
            </w:r>
            <w:r>
              <w:rPr>
                <w:rFonts w:cs="Arial" w:ascii="Arial" w:hAnsi="Arial"/>
                <w:spacing w:val="-4"/>
                <w:w w:val="95"/>
                <w:sz w:val="24"/>
              </w:rPr>
              <w:t>(mg)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2.74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2.73</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0"/>
                <w:sz w:val="24"/>
              </w:rPr>
              <w:t>0.80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0.39</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sz w:val="24"/>
              </w:rPr>
              <w:t>5.35</w:t>
            </w:r>
          </w:p>
        </w:tc>
      </w:tr>
      <w:tr>
        <w:trPr>
          <w:trHeight w:val="278" w:hRule="atLeast"/>
        </w:trPr>
        <w:tc>
          <w:tcPr>
            <w:tcW w:w="144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ind w:right="0" w:hanging="0"/>
              <w:jc w:val="left"/>
              <w:rPr>
                <w:rFonts w:ascii="Arial" w:hAnsi="Arial" w:cs="Arial"/>
                <w:sz w:val="24"/>
              </w:rPr>
            </w:pPr>
            <w:r>
              <w:rPr>
                <w:rFonts w:cs="Arial" w:ascii="Arial" w:hAnsi="Arial"/>
                <w:sz w:val="24"/>
              </w:rPr>
            </w:r>
          </w:p>
          <w:p>
            <w:pPr>
              <w:pStyle w:val="TableParagraph"/>
              <w:widowControl w:val="false"/>
              <w:spacing w:lineRule="auto" w:line="240" w:before="7" w:after="0"/>
              <w:ind w:right="0" w:hanging="0"/>
              <w:jc w:val="left"/>
              <w:rPr>
                <w:rFonts w:ascii="Arial" w:hAnsi="Arial" w:cs="Arial"/>
                <w:sz w:val="31"/>
              </w:rPr>
            </w:pPr>
            <w:r>
              <w:rPr>
                <w:rFonts w:cs="Arial" w:ascii="Arial" w:hAnsi="Arial"/>
                <w:sz w:val="31"/>
              </w:rPr>
            </w:r>
          </w:p>
          <w:p>
            <w:pPr>
              <w:pStyle w:val="TableParagraph"/>
              <w:widowControl w:val="false"/>
              <w:spacing w:lineRule="auto" w:line="240"/>
              <w:ind w:left="114" w:right="0" w:hanging="0"/>
              <w:jc w:val="left"/>
              <w:rPr>
                <w:rFonts w:ascii="Arial" w:hAnsi="Arial" w:cs="Arial"/>
                <w:sz w:val="24"/>
              </w:rPr>
            </w:pPr>
            <w:r>
              <w:rPr>
                <w:rFonts w:cs="Arial" w:ascii="Arial" w:hAnsi="Arial"/>
                <w:spacing w:val="-4"/>
                <w:sz w:val="24"/>
              </w:rPr>
              <w:t>Seed</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Distance</w:t>
            </w:r>
            <w:r>
              <w:rPr>
                <w:rFonts w:cs="Arial" w:ascii="Arial" w:hAnsi="Arial"/>
                <w:spacing w:val="16"/>
                <w:sz w:val="24"/>
              </w:rPr>
              <w:t xml:space="preserve"> </w:t>
            </w:r>
            <w:r>
              <w:rPr>
                <w:rFonts w:cs="Arial" w:ascii="Arial" w:hAnsi="Arial"/>
                <w:w w:val="95"/>
                <w:sz w:val="24"/>
              </w:rPr>
              <w:t>to</w:t>
            </w:r>
            <w:r>
              <w:rPr>
                <w:rFonts w:cs="Arial" w:ascii="Arial" w:hAnsi="Arial"/>
                <w:spacing w:val="16"/>
                <w:sz w:val="24"/>
              </w:rPr>
              <w:t xml:space="preserve"> </w:t>
            </w:r>
            <w:r>
              <w:rPr>
                <w:rFonts w:cs="Arial" w:ascii="Arial" w:hAnsi="Arial"/>
                <w:w w:val="95"/>
                <w:sz w:val="24"/>
              </w:rPr>
              <w:t>edge</w:t>
            </w:r>
            <w:r>
              <w:rPr>
                <w:rFonts w:cs="Arial" w:ascii="Arial" w:hAnsi="Arial"/>
                <w:spacing w:val="17"/>
                <w:sz w:val="24"/>
              </w:rPr>
              <w:t xml:space="preserve"> </w:t>
            </w:r>
            <w:r>
              <w:rPr>
                <w:rFonts w:cs="Arial" w:ascii="Arial" w:hAnsi="Arial"/>
                <w:spacing w:val="-5"/>
                <w:w w:val="9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162.70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100.00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146.18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3.00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0"/>
                <w:sz w:val="24"/>
              </w:rPr>
              <w:t>400.00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z w:val="24"/>
              </w:rPr>
              <w:t>Distance</w:t>
            </w:r>
            <w:r>
              <w:rPr>
                <w:rFonts w:cs="Arial" w:ascii="Arial" w:hAnsi="Arial"/>
                <w:spacing w:val="-1"/>
                <w:sz w:val="24"/>
              </w:rPr>
              <w:t xml:space="preserve"> </w:t>
            </w:r>
            <w:r>
              <w:rPr>
                <w:rFonts w:cs="Arial" w:ascii="Arial" w:hAnsi="Arial"/>
                <w:sz w:val="24"/>
              </w:rPr>
              <w:t xml:space="preserve">to LCB shelter </w:t>
            </w:r>
            <w:r>
              <w:rPr>
                <w:rFonts w:cs="Arial" w:ascii="Arial" w:hAnsi="Arial"/>
                <w:spacing w:val="-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33.51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31.00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24.63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2.00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190.00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sz w:val="24"/>
              </w:rPr>
              <w:t>HB</w:t>
            </w:r>
            <w:r>
              <w:rPr>
                <w:rFonts w:cs="Arial" w:ascii="Arial" w:hAnsi="Arial"/>
                <w:spacing w:val="-7"/>
                <w:sz w:val="24"/>
              </w:rPr>
              <w:t xml:space="preserve"> </w:t>
            </w:r>
            <w:r>
              <w:rPr>
                <w:rFonts w:cs="Arial" w:ascii="Arial" w:hAnsi="Arial"/>
                <w:sz w:val="24"/>
              </w:rPr>
              <w:t>visitation</w:t>
            </w:r>
            <w:r>
              <w:rPr>
                <w:rFonts w:cs="Arial" w:ascii="Arial" w:hAnsi="Arial"/>
                <w:spacing w:val="-7"/>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112.79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24.00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187.30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1290.00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sz w:val="24"/>
              </w:rPr>
              <w:t>LCB</w:t>
            </w:r>
            <w:r>
              <w:rPr>
                <w:rFonts w:cs="Arial" w:ascii="Arial" w:hAnsi="Arial"/>
                <w:spacing w:val="11"/>
                <w:sz w:val="24"/>
              </w:rPr>
              <w:t xml:space="preserve"> </w:t>
            </w:r>
            <w:r>
              <w:rPr>
                <w:rFonts w:cs="Arial" w:ascii="Arial" w:hAnsi="Arial"/>
                <w:sz w:val="24"/>
              </w:rPr>
              <w:t>visitation</w:t>
            </w:r>
            <w:r>
              <w:rPr>
                <w:rFonts w:cs="Arial" w:ascii="Arial" w:hAnsi="Arial"/>
                <w:spacing w:val="12"/>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76.15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12.00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144.88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1272.00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z w:val="24"/>
              </w:rPr>
              <w:t>Bay</w:t>
            </w:r>
            <w:r>
              <w:rPr>
                <w:rFonts w:cs="Arial" w:ascii="Arial" w:hAnsi="Arial"/>
                <w:spacing w:val="20"/>
                <w:sz w:val="24"/>
              </w:rPr>
              <w:t xml:space="preserve"> </w:t>
            </w:r>
            <w:r>
              <w:rPr>
                <w:rFonts w:cs="Arial" w:ascii="Arial" w:hAnsi="Arial"/>
                <w:spacing w:val="-2"/>
                <w:sz w:val="24"/>
              </w:rPr>
              <w:t>Edge/Centre</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0.13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0"/>
                <w:sz w:val="24"/>
              </w:rPr>
              <w:t>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0.34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sz w:val="24"/>
              </w:rPr>
              <w:t>1.00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w w:val="95"/>
                <w:sz w:val="24"/>
              </w:rPr>
              <w:t>Flower</w:t>
            </w:r>
            <w:r>
              <w:rPr>
                <w:rFonts w:cs="Arial" w:ascii="Arial" w:hAnsi="Arial"/>
                <w:spacing w:val="6"/>
                <w:sz w:val="24"/>
              </w:rPr>
              <w:t xml:space="preserve"> </w:t>
            </w:r>
            <w:r>
              <w:rPr>
                <w:rFonts w:cs="Arial" w:ascii="Arial" w:hAnsi="Arial"/>
                <w:w w:val="95"/>
                <w:sz w:val="24"/>
              </w:rPr>
              <w:t>density</w:t>
            </w:r>
            <w:r>
              <w:rPr>
                <w:rFonts w:cs="Arial" w:ascii="Arial" w:hAnsi="Arial"/>
                <w:spacing w:val="7"/>
                <w:sz w:val="24"/>
              </w:rPr>
              <w:t xml:space="preserve"> </w:t>
            </w:r>
            <w:r>
              <w:rPr>
                <w:rFonts w:cs="Arial" w:ascii="Arial" w:hAnsi="Arial"/>
                <w:spacing w:val="-4"/>
                <w:w w:val="95"/>
                <w:sz w:val="24"/>
              </w:rPr>
              <w:t>(m</w:t>
            </w:r>
            <w:r>
              <w:rPr>
                <w:rFonts w:cs="Arial" w:ascii="Arial" w:hAnsi="Arial"/>
                <w:spacing w:val="-4"/>
                <w:w w:val="95"/>
                <w:sz w:val="24"/>
                <w:vertAlign w:val="superscript"/>
              </w:rPr>
              <w:t>2</w:t>
            </w:r>
            <w:r>
              <w:rPr>
                <w:rFonts w:cs="Arial" w:ascii="Arial" w:hAnsi="Arial"/>
                <w:spacing w:val="-4"/>
                <w:w w:val="95"/>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495.02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432.00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303.35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2"/>
                <w:w w:val="95"/>
                <w:sz w:val="24"/>
              </w:rPr>
              <w:t>24.00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2686.40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Pollen</w:t>
            </w:r>
            <w:r>
              <w:rPr>
                <w:rFonts w:cs="Arial" w:ascii="Arial" w:hAnsi="Arial"/>
                <w:spacing w:val="12"/>
                <w:sz w:val="24"/>
              </w:rPr>
              <w:t xml:space="preserve"> </w:t>
            </w:r>
            <w:r>
              <w:rPr>
                <w:rFonts w:cs="Arial" w:ascii="Arial" w:hAnsi="Arial"/>
                <w:w w:val="95"/>
                <w:sz w:val="24"/>
              </w:rPr>
              <w:t>per</w:t>
            </w:r>
            <w:r>
              <w:rPr>
                <w:rFonts w:cs="Arial" w:ascii="Arial" w:hAnsi="Arial"/>
                <w:spacing w:val="12"/>
                <w:sz w:val="24"/>
              </w:rPr>
              <w:t xml:space="preserve"> </w:t>
            </w:r>
            <w:r>
              <w:rPr>
                <w:rFonts w:cs="Arial" w:ascii="Arial" w:hAnsi="Arial"/>
                <w:spacing w:val="-2"/>
                <w:w w:val="95"/>
                <w:sz w:val="24"/>
              </w:rPr>
              <w:t>stigma</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21.76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7.00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42.53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578.00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rFonts w:ascii="Arial" w:hAnsi="Arial" w:cs="Arial"/>
                <w:sz w:val="24"/>
              </w:rPr>
            </w:pPr>
            <w:r>
              <w:rPr>
                <w:rFonts w:cs="Arial" w:ascii="Arial" w:hAnsi="Arial"/>
                <w:spacing w:val="-2"/>
                <w:sz w:val="24"/>
              </w:rPr>
              <w:t>Plant</w:t>
            </w:r>
            <w:r>
              <w:rPr>
                <w:rFonts w:cs="Arial" w:ascii="Arial" w:hAnsi="Arial"/>
                <w:spacing w:val="3"/>
                <w:sz w:val="24"/>
              </w:rPr>
              <w:t xml:space="preserve"> </w:t>
            </w:r>
            <w:r>
              <w:rPr>
                <w:rFonts w:cs="Arial" w:ascii="Arial" w:hAnsi="Arial"/>
                <w:spacing w:val="-2"/>
                <w:sz w:val="24"/>
              </w:rPr>
              <w:t>density</w:t>
            </w:r>
            <w:r>
              <w:rPr>
                <w:rFonts w:cs="Arial" w:ascii="Arial" w:hAnsi="Arial"/>
                <w:spacing w:val="3"/>
                <w:sz w:val="24"/>
              </w:rPr>
              <w:t xml:space="preserve"> </w:t>
            </w:r>
            <w:r>
              <w:rPr>
                <w:rFonts w:cs="Arial" w:ascii="Arial" w:hAnsi="Arial"/>
                <w:spacing w:val="-4"/>
                <w:sz w:val="24"/>
              </w:rPr>
              <w:t>(m</w:t>
            </w:r>
            <w:r>
              <w:rPr>
                <w:rFonts w:cs="Arial" w:ascii="Arial" w:hAnsi="Arial"/>
                <w:spacing w:val="-4"/>
                <w:sz w:val="24"/>
                <w:vertAlign w:val="superscript"/>
              </w:rPr>
              <w:t>2</w:t>
            </w:r>
            <w:r>
              <w:rPr>
                <w:rFonts w:cs="Arial" w:ascii="Arial" w:hAnsi="Arial"/>
                <w:spacing w:val="-4"/>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3.58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3.64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0.46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2.40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sz w:val="24"/>
              </w:rPr>
              <w:t>4.49</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Plant</w:t>
            </w:r>
            <w:r>
              <w:rPr>
                <w:rFonts w:cs="Arial" w:ascii="Arial" w:hAnsi="Arial"/>
                <w:spacing w:val="20"/>
                <w:sz w:val="24"/>
              </w:rPr>
              <w:t xml:space="preserve"> </w:t>
            </w:r>
            <w:r>
              <w:rPr>
                <w:rFonts w:cs="Arial" w:ascii="Arial" w:hAnsi="Arial"/>
                <w:w w:val="95"/>
                <w:sz w:val="24"/>
              </w:rPr>
              <w:t>vegetative</w:t>
            </w:r>
            <w:r>
              <w:rPr>
                <w:rFonts w:cs="Arial" w:ascii="Arial" w:hAnsi="Arial"/>
                <w:spacing w:val="21"/>
                <w:sz w:val="24"/>
              </w:rPr>
              <w:t xml:space="preserve"> </w:t>
            </w:r>
            <w:r>
              <w:rPr>
                <w:rFonts w:cs="Arial" w:ascii="Arial" w:hAnsi="Arial"/>
                <w:w w:val="95"/>
                <w:sz w:val="24"/>
              </w:rPr>
              <w:t>mass</w:t>
            </w:r>
            <w:r>
              <w:rPr>
                <w:rFonts w:cs="Arial" w:ascii="Arial" w:hAnsi="Arial"/>
                <w:spacing w:val="2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30.32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25.19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21.16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1.18</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144.32</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Plant</w:t>
            </w:r>
            <w:r>
              <w:rPr>
                <w:rFonts w:cs="Arial" w:ascii="Arial" w:hAnsi="Arial"/>
                <w:spacing w:val="11"/>
                <w:sz w:val="24"/>
              </w:rPr>
              <w:t xml:space="preserve"> </w:t>
            </w:r>
            <w:r>
              <w:rPr>
                <w:rFonts w:cs="Arial" w:ascii="Arial" w:hAnsi="Arial"/>
                <w:w w:val="95"/>
                <w:sz w:val="24"/>
              </w:rPr>
              <w:t>seed</w:t>
            </w:r>
            <w:r>
              <w:rPr>
                <w:rFonts w:cs="Arial" w:ascii="Arial" w:hAnsi="Arial"/>
                <w:spacing w:val="11"/>
                <w:sz w:val="24"/>
              </w:rPr>
              <w:t xml:space="preserve"> </w:t>
            </w:r>
            <w:r>
              <w:rPr>
                <w:rFonts w:cs="Arial" w:ascii="Arial" w:hAnsi="Arial"/>
                <w:w w:val="95"/>
                <w:sz w:val="24"/>
              </w:rPr>
              <w:t>mass</w:t>
            </w:r>
            <w:r>
              <w:rPr>
                <w:rFonts w:cs="Arial" w:ascii="Arial" w:hAnsi="Arial"/>
                <w:spacing w:val="1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9.50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7.54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7.90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5"/>
                <w:sz w:val="24"/>
              </w:rPr>
              <w:t>0.02</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60.77</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Harvest</w:t>
            </w:r>
            <w:r>
              <w:rPr>
                <w:rFonts w:cs="Arial" w:ascii="Arial" w:hAnsi="Arial"/>
                <w:spacing w:val="6"/>
                <w:sz w:val="24"/>
              </w:rPr>
              <w:t xml:space="preserve"> </w:t>
            </w:r>
            <w:r>
              <w:rPr>
                <w:rFonts w:cs="Arial" w:ascii="Arial" w:hAnsi="Arial"/>
                <w:w w:val="95"/>
                <w:sz w:val="24"/>
              </w:rPr>
              <w:t>index</w:t>
            </w:r>
            <w:r>
              <w:rPr>
                <w:rFonts w:cs="Arial" w:ascii="Arial" w:hAnsi="Arial"/>
                <w:spacing w:val="6"/>
                <w:sz w:val="24"/>
              </w:rPr>
              <w:t xml:space="preserve"> </w:t>
            </w:r>
            <w:r>
              <w:rPr>
                <w:rFonts w:cs="Arial" w:ascii="Arial" w:hAnsi="Arial"/>
                <w:spacing w:val="-2"/>
                <w:w w:val="95"/>
                <w:sz w:val="24"/>
              </w:rPr>
              <w:t>(g/g)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0.33</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0.15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w w:val="90"/>
                <w:sz w:val="24"/>
              </w:rPr>
              <w:t>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sz w:val="24"/>
              </w:rPr>
              <w:t>1.21</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Flowers</w:t>
            </w:r>
            <w:r>
              <w:rPr>
                <w:rFonts w:cs="Arial" w:ascii="Arial" w:hAnsi="Arial"/>
                <w:spacing w:val="4"/>
                <w:sz w:val="24"/>
              </w:rPr>
              <w:t xml:space="preserve"> </w:t>
            </w:r>
            <w:r>
              <w:rPr>
                <w:rFonts w:cs="Arial" w:ascii="Arial" w:hAnsi="Arial"/>
                <w:w w:val="95"/>
                <w:sz w:val="24"/>
              </w:rPr>
              <w:t>per</w:t>
            </w:r>
            <w:r>
              <w:rPr>
                <w:rFonts w:cs="Arial" w:ascii="Arial" w:hAnsi="Arial"/>
                <w:spacing w:val="4"/>
                <w:sz w:val="24"/>
              </w:rPr>
              <w:t xml:space="preserve"> </w:t>
            </w:r>
            <w:r>
              <w:rPr>
                <w:rFonts w:cs="Arial" w:ascii="Arial" w:hAnsi="Arial"/>
                <w:spacing w:val="-2"/>
                <w:w w:val="95"/>
                <w:sz w:val="24"/>
              </w:rPr>
              <w:t>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461.32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362.50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326.59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2"/>
                <w:w w:val="95"/>
                <w:sz w:val="24"/>
              </w:rPr>
              <w:t>26.00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2712.00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z w:val="24"/>
              </w:rPr>
              <w:t>Pods</w:t>
            </w:r>
            <w:r>
              <w:rPr>
                <w:rFonts w:cs="Arial" w:ascii="Arial" w:hAnsi="Arial"/>
                <w:spacing w:val="-4"/>
                <w:sz w:val="24"/>
              </w:rPr>
              <w:t xml:space="preserve"> </w:t>
            </w:r>
            <w:r>
              <w:rPr>
                <w:rFonts w:cs="Arial" w:ascii="Arial" w:hAnsi="Arial"/>
                <w:sz w:val="24"/>
              </w:rPr>
              <w:t>per</w:t>
            </w:r>
            <w:r>
              <w:rPr>
                <w:rFonts w:cs="Arial" w:ascii="Arial" w:hAnsi="Arial"/>
                <w:spacing w:val="-4"/>
                <w:sz w:val="24"/>
              </w:rPr>
              <w:t xml:space="preserve"> 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299.41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244.50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w w:val="95"/>
                <w:sz w:val="24"/>
              </w:rPr>
              <w:t>207.68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2"/>
                <w:w w:val="95"/>
                <w:sz w:val="24"/>
              </w:rPr>
              <w:t>10.00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1410.00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Seeds</w:t>
            </w:r>
            <w:r>
              <w:rPr>
                <w:rFonts w:cs="Arial" w:ascii="Arial" w:hAnsi="Arial"/>
                <w:spacing w:val="7"/>
                <w:sz w:val="24"/>
              </w:rPr>
              <w:t xml:space="preserve"> </w:t>
            </w:r>
            <w:r>
              <w:rPr>
                <w:rFonts w:cs="Arial" w:ascii="Arial" w:hAnsi="Arial"/>
                <w:w w:val="95"/>
                <w:sz w:val="24"/>
              </w:rPr>
              <w:t>per</w:t>
            </w:r>
            <w:r>
              <w:rPr>
                <w:rFonts w:cs="Arial" w:ascii="Arial" w:hAnsi="Arial"/>
                <w:spacing w:val="8"/>
                <w:sz w:val="24"/>
              </w:rPr>
              <w:t xml:space="preserve"> </w:t>
            </w:r>
            <w:r>
              <w:rPr>
                <w:rFonts w:cs="Arial" w:ascii="Arial" w:hAnsi="Arial"/>
                <w:spacing w:val="-5"/>
                <w:w w:val="95"/>
                <w:sz w:val="24"/>
              </w:rPr>
              <w:t>pod</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16.40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2"/>
                <w:sz w:val="24"/>
              </w:rPr>
              <w:t>16.60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5.52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1.80</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w w:val="95"/>
                <w:sz w:val="24"/>
              </w:rPr>
              <w:t>30.60</w:t>
            </w:r>
          </w:p>
        </w:tc>
      </w:tr>
      <w:tr>
        <w:trPr>
          <w:trHeight w:val="278" w:hRule="atLeast"/>
        </w:trPr>
        <w:tc>
          <w:tcPr>
            <w:tcW w:w="144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5"/>
                <w:sz w:val="24"/>
              </w:rPr>
              <w:t>Seed</w:t>
            </w:r>
            <w:r>
              <w:rPr>
                <w:rFonts w:cs="Arial" w:ascii="Arial" w:hAnsi="Arial"/>
                <w:spacing w:val="6"/>
                <w:sz w:val="24"/>
              </w:rPr>
              <w:t xml:space="preserve"> </w:t>
            </w:r>
            <w:r>
              <w:rPr>
                <w:rFonts w:cs="Arial" w:ascii="Arial" w:hAnsi="Arial"/>
                <w:w w:val="95"/>
                <w:sz w:val="24"/>
              </w:rPr>
              <w:t>size</w:t>
            </w:r>
            <w:r>
              <w:rPr>
                <w:rFonts w:cs="Arial" w:ascii="Arial" w:hAnsi="Arial"/>
                <w:spacing w:val="6"/>
                <w:sz w:val="24"/>
              </w:rPr>
              <w:t xml:space="preserve"> </w:t>
            </w:r>
            <w:r>
              <w:rPr>
                <w:rFonts w:cs="Arial" w:ascii="Arial" w:hAnsi="Arial"/>
                <w:spacing w:val="-4"/>
                <w:w w:val="95"/>
                <w:sz w:val="24"/>
              </w:rPr>
              <w:t>(mg)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3.43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sz w:val="24"/>
              </w:rPr>
              <w:t>3.42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7" w:hanging="0"/>
              <w:rPr>
                <w:rFonts w:ascii="Arial" w:hAnsi="Arial" w:cs="Arial"/>
                <w:sz w:val="24"/>
              </w:rPr>
            </w:pPr>
            <w:r>
              <w:rPr>
                <w:rFonts w:cs="Arial" w:ascii="Arial" w:hAnsi="Arial"/>
                <w:spacing w:val="-4"/>
                <w:w w:val="95"/>
                <w:sz w:val="24"/>
              </w:rPr>
              <w:t>0.88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z w:val="24"/>
              </w:rPr>
            </w:pPr>
            <w:r>
              <w:rPr>
                <w:rFonts w:cs="Arial" w:ascii="Arial" w:hAnsi="Arial"/>
                <w:spacing w:val="-4"/>
                <w:sz w:val="24"/>
              </w:rPr>
              <w:t>1.04</w:t>
            </w:r>
          </w:p>
        </w:tc>
        <w:tc>
          <w:tcPr>
            <w:tcW w:w="1011" w:type="dxa"/>
            <w:tcBorders>
              <w:top w:val="single" w:sz="4" w:space="0" w:color="000000"/>
              <w:left w:val="single" w:sz="4" w:space="0" w:color="000000"/>
              <w:bottom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4"/>
                <w:sz w:val="24"/>
              </w:rPr>
              <w:t>5.59</w:t>
            </w:r>
          </w:p>
        </w:tc>
      </w:tr>
    </w:tbl>
    <w:p>
      <w:pPr>
        <w:pStyle w:val="TextBody"/>
        <w:spacing w:before="8" w:after="0"/>
        <w:rPr>
          <w:rFonts w:ascii="Arial" w:hAnsi="Arial" w:cs="Arial"/>
          <w:sz w:val="29"/>
        </w:rPr>
      </w:pPr>
      <w:r>
        <w:rPr>
          <w:rFonts w:cs="Arial" w:ascii="Arial" w:hAnsi="Arial"/>
          <w:sz w:val="29"/>
        </w:rPr>
      </w:r>
    </w:p>
    <w:p>
      <w:pPr>
        <w:sectPr>
          <w:footerReference w:type="default" r:id="rId20"/>
          <w:type w:val="nextPage"/>
          <w:pgSz w:w="12240" w:h="15840"/>
          <w:pgMar w:left="1320" w:right="380" w:gutter="0" w:header="0" w:top="1380" w:footer="822" w:bottom="1020"/>
          <w:pgNumType w:fmt="decimal"/>
          <w:formProt w:val="false"/>
          <w:textDirection w:val="lrTb"/>
          <w:docGrid w:type="default" w:linePitch="100" w:charSpace="4096"/>
        </w:sectPr>
        <w:pStyle w:val="Heading1"/>
        <w:spacing w:before="1" w:after="0"/>
        <w:rPr>
          <w:rFonts w:ascii="Arial" w:hAnsi="Arial" w:cs="Arial"/>
        </w:rPr>
      </w:pPr>
      <w:r>
        <w:rPr>
          <w:rFonts w:cs="Arial" w:ascii="Arial" w:hAnsi="Arial"/>
          <w:w w:val="95"/>
        </w:rPr>
        <w:t>Appendix</w:t>
      </w:r>
      <w:r>
        <w:rPr>
          <w:rFonts w:cs="Arial" w:ascii="Arial" w:hAnsi="Arial"/>
          <w:spacing w:val="36"/>
        </w:rPr>
        <w:t xml:space="preserve"> </w:t>
      </w:r>
      <w:r>
        <w:rPr>
          <w:rFonts w:cs="Arial" w:ascii="Arial" w:hAnsi="Arial"/>
          <w:w w:val="95"/>
        </w:rPr>
        <w:t>A:</w:t>
      </w:r>
      <w:r>
        <w:rPr>
          <w:rFonts w:cs="Arial" w:ascii="Arial" w:hAnsi="Arial"/>
          <w:spacing w:val="36"/>
        </w:rPr>
        <w:t xml:space="preserve"> </w:t>
      </w:r>
      <w:r>
        <w:rPr>
          <w:rFonts w:cs="Arial" w:ascii="Arial" w:hAnsi="Arial"/>
          <w:w w:val="95"/>
        </w:rPr>
        <w:t>Additional</w:t>
      </w:r>
      <w:r>
        <w:rPr>
          <w:rFonts w:cs="Arial" w:ascii="Arial" w:hAnsi="Arial"/>
          <w:spacing w:val="36"/>
        </w:rPr>
        <w:t xml:space="preserve"> </w:t>
      </w:r>
      <w:r>
        <w:rPr>
          <w:rFonts w:cs="Arial" w:ascii="Arial" w:hAnsi="Arial"/>
          <w:w w:val="95"/>
        </w:rPr>
        <w:t>figures</w:t>
      </w:r>
      <w:r>
        <w:rPr>
          <w:rFonts w:cs="Arial" w:ascii="Arial" w:hAnsi="Arial"/>
          <w:spacing w:val="36"/>
        </w:rPr>
        <w:t xml:space="preserve"> </w:t>
      </w:r>
      <w:r>
        <w:rPr>
          <w:rFonts w:cs="Arial" w:ascii="Arial" w:hAnsi="Arial"/>
          <w:w w:val="95"/>
        </w:rPr>
        <w:t>and</w:t>
      </w:r>
      <w:r>
        <w:rPr>
          <w:rFonts w:cs="Arial" w:ascii="Arial" w:hAnsi="Arial"/>
          <w:spacing w:val="36"/>
        </w:rPr>
        <w:t xml:space="preserve"> </w:t>
      </w:r>
      <w:r>
        <w:rPr>
          <w:rFonts w:cs="Arial" w:ascii="Arial" w:hAnsi="Arial"/>
          <w:spacing w:val="-2"/>
          <w:w w:val="95"/>
        </w:rPr>
        <w:t>tables</w:t>
      </w:r>
    </w:p>
    <w:p>
      <w:pPr>
        <w:pStyle w:val="TextBody"/>
        <w:ind w:left="120" w:hanging="0"/>
        <w:rPr>
          <w:rFonts w:ascii="Arial" w:hAnsi="Arial" w:cs="Arial"/>
          <w:sz w:val="20"/>
        </w:rPr>
      </w:pPr>
      <w:r>
        <w:rPr/>
        <w:drawing>
          <wp:inline distT="0" distB="0" distL="0" distR="0">
            <wp:extent cx="5986780" cy="8295640"/>
            <wp:effectExtent l="0" t="0" r="0" b="0"/>
            <wp:docPr id="3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jpeg" descr=""/>
                    <pic:cNvPicPr>
                      <a:picLocks noChangeAspect="1" noChangeArrowheads="1"/>
                    </pic:cNvPicPr>
                  </pic:nvPicPr>
                  <pic:blipFill>
                    <a:blip r:embed="rId21"/>
                    <a:stretch>
                      <a:fillRect/>
                    </a:stretch>
                  </pic:blipFill>
                  <pic:spPr bwMode="auto">
                    <a:xfrm>
                      <a:off x="0" y="0"/>
                      <a:ext cx="5986780" cy="8295640"/>
                    </a:xfrm>
                    <a:prstGeom prst="rect">
                      <a:avLst/>
                    </a:prstGeom>
                  </pic:spPr>
                </pic:pic>
              </a:graphicData>
            </a:graphic>
          </wp:inline>
        </w:drawing>
      </w:r>
    </w:p>
    <w:p>
      <w:pPr>
        <w:pStyle w:val="TextBody"/>
        <w:spacing w:lineRule="auto" w:line="187" w:before="135" w:after="0"/>
        <w:ind w:left="120" w:right="1006" w:hanging="0"/>
        <w:rPr>
          <w:rFonts w:ascii="Arial" w:hAnsi="Arial" w:cs="Arial"/>
        </w:rPr>
      </w:pPr>
      <w:r>
        <w:rPr>
          <w:rFonts w:cs="Arial" w:ascii="Arial" w:hAnsi="Arial"/>
        </w:rPr>
        <w:t>Figure</w:t>
      </w:r>
      <w:r>
        <w:rPr>
          <w:rFonts w:cs="Arial" w:ascii="Arial" w:hAnsi="Arial"/>
          <w:spacing w:val="14"/>
        </w:rPr>
        <w:t xml:space="preserve"> </w:t>
      </w:r>
      <w:r>
        <w:rPr>
          <w:rFonts w:cs="Arial" w:ascii="Arial" w:hAnsi="Arial"/>
        </w:rPr>
        <w:t>S1:</w:t>
      </w:r>
      <w:r>
        <w:rPr>
          <w:rFonts w:cs="Arial" w:ascii="Arial" w:hAnsi="Arial"/>
          <w:spacing w:val="55"/>
        </w:rPr>
        <w:t xml:space="preserve"> </w:t>
      </w:r>
      <w:r>
        <w:rPr>
          <w:rFonts w:cs="Arial" w:ascii="Arial" w:hAnsi="Arial"/>
        </w:rPr>
        <w:t>Map</w:t>
      </w:r>
      <w:r>
        <w:rPr>
          <w:rFonts w:cs="Arial" w:ascii="Arial" w:hAnsi="Arial"/>
          <w:spacing w:val="15"/>
        </w:rPr>
        <w:t xml:space="preserve"> </w:t>
      </w:r>
      <w:r>
        <w:rPr>
          <w:rFonts w:cs="Arial" w:ascii="Arial" w:hAnsi="Arial"/>
        </w:rPr>
        <w:t>of</w:t>
      </w:r>
      <w:r>
        <w:rPr>
          <w:rFonts w:cs="Arial" w:ascii="Arial" w:hAnsi="Arial"/>
          <w:spacing w:val="15"/>
        </w:rPr>
        <w:t xml:space="preserve"> </w:t>
      </w:r>
      <w:r>
        <w:rPr>
          <w:rFonts w:cs="Arial" w:ascii="Arial" w:hAnsi="Arial"/>
        </w:rPr>
        <w:t>sampled</w:t>
      </w:r>
      <w:r>
        <w:rPr>
          <w:rFonts w:cs="Arial" w:ascii="Arial" w:hAnsi="Arial"/>
          <w:spacing w:val="15"/>
        </w:rPr>
        <w:t xml:space="preserve"> </w:t>
      </w:r>
      <w:r>
        <w:rPr>
          <w:rFonts w:cs="Arial" w:ascii="Arial" w:hAnsi="Arial"/>
        </w:rPr>
        <w:t>fields,</w:t>
      </w:r>
      <w:r>
        <w:rPr>
          <w:rFonts w:cs="Arial" w:ascii="Arial" w:hAnsi="Arial"/>
          <w:spacing w:val="21"/>
        </w:rPr>
        <w:t xml:space="preserve"> </w:t>
      </w:r>
      <w:r>
        <w:rPr>
          <w:rFonts w:cs="Arial" w:ascii="Arial" w:hAnsi="Arial"/>
        </w:rPr>
        <w:t>showing</w:t>
      </w:r>
      <w:r>
        <w:rPr>
          <w:rFonts w:cs="Arial" w:ascii="Arial" w:hAnsi="Arial"/>
          <w:spacing w:val="14"/>
        </w:rPr>
        <w:t xml:space="preserve"> </w:t>
      </w:r>
      <w:r>
        <w:rPr>
          <w:rFonts w:cs="Arial" w:ascii="Arial" w:hAnsi="Arial"/>
        </w:rPr>
        <w:t>locations</w:t>
      </w:r>
      <w:r>
        <w:rPr>
          <w:rFonts w:cs="Arial" w:ascii="Arial" w:hAnsi="Arial"/>
          <w:spacing w:val="15"/>
        </w:rPr>
        <w:t xml:space="preserve"> </w:t>
      </w:r>
      <w:r>
        <w:rPr>
          <w:rFonts w:cs="Arial" w:ascii="Arial" w:hAnsi="Arial"/>
        </w:rPr>
        <w:t>of</w:t>
      </w:r>
      <w:r>
        <w:rPr>
          <w:rFonts w:cs="Arial" w:ascii="Arial" w:hAnsi="Arial"/>
          <w:spacing w:val="15"/>
        </w:rPr>
        <w:t xml:space="preserve"> </w:t>
      </w:r>
      <w:r>
        <w:rPr>
          <w:rFonts w:cs="Arial" w:ascii="Arial" w:hAnsi="Arial"/>
        </w:rPr>
        <w:t>29</w:t>
      </w:r>
      <w:r>
        <w:rPr>
          <w:rFonts w:cs="Arial" w:ascii="Arial" w:hAnsi="Arial"/>
          <w:spacing w:val="15"/>
        </w:rPr>
        <w:t xml:space="preserve"> </w:t>
      </w:r>
      <w:r>
        <w:rPr>
          <w:rFonts w:cs="Arial" w:ascii="Arial" w:hAnsi="Arial"/>
        </w:rPr>
        <w:t>commodity</w:t>
      </w:r>
      <w:r>
        <w:rPr>
          <w:rFonts w:cs="Arial" w:ascii="Arial" w:hAnsi="Arial"/>
          <w:spacing w:val="15"/>
        </w:rPr>
        <w:t xml:space="preserve"> </w:t>
      </w:r>
      <w:r>
        <w:rPr>
          <w:rFonts w:cs="Arial" w:ascii="Arial" w:hAnsi="Arial"/>
        </w:rPr>
        <w:t>canola</w:t>
      </w:r>
      <w:r>
        <w:rPr>
          <w:rFonts w:cs="Arial" w:ascii="Arial" w:hAnsi="Arial"/>
          <w:spacing w:val="15"/>
        </w:rPr>
        <w:t xml:space="preserve"> </w:t>
      </w:r>
      <w:r>
        <w:rPr>
          <w:rFonts w:cs="Arial" w:ascii="Arial" w:hAnsi="Arial"/>
        </w:rPr>
        <w:t>fields</w:t>
      </w:r>
      <w:r>
        <w:rPr>
          <w:rFonts w:cs="Arial" w:ascii="Arial" w:hAnsi="Arial"/>
          <w:spacing w:val="14"/>
        </w:rPr>
        <w:t xml:space="preserve"> </w:t>
      </w:r>
      <w:r>
        <w:rPr>
          <w:rFonts w:cs="Arial" w:ascii="Arial" w:hAnsi="Arial"/>
        </w:rPr>
        <w:t xml:space="preserve">(14 </w:t>
      </w:r>
      <w:r>
        <w:rPr>
          <w:rFonts w:cs="Arial" w:ascii="Arial" w:hAnsi="Arial"/>
          <w:w w:val="95"/>
        </w:rPr>
        <w:t>during</w:t>
      </w:r>
      <w:r>
        <w:rPr>
          <w:rFonts w:cs="Arial" w:ascii="Arial" w:hAnsi="Arial"/>
          <w:spacing w:val="2"/>
        </w:rPr>
        <w:t xml:space="preserve"> </w:t>
      </w:r>
      <w:r>
        <w:rPr>
          <w:rFonts w:cs="Arial" w:ascii="Arial" w:hAnsi="Arial"/>
          <w:w w:val="95"/>
        </w:rPr>
        <w:t>2014,</w:t>
      </w:r>
      <w:r>
        <w:rPr>
          <w:rFonts w:cs="Arial" w:ascii="Arial" w:hAnsi="Arial"/>
          <w:spacing w:val="5"/>
        </w:rPr>
        <w:t xml:space="preserve"> </w:t>
      </w:r>
      <w:r>
        <w:rPr>
          <w:rFonts w:cs="Arial" w:ascii="Arial" w:hAnsi="Arial"/>
          <w:w w:val="95"/>
        </w:rPr>
        <w:t>15</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w w:val="95"/>
        </w:rPr>
        <w:t>2015),</w:t>
      </w:r>
      <w:r>
        <w:rPr>
          <w:rFonts w:cs="Arial" w:ascii="Arial" w:hAnsi="Arial"/>
          <w:spacing w:val="5"/>
        </w:rPr>
        <w:t xml:space="preserve"> </w:t>
      </w:r>
      <w:r>
        <w:rPr>
          <w:rFonts w:cs="Arial" w:ascii="Arial" w:hAnsi="Arial"/>
          <w:w w:val="95"/>
        </w:rPr>
        <w:t>and</w:t>
      </w:r>
      <w:r>
        <w:rPr>
          <w:rFonts w:cs="Arial" w:ascii="Arial" w:hAnsi="Arial"/>
          <w:spacing w:val="3"/>
        </w:rPr>
        <w:t xml:space="preserve"> </w:t>
      </w:r>
      <w:r>
        <w:rPr>
          <w:rFonts w:cs="Arial" w:ascii="Arial" w:hAnsi="Arial"/>
          <w:w w:val="95"/>
        </w:rPr>
        <w:t>35</w:t>
      </w:r>
      <w:r>
        <w:rPr>
          <w:rFonts w:cs="Arial" w:ascii="Arial" w:hAnsi="Arial"/>
          <w:spacing w:val="2"/>
        </w:rPr>
        <w:t xml:space="preserve"> </w:t>
      </w:r>
      <w:commentRangeStart w:id="40"/>
      <w:r>
        <w:rPr>
          <w:rFonts w:cs="Arial" w:ascii="Arial" w:hAnsi="Arial"/>
          <w:w w:val="95"/>
        </w:rPr>
        <w:t>seed</w:t>
      </w:r>
      <w:r>
        <w:rPr>
          <w:rFonts w:cs="Arial" w:ascii="Arial" w:hAnsi="Arial"/>
          <w:spacing w:val="3"/>
        </w:rPr>
        <w:t xml:space="preserve"> </w:t>
      </w:r>
      <w:r>
        <w:rPr>
          <w:rFonts w:cs="Arial" w:ascii="Arial" w:hAnsi="Arial"/>
          <w:w w:val="95"/>
        </w:rPr>
        <w:t>c</w:t>
      </w:r>
      <w:r>
        <w:rPr>
          <w:rFonts w:cs="Arial" w:ascii="Arial" w:hAnsi="Arial"/>
          <w:w w:val="95"/>
          <w:position w:val="10"/>
        </w:rPr>
        <w:t>3</w:t>
      </w:r>
      <w:r>
        <w:rPr>
          <w:rFonts w:cs="Arial" w:ascii="Arial" w:hAnsi="Arial"/>
          <w:w w:val="95"/>
        </w:rPr>
        <w:t>a</w:t>
      </w:r>
      <w:r>
        <w:rPr>
          <w:rFonts w:cs="Arial" w:ascii="Arial" w:hAnsi="Arial"/>
          <w:w w:val="95"/>
          <w:position w:val="10"/>
        </w:rPr>
        <w:t>2</w:t>
      </w:r>
      <w:r>
        <w:rPr>
          <w:rFonts w:cs="Arial" w:ascii="Arial" w:hAnsi="Arial"/>
          <w:w w:val="95"/>
        </w:rPr>
        <w:t>nola</w:t>
      </w:r>
      <w:r>
        <w:rPr>
          <w:rFonts w:cs="Arial" w:ascii="Arial" w:hAnsi="Arial"/>
          <w:spacing w:val="2"/>
        </w:rPr>
        <w:t xml:space="preserve"> </w:t>
      </w:r>
      <w:r>
        <w:rPr>
          <w:rFonts w:cs="Arial" w:ascii="Arial" w:hAnsi="Arial"/>
          <w:spacing w:val="2"/>
        </w:rPr>
      </w:r>
      <w:commentRangeEnd w:id="40"/>
      <w:r>
        <w:commentReference w:id="40"/>
      </w:r>
      <w:r>
        <w:rPr>
          <w:rFonts w:cs="Arial" w:ascii="Arial" w:hAnsi="Arial"/>
          <w:w w:val="95"/>
        </w:rPr>
        <w:t>fields</w:t>
      </w:r>
      <w:r>
        <w:rPr>
          <w:rFonts w:cs="Arial" w:ascii="Arial" w:hAnsi="Arial"/>
          <w:spacing w:val="2"/>
        </w:rPr>
        <w:t xml:space="preserve"> </w:t>
      </w:r>
      <w:r>
        <w:rPr>
          <w:rFonts w:cs="Arial" w:ascii="Arial" w:hAnsi="Arial"/>
          <w:w w:val="95"/>
        </w:rPr>
        <w:t>(15</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w w:val="95"/>
        </w:rPr>
        <w:t>2015,</w:t>
      </w:r>
      <w:r>
        <w:rPr>
          <w:rFonts w:cs="Arial" w:ascii="Arial" w:hAnsi="Arial"/>
          <w:spacing w:val="5"/>
        </w:rPr>
        <w:t xml:space="preserve"> </w:t>
      </w:r>
      <w:r>
        <w:rPr>
          <w:rFonts w:cs="Arial" w:ascii="Arial" w:hAnsi="Arial"/>
          <w:w w:val="95"/>
        </w:rPr>
        <w:t>20</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spacing w:val="-2"/>
          <w:w w:val="95"/>
        </w:rPr>
        <w:t>2016).</w:t>
      </w:r>
    </w:p>
    <w:p>
      <w:pPr>
        <w:sectPr>
          <w:footerReference w:type="default" r:id="rId22"/>
          <w:type w:val="nextPage"/>
          <w:pgSz w:w="12240" w:h="15840"/>
          <w:pgMar w:left="1320" w:right="380" w:gutter="0" w:header="0" w:top="1440" w:footer="0" w:bottom="57"/>
          <w:pgNumType w:fmt="decimal"/>
          <w:formProt w:val="false"/>
          <w:textDirection w:val="lrTb"/>
          <w:docGrid w:type="default" w:linePitch="100" w:charSpace="4096"/>
        </w:sectPr>
        <w:pStyle w:val="TextBody"/>
        <w:spacing w:lineRule="auto" w:line="252" w:before="4" w:after="0"/>
        <w:ind w:left="120" w:right="1006" w:hanging="0"/>
        <w:rPr>
          <w:rFonts w:ascii="Arial" w:hAnsi="Arial" w:cs="Arial"/>
        </w:rPr>
      </w:pPr>
      <w:r>
        <w:rPr>
          <w:rFonts w:cs="Arial" w:ascii="Arial" w:hAnsi="Arial"/>
          <w:w w:val="95"/>
        </w:rPr>
        <w:t xml:space="preserve">Seed canola is grown only in southern Alberta, while commodity canola is grown across both </w:t>
      </w:r>
      <w:r>
        <w:rPr>
          <w:rFonts w:cs="Arial" w:ascii="Arial" w:hAnsi="Arial"/>
        </w:rPr>
        <w:t>the northern and southern regions.</w:t>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1"/>
        </w:rPr>
      </w:pPr>
      <w:r>
        <w:rPr>
          <w:rFonts w:cs="Arial" w:ascii="Arial" w:hAnsi="Arial"/>
          <w:sz w:val="21"/>
        </w:rPr>
      </w:r>
    </w:p>
    <w:p>
      <w:pPr>
        <w:pStyle w:val="TextBody"/>
        <w:ind w:left="120" w:hanging="0"/>
        <w:rPr>
          <w:rFonts w:ascii="Arial" w:hAnsi="Arial" w:cs="Arial"/>
          <w:sz w:val="20"/>
        </w:rPr>
      </w:pPr>
      <w:r>
        <w:rPr/>
        <w:drawing>
          <wp:inline distT="0" distB="0" distL="0" distR="0">
            <wp:extent cx="5943600" cy="4457700"/>
            <wp:effectExtent l="0" t="0" r="0" b="0"/>
            <wp:docPr id="3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jpeg" descr=""/>
                    <pic:cNvPicPr>
                      <a:picLocks noChangeAspect="1" noChangeArrowheads="1"/>
                    </pic:cNvPicPr>
                  </pic:nvPicPr>
                  <pic:blipFill>
                    <a:blip r:embed="rId23"/>
                    <a:stretch>
                      <a:fillRect/>
                    </a:stretch>
                  </pic:blipFill>
                  <pic:spPr bwMode="auto">
                    <a:xfrm>
                      <a:off x="0" y="0"/>
                      <a:ext cx="5943600" cy="4457700"/>
                    </a:xfrm>
                    <a:prstGeom prst="rect">
                      <a:avLst/>
                    </a:prstGeom>
                  </pic:spPr>
                </pic:pic>
              </a:graphicData>
            </a:graphic>
          </wp:inline>
        </w:drawing>
      </w:r>
    </w:p>
    <w:p>
      <w:pPr>
        <w:pStyle w:val="TextBody"/>
        <w:spacing w:before="8" w:after="0"/>
        <w:rPr>
          <w:rFonts w:ascii="Arial" w:hAnsi="Arial" w:cs="Arial"/>
          <w:sz w:val="10"/>
        </w:rPr>
      </w:pPr>
      <w:r>
        <w:rPr>
          <w:rFonts w:cs="Arial" w:ascii="Arial" w:hAnsi="Arial"/>
          <w:sz w:val="10"/>
        </w:rPr>
      </w:r>
      <w:bookmarkStart w:id="127" w:name="_bookmark120"/>
      <w:bookmarkStart w:id="128" w:name="_bookmark120"/>
      <w:bookmarkEnd w:id="128"/>
    </w:p>
    <w:p>
      <w:pPr>
        <w:sectPr>
          <w:footerReference w:type="default" r:id="rId24"/>
          <w:type w:val="nextPage"/>
          <w:pgSz w:w="12240" w:h="15840"/>
          <w:pgMar w:left="1320" w:right="380" w:gutter="0" w:header="0" w:top="1820" w:footer="822" w:bottom="1020"/>
          <w:pgNumType w:start="33" w:fmt="decimal"/>
          <w:formProt w:val="false"/>
          <w:textDirection w:val="lrTb"/>
          <w:docGrid w:type="default" w:linePitch="100" w:charSpace="4096"/>
        </w:sectPr>
        <w:pStyle w:val="TextBody"/>
        <w:spacing w:lineRule="auto" w:line="252" w:before="59" w:after="0"/>
        <w:ind w:left="120" w:right="1056" w:hanging="0"/>
        <w:jc w:val="both"/>
        <w:rPr>
          <w:rFonts w:ascii="Arial" w:hAnsi="Arial" w:cs="Arial"/>
        </w:rPr>
      </w:pPr>
      <w:bookmarkStart w:id="129" w:name="_bookmark120"/>
      <w:bookmarkEnd w:id="129"/>
      <w:r>
        <w:rPr>
          <w:rFonts w:cs="Arial" w:ascii="Arial" w:hAnsi="Arial"/>
          <w:w w:val="95"/>
        </w:rPr>
        <w:t>Figure S2:</w:t>
      </w:r>
      <w:r>
        <w:rPr>
          <w:rFonts w:cs="Arial" w:ascii="Arial" w:hAnsi="Arial"/>
          <w:spacing w:val="32"/>
        </w:rPr>
        <w:t xml:space="preserve"> </w:t>
      </w:r>
      <w:r>
        <w:rPr>
          <w:rFonts w:cs="Arial" w:ascii="Arial" w:hAnsi="Arial"/>
          <w:w w:val="95"/>
        </w:rPr>
        <w:t xml:space="preserve">Hybrid seed </w:t>
      </w:r>
      <w:ins w:id="237" w:author="Hoover, Shelley" w:date="2022-09-12T08:38:00Z">
        <w:r>
          <w:rPr>
            <w:rFonts w:cs="Arial" w:ascii="Arial" w:hAnsi="Arial"/>
            <w:w w:val="95"/>
          </w:rPr>
          <w:t xml:space="preserve">production </w:t>
        </w:r>
      </w:ins>
      <w:r>
        <w:rPr>
          <w:rFonts w:cs="Arial" w:ascii="Arial" w:hAnsi="Arial"/>
          <w:w w:val="95"/>
        </w:rPr>
        <w:t xml:space="preserve">field near Rainer, AB, showing the outlines of male and female bays </w:t>
      </w:r>
      <w:r>
        <w:rPr>
          <w:rFonts w:cs="Arial" w:ascii="Arial" w:hAnsi="Arial"/>
        </w:rPr>
        <w:t>in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foreground,</w:t>
      </w:r>
      <w:r>
        <w:rPr>
          <w:rFonts w:cs="Arial" w:ascii="Arial" w:hAnsi="Arial"/>
          <w:spacing w:val="-5"/>
        </w:rPr>
        <w:t xml:space="preserve"> </w:t>
      </w:r>
      <w:r>
        <w:rPr>
          <w:rFonts w:cs="Arial" w:ascii="Arial" w:hAnsi="Arial"/>
        </w:rPr>
        <w:t>with</w:t>
      </w:r>
      <w:r>
        <w:rPr>
          <w:rFonts w:cs="Arial" w:ascii="Arial" w:hAnsi="Arial"/>
          <w:spacing w:val="-7"/>
        </w:rPr>
        <w:t xml:space="preserve"> </w:t>
      </w:r>
      <w:r>
        <w:rPr>
          <w:rFonts w:cs="Arial" w:ascii="Arial" w:hAnsi="Arial"/>
        </w:rPr>
        <w:t>orange</w:t>
      </w:r>
      <w:r>
        <w:rPr>
          <w:rFonts w:cs="Arial" w:ascii="Arial" w:hAnsi="Arial"/>
          <w:spacing w:val="-7"/>
        </w:rPr>
        <w:t xml:space="preserve"> </w:t>
      </w:r>
      <w:r>
        <w:rPr>
          <w:rFonts w:cs="Arial" w:ascii="Arial" w:hAnsi="Arial"/>
        </w:rPr>
        <w:t>leafcutter</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shelters</w:t>
      </w:r>
      <w:r>
        <w:rPr>
          <w:rFonts w:cs="Arial" w:ascii="Arial" w:hAnsi="Arial"/>
          <w:spacing w:val="-7"/>
        </w:rPr>
        <w:t xml:space="preserve"> </w:t>
      </w:r>
      <w:r>
        <w:rPr>
          <w:rFonts w:cs="Arial" w:ascii="Arial" w:hAnsi="Arial"/>
        </w:rPr>
        <w:t>stationed</w:t>
      </w:r>
      <w:r>
        <w:rPr>
          <w:rFonts w:cs="Arial" w:ascii="Arial" w:hAnsi="Arial"/>
          <w:spacing w:val="-7"/>
        </w:rPr>
        <w:t xml:space="preserve"> </w:t>
      </w:r>
      <w:r>
        <w:rPr>
          <w:rFonts w:cs="Arial" w:ascii="Arial" w:hAnsi="Arial"/>
        </w:rPr>
        <w:t>throughout</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24"/>
        </w:rPr>
        <w:t xml:space="preserve"> </w:t>
      </w:r>
      <w:r>
        <w:rPr>
          <w:rFonts w:cs="Arial" w:ascii="Arial" w:hAnsi="Arial"/>
        </w:rPr>
        <w:t>The linear</w:t>
      </w:r>
      <w:r>
        <w:rPr>
          <w:rFonts w:cs="Arial" w:ascii="Arial" w:hAnsi="Arial"/>
          <w:spacing w:val="-8"/>
        </w:rPr>
        <w:t xml:space="preserve"> </w:t>
      </w:r>
      <w:r>
        <w:rPr>
          <w:rFonts w:cs="Arial" w:ascii="Arial" w:hAnsi="Arial"/>
        </w:rPr>
        <w:t>structure</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w:t>
      </w:r>
      <w:r>
        <w:rPr>
          <w:rFonts w:cs="Arial" w:ascii="Arial" w:hAnsi="Arial"/>
          <w:spacing w:val="-8"/>
        </w:rPr>
        <w:t xml:space="preserve"> </w:t>
      </w:r>
      <w:r>
        <w:rPr>
          <w:rFonts w:cs="Arial" w:ascii="Arial" w:hAnsi="Arial"/>
        </w:rPr>
        <w:t>horizon</w:t>
      </w:r>
      <w:r>
        <w:rPr>
          <w:rFonts w:cs="Arial" w:ascii="Arial" w:hAnsi="Arial"/>
          <w:spacing w:val="-7"/>
        </w:rPr>
        <w:t xml:space="preserve"> </w:t>
      </w:r>
      <w:r>
        <w:rPr>
          <w:rFonts w:cs="Arial" w:ascii="Arial" w:hAnsi="Arial"/>
        </w:rPr>
        <w:t>is</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central-pivot</w:t>
      </w:r>
      <w:r>
        <w:rPr>
          <w:rFonts w:cs="Arial" w:ascii="Arial" w:hAnsi="Arial"/>
          <w:spacing w:val="-8"/>
        </w:rPr>
        <w:t xml:space="preserve"> </w:t>
      </w:r>
      <w:r>
        <w:rPr>
          <w:rFonts w:cs="Arial" w:ascii="Arial" w:hAnsi="Arial"/>
        </w:rPr>
        <w:t>irrigation</w:t>
      </w:r>
      <w:r>
        <w:rPr>
          <w:rFonts w:cs="Arial" w:ascii="Arial" w:hAnsi="Arial"/>
          <w:spacing w:val="-7"/>
        </w:rPr>
        <w:t xml:space="preserve"> </w:t>
      </w:r>
      <w:r>
        <w:rPr>
          <w:rFonts w:cs="Arial" w:ascii="Arial" w:hAnsi="Arial"/>
        </w:rPr>
        <w:t>sprinkler.</w:t>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5" w:after="0"/>
        <w:rPr>
          <w:rFonts w:ascii="Arial" w:hAnsi="Arial" w:cs="Arial"/>
          <w:sz w:val="12"/>
        </w:rPr>
      </w:pPr>
      <w:r>
        <w:rPr>
          <w:rFonts w:cs="Arial" w:ascii="Arial" w:hAnsi="Arial"/>
          <w:sz w:val="12"/>
        </w:rPr>
      </w:r>
    </w:p>
    <w:p>
      <w:pPr>
        <w:pStyle w:val="TextBody"/>
        <w:ind w:left="2161" w:hanging="0"/>
        <w:rPr>
          <w:rFonts w:ascii="Arial" w:hAnsi="Arial" w:cs="Arial"/>
          <w:sz w:val="20"/>
        </w:rPr>
      </w:pPr>
      <w:r>
        <w:rPr/>
        <w:drawing>
          <wp:inline distT="0" distB="0" distL="0" distR="0">
            <wp:extent cx="3435985" cy="2857500"/>
            <wp:effectExtent l="0" t="0" r="0" b="0"/>
            <wp:docPr id="3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png" descr=""/>
                    <pic:cNvPicPr>
                      <a:picLocks noChangeAspect="1" noChangeArrowheads="1"/>
                    </pic:cNvPicPr>
                  </pic:nvPicPr>
                  <pic:blipFill>
                    <a:blip r:embed="rId25"/>
                    <a:stretch>
                      <a:fillRect/>
                    </a:stretch>
                  </pic:blipFill>
                  <pic:spPr bwMode="auto">
                    <a:xfrm>
                      <a:off x="0" y="0"/>
                      <a:ext cx="3435985" cy="2857500"/>
                    </a:xfrm>
                    <a:prstGeom prst="rect">
                      <a:avLst/>
                    </a:prstGeom>
                  </pic:spPr>
                </pic:pic>
              </a:graphicData>
            </a:graphic>
          </wp:inline>
        </w:drawing>
      </w:r>
    </w:p>
    <w:p>
      <w:pPr>
        <w:pStyle w:val="TextBody"/>
        <w:spacing w:before="3" w:after="0"/>
        <w:rPr>
          <w:rFonts w:ascii="Arial" w:hAnsi="Arial" w:cs="Arial"/>
          <w:sz w:val="13"/>
        </w:rPr>
      </w:pPr>
      <w:r>
        <w:rPr>
          <w:rFonts w:cs="Arial" w:ascii="Arial" w:hAnsi="Arial"/>
          <w:sz w:val="13"/>
        </w:rPr>
      </w:r>
      <w:bookmarkStart w:id="130" w:name="_bookmark121"/>
      <w:bookmarkStart w:id="131" w:name="_bookmark121"/>
      <w:bookmarkEnd w:id="131"/>
    </w:p>
    <w:p>
      <w:pPr>
        <w:sectPr>
          <w:footerReference w:type="default" r:id="rId26"/>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60" w:after="0"/>
        <w:ind w:left="120" w:right="1055" w:hanging="0"/>
        <w:jc w:val="both"/>
        <w:rPr>
          <w:rFonts w:ascii="Arial" w:hAnsi="Arial" w:cs="Arial"/>
        </w:rPr>
      </w:pPr>
      <w:bookmarkStart w:id="132" w:name="_bookmark121"/>
      <w:bookmarkEnd w:id="132"/>
      <w:r>
        <w:rPr>
          <w:rFonts w:cs="Arial" w:ascii="Arial" w:hAnsi="Arial"/>
          <w:w w:val="95"/>
        </w:rPr>
        <w:t>Figure S3:</w:t>
      </w:r>
      <w:r>
        <w:rPr>
          <w:rFonts w:cs="Arial" w:ascii="Arial" w:hAnsi="Arial"/>
          <w:spacing w:val="25"/>
        </w:rPr>
        <w:t xml:space="preserve"> </w:t>
      </w:r>
      <w:r>
        <w:rPr>
          <w:rFonts w:cs="Arial" w:ascii="Arial" w:hAnsi="Arial"/>
          <w:w w:val="95"/>
        </w:rPr>
        <w:t>Plot arrangement for surveys in hybrid seed fields, showing hypothetical arrange</w:t>
      </w:r>
      <w:del w:id="238" w:author="Hoover, Shelley" w:date="2022-09-12T08:38:00Z">
        <w:r>
          <w:rPr>
            <w:rFonts w:cs="Arial" w:ascii="Arial" w:hAnsi="Arial"/>
            <w:w w:val="95"/>
          </w:rPr>
          <w:delText xml:space="preserve">- </w:delText>
        </w:r>
      </w:del>
      <w:r>
        <w:rPr>
          <w:rFonts w:cs="Arial" w:ascii="Arial" w:hAnsi="Arial"/>
        </w:rPr>
        <w:t>ment</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leafcutter</w:t>
      </w:r>
      <w:r>
        <w:rPr>
          <w:rFonts w:cs="Arial" w:ascii="Arial" w:hAnsi="Arial"/>
          <w:spacing w:val="-1"/>
        </w:rPr>
        <w:t xml:space="preserve"> </w:t>
      </w:r>
      <w:r>
        <w:rPr>
          <w:rFonts w:cs="Arial" w:ascii="Arial" w:hAnsi="Arial"/>
        </w:rPr>
        <w:t>shelters</w:t>
      </w:r>
      <w:r>
        <w:rPr>
          <w:rFonts w:cs="Arial" w:ascii="Arial" w:hAnsi="Arial"/>
          <w:spacing w:val="-1"/>
        </w:rPr>
        <w:t xml:space="preserve"> </w:t>
      </w:r>
      <w:r>
        <w:rPr>
          <w:rFonts w:cs="Arial" w:ascii="Arial" w:hAnsi="Arial"/>
        </w:rPr>
        <w:t>(∆), and male-fertile</w:t>
      </w:r>
      <w:r>
        <w:rPr>
          <w:rFonts w:cs="Arial" w:ascii="Arial" w:hAnsi="Arial"/>
          <w:spacing w:val="-1"/>
        </w:rPr>
        <w:t xml:space="preserve"> </w:t>
      </w:r>
      <w:r>
        <w:rPr>
          <w:rFonts w:cs="Arial" w:ascii="Arial" w:hAnsi="Arial"/>
          <w:highlight w:val="yellow"/>
          <w:rPrChange w:id="0" w:author="Hoover, Shelley" w:date="2022-09-12T08:39:00Z"/>
        </w:rPr>
        <w:t>(&lt;1)</w:t>
      </w:r>
      <w:r>
        <w:rPr>
          <w:rFonts w:cs="Arial" w:ascii="Arial" w:hAnsi="Arial"/>
          <w:spacing w:val="-1"/>
        </w:rPr>
        <w:t xml:space="preserve"> </w:t>
      </w:r>
      <w:r>
        <w:rPr>
          <w:rFonts w:cs="Arial" w:ascii="Arial" w:hAnsi="Arial"/>
        </w:rPr>
        <w:t>and female</w:t>
      </w:r>
      <w:r>
        <w:rPr>
          <w:rFonts w:cs="Arial" w:ascii="Arial" w:hAnsi="Arial"/>
          <w:spacing w:val="-1"/>
        </w:rPr>
        <w:t xml:space="preserve"> </w:t>
      </w:r>
      <w:r>
        <w:rPr>
          <w:rFonts w:cs="Arial" w:ascii="Arial" w:hAnsi="Arial"/>
        </w:rPr>
        <w:t>bays</w:t>
      </w:r>
      <w:r>
        <w:rPr>
          <w:rFonts w:cs="Arial" w:ascii="Arial" w:hAnsi="Arial"/>
          <w:spacing w:val="-1"/>
        </w:rPr>
        <w:t xml:space="preserve"> </w:t>
      </w:r>
      <w:r>
        <w:rPr>
          <w:rFonts w:cs="Arial" w:ascii="Arial" w:hAnsi="Arial"/>
        </w:rPr>
        <w:t>(</w:t>
      </w:r>
      <w:r>
        <w:rPr>
          <w:rFonts w:cs="Arial" w:ascii="Arial" w:hAnsi="Arial"/>
          <w:highlight w:val="yellow"/>
          <w:rPrChange w:id="0" w:author="Hoover, Shelley" w:date="2022-09-12T08:39:00Z"/>
        </w:rPr>
        <w:t>&lt;.</w:t>
      </w:r>
      <w:r>
        <w:rPr>
          <w:rFonts w:cs="Arial" w:ascii="Arial" w:hAnsi="Arial"/>
        </w:rPr>
        <w:t>)</w:t>
      </w:r>
      <w:r>
        <w:rPr>
          <w:rFonts w:cs="Arial" w:ascii="Arial" w:hAnsi="Arial"/>
          <w:spacing w:val="-1"/>
        </w:rPr>
        <w:t xml:space="preserve"> </w:t>
      </w:r>
      <w:r>
        <w:rPr>
          <w:rFonts w:cs="Arial" w:ascii="Arial" w:hAnsi="Arial"/>
        </w:rPr>
        <w:t>at</w:t>
      </w:r>
      <w:r>
        <w:rPr>
          <w:rFonts w:cs="Arial" w:ascii="Arial" w:hAnsi="Arial"/>
          <w:spacing w:val="-1"/>
        </w:rPr>
        <w:t xml:space="preserve"> </w:t>
      </w:r>
      <w:r>
        <w:rPr>
          <w:rFonts w:cs="Arial" w:ascii="Arial" w:hAnsi="Arial"/>
        </w:rPr>
        <w:t xml:space="preserve">5m from the </w:t>
      </w:r>
      <w:r>
        <w:rPr>
          <w:rFonts w:cs="Arial" w:ascii="Arial" w:hAnsi="Arial"/>
          <w:w w:val="95"/>
        </w:rPr>
        <w:t>edge of the field.</w:t>
      </w:r>
      <w:r>
        <w:rPr>
          <w:rFonts w:cs="Arial" w:ascii="Arial" w:hAnsi="Arial"/>
          <w:spacing w:val="25"/>
        </w:rPr>
        <w:t xml:space="preserve"> </w:t>
      </w:r>
      <w:r>
        <w:rPr>
          <w:rFonts w:cs="Arial" w:ascii="Arial" w:hAnsi="Arial"/>
          <w:w w:val="95"/>
        </w:rPr>
        <w:t xml:space="preserve">Plots were placed 5, 20, 100, and 400m along a transect (dashed line) from </w:t>
      </w:r>
      <w:r>
        <w:rPr>
          <w:rFonts w:cs="Arial" w:ascii="Arial" w:hAnsi="Arial"/>
        </w:rPr>
        <w:t>the field edge nearest to the set of honey bee hives.</w:t>
      </w:r>
      <w:r>
        <w:rPr>
          <w:rFonts w:cs="Arial" w:ascii="Arial" w:hAnsi="Arial"/>
          <w:spacing w:val="38"/>
        </w:rPr>
        <w:t xml:space="preserve"> </w:t>
      </w:r>
      <w:r>
        <w:rPr>
          <w:rFonts w:cs="Arial" w:ascii="Arial" w:hAnsi="Arial"/>
        </w:rPr>
        <w:t>Plots were placed side-by-side in the 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female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plots),</w:t>
      </w:r>
      <w:r>
        <w:rPr>
          <w:rFonts w:cs="Arial" w:ascii="Arial" w:hAnsi="Arial"/>
          <w:spacing w:val="-1"/>
        </w:rPr>
        <w:t xml:space="preserve"> </w:t>
      </w:r>
      <w:r>
        <w:rPr>
          <w:rFonts w:cs="Arial" w:ascii="Arial" w:hAnsi="Arial"/>
        </w:rPr>
        <w:t>and</w:t>
      </w:r>
      <w:r>
        <w:rPr>
          <w:rFonts w:cs="Arial" w:ascii="Arial" w:hAnsi="Arial"/>
          <w:spacing w:val="-2"/>
        </w:rPr>
        <w:t xml:space="preserve"> </w:t>
      </w:r>
      <w:r>
        <w:rPr>
          <w:rFonts w:cs="Arial" w:ascii="Arial" w:hAnsi="Arial"/>
        </w:rPr>
        <w:t>at</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5m</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400m</w:t>
      </w:r>
      <w:r>
        <w:rPr>
          <w:rFonts w:cs="Arial" w:ascii="Arial" w:hAnsi="Arial"/>
          <w:spacing w:val="-2"/>
        </w:rPr>
        <w:t xml:space="preserve"> </w:t>
      </w:r>
      <w:r>
        <w:rPr>
          <w:rFonts w:cs="Arial" w:ascii="Arial" w:hAnsi="Arial"/>
        </w:rPr>
        <w:t>distances,</w:t>
      </w:r>
      <w:r>
        <w:rPr>
          <w:rFonts w:cs="Arial" w:ascii="Arial" w:hAnsi="Arial"/>
          <w:spacing w:val="-1"/>
        </w:rPr>
        <w:t xml:space="preserve"> </w:t>
      </w:r>
      <w:r>
        <w:rPr>
          <w:rFonts w:cs="Arial" w:ascii="Arial" w:hAnsi="Arial"/>
        </w:rPr>
        <w:t>a</w:t>
      </w:r>
      <w:ins w:id="241" w:author="Hoover, Shelley" w:date="2022-09-12T08:40:00Z">
        <w:r>
          <w:rPr>
            <w:rFonts w:cs="Arial" w:ascii="Arial" w:hAnsi="Arial"/>
          </w:rPr>
          <w:t>n additional</w:t>
        </w:r>
      </w:ins>
      <w:r>
        <w:rPr>
          <w:rFonts w:cs="Arial" w:ascii="Arial" w:hAnsi="Arial"/>
        </w:rPr>
        <w:t xml:space="preserve"> plot was placed in the centre of the female bay (“centre” </w:t>
      </w:r>
      <w:commentRangeStart w:id="41"/>
      <w:r>
        <w:rPr>
          <w:rFonts w:cs="Arial" w:ascii="Arial" w:hAnsi="Arial"/>
        </w:rPr>
        <w:t>plots</w:t>
      </w:r>
      <w:r>
        <w:rPr>
          <w:rFonts w:cs="Arial" w:ascii="Arial" w:hAnsi="Arial"/>
        </w:rPr>
      </w:r>
      <w:commentRangeEnd w:id="41"/>
      <w:r>
        <w:commentReference w:id="41"/>
      </w:r>
      <w:r>
        <w:rPr>
          <w:rFonts w:cs="Arial" w:ascii="Arial" w:hAnsi="Arial"/>
        </w:rPr>
        <w:t>).</w:t>
      </w:r>
    </w:p>
    <w:tbl>
      <w:tblPr>
        <w:tblW w:w="5369" w:type="dxa"/>
        <w:jc w:val="left"/>
        <w:tblInd w:w="127" w:type="dxa"/>
        <w:tblLayout w:type="fixed"/>
        <w:tblCellMar>
          <w:top w:w="0" w:type="dxa"/>
          <w:left w:w="0" w:type="dxa"/>
          <w:bottom w:w="0" w:type="dxa"/>
          <w:right w:w="5" w:type="dxa"/>
        </w:tblCellMar>
        <w:tblLook w:val="01e0" w:noHBand="0" w:noVBand="0" w:firstColumn="1" w:lastRow="1" w:lastColumn="1" w:firstRow="1"/>
      </w:tblPr>
      <w:tblGrid>
        <w:gridCol w:w="1714"/>
        <w:gridCol w:w="828"/>
        <w:gridCol w:w="1222"/>
        <w:gridCol w:w="829"/>
        <w:gridCol w:w="776"/>
      </w:tblGrid>
      <w:tr>
        <w:trPr>
          <w:trHeight w:val="287" w:hRule="atLeast"/>
        </w:trPr>
        <w:tc>
          <w:tcPr>
            <w:tcW w:w="1714" w:type="dxa"/>
            <w:vMerge w:val="restart"/>
            <w:tcBorders>
              <w:bottom w:val="single" w:sz="4" w:space="0" w:color="000000"/>
              <w:right w:val="single" w:sz="4" w:space="0" w:color="000000"/>
            </w:tcBorders>
          </w:tcPr>
          <w:p>
            <w:pPr>
              <w:pStyle w:val="TableParagraph"/>
              <w:widowControl w:val="false"/>
              <w:spacing w:lineRule="auto" w:line="240" w:before="9" w:after="0"/>
              <w:ind w:right="0" w:hanging="0"/>
              <w:jc w:val="left"/>
              <w:rPr>
                <w:rFonts w:ascii="Arial" w:hAnsi="Arial" w:cs="Arial"/>
                <w:sz w:val="23"/>
              </w:rPr>
            </w:pPr>
            <w:r>
              <w:rPr>
                <w:rFonts w:cs="Arial" w:ascii="Arial" w:hAnsi="Arial"/>
                <w:sz w:val="23"/>
              </w:rPr>
            </w:r>
          </w:p>
          <w:p>
            <w:pPr>
              <w:pStyle w:val="TableParagraph"/>
              <w:widowControl w:val="false"/>
              <w:spacing w:lineRule="auto" w:line="240"/>
              <w:ind w:left="950" w:right="0" w:hanging="0"/>
              <w:jc w:val="left"/>
              <w:rPr>
                <w:rFonts w:ascii="Arial" w:hAnsi="Arial" w:cs="Arial"/>
                <w:sz w:val="24"/>
              </w:rPr>
            </w:pPr>
            <w:bookmarkStart w:id="133" w:name="_bookmark122"/>
            <w:bookmarkEnd w:id="133"/>
            <w:r>
              <w:rPr>
                <w:rFonts w:cs="Arial" w:ascii="Arial" w:hAnsi="Arial"/>
                <w:spacing w:val="-2"/>
                <w:sz w:val="24"/>
              </w:rPr>
              <w:t>Taxon</w:t>
            </w:r>
          </w:p>
        </w:tc>
        <w:tc>
          <w:tcPr>
            <w:tcW w:w="2050"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rFonts w:ascii="Arial" w:hAnsi="Arial" w:cs="Arial"/>
                <w:sz w:val="24"/>
              </w:rPr>
            </w:pPr>
            <w:r>
              <w:rPr>
                <w:rFonts w:cs="Arial" w:ascii="Arial" w:hAnsi="Arial"/>
                <w:w w:val="95"/>
                <w:sz w:val="24"/>
              </w:rPr>
              <w:t>Commodity</w:t>
            </w:r>
            <w:r>
              <w:rPr>
                <w:rFonts w:cs="Arial" w:ascii="Arial" w:hAnsi="Arial"/>
                <w:spacing w:val="30"/>
                <w:sz w:val="24"/>
              </w:rPr>
              <w:t xml:space="preserve"> </w:t>
            </w:r>
            <w:r>
              <w:rPr>
                <w:rFonts w:cs="Arial" w:ascii="Arial" w:hAnsi="Arial"/>
                <w:spacing w:val="-2"/>
                <w:sz w:val="24"/>
              </w:rPr>
              <w:t>fields</w:t>
            </w:r>
          </w:p>
        </w:tc>
        <w:tc>
          <w:tcPr>
            <w:tcW w:w="1605" w:type="dxa"/>
            <w:gridSpan w:val="2"/>
            <w:tcBorders>
              <w:left w:val="single" w:sz="4" w:space="0" w:color="000000"/>
              <w:bottom w:val="single" w:sz="4" w:space="0" w:color="000000"/>
            </w:tcBorders>
          </w:tcPr>
          <w:p>
            <w:pPr>
              <w:pStyle w:val="TableParagraph"/>
              <w:widowControl w:val="false"/>
              <w:spacing w:lineRule="exact" w:line="255"/>
              <w:ind w:left="266" w:right="0" w:hanging="0"/>
              <w:jc w:val="left"/>
              <w:rPr>
                <w:rFonts w:ascii="Arial" w:hAnsi="Arial" w:cs="Arial"/>
                <w:sz w:val="24"/>
              </w:rPr>
            </w:pPr>
            <w:r>
              <w:rPr>
                <w:rFonts w:cs="Arial" w:ascii="Arial" w:hAnsi="Arial"/>
                <w:w w:val="95"/>
                <w:sz w:val="24"/>
              </w:rPr>
              <w:t>Seed</w:t>
            </w:r>
            <w:r>
              <w:rPr>
                <w:rFonts w:cs="Arial" w:ascii="Arial" w:hAnsi="Arial"/>
                <w:spacing w:val="4"/>
                <w:sz w:val="24"/>
              </w:rPr>
              <w:t xml:space="preserve"> </w:t>
            </w:r>
            <w:r>
              <w:rPr>
                <w:rFonts w:cs="Arial" w:ascii="Arial" w:hAnsi="Arial"/>
                <w:spacing w:val="-2"/>
                <w:sz w:val="24"/>
              </w:rPr>
              <w:t>fields</w:t>
            </w:r>
          </w:p>
        </w:tc>
      </w:tr>
      <w:tr>
        <w:trPr>
          <w:trHeight w:val="278" w:hRule="atLeast"/>
        </w:trPr>
        <w:tc>
          <w:tcPr>
            <w:tcW w:w="1714"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8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6" w:hanging="0"/>
              <w:rPr>
                <w:rFonts w:ascii="Arial" w:hAnsi="Arial" w:cs="Arial"/>
                <w:sz w:val="24"/>
              </w:rPr>
            </w:pPr>
            <w:r>
              <w:rPr>
                <w:rFonts w:cs="Arial" w:ascii="Arial" w:hAnsi="Arial"/>
                <w:spacing w:val="-2"/>
                <w:sz w:val="24"/>
              </w:rPr>
              <w:t>Visits</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w w:val="99"/>
                <w:sz w:val="24"/>
              </w:rPr>
              <w:t>%</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right="115" w:hanging="0"/>
              <w:rPr>
                <w:rFonts w:ascii="Arial" w:hAnsi="Arial" w:cs="Arial"/>
                <w:sz w:val="24"/>
              </w:rPr>
            </w:pPr>
            <w:r>
              <w:rPr>
                <w:rFonts w:cs="Arial" w:ascii="Arial" w:hAnsi="Arial"/>
                <w:spacing w:val="-2"/>
                <w:sz w:val="24"/>
              </w:rPr>
              <w:t>Visits</w:t>
            </w:r>
          </w:p>
        </w:tc>
        <w:tc>
          <w:tcPr>
            <w:tcW w:w="776" w:type="dxa"/>
            <w:tcBorders>
              <w:top w:val="single" w:sz="4" w:space="0" w:color="000000"/>
              <w:left w:val="single" w:sz="4" w:space="0" w:color="000000"/>
              <w:bottom w:val="single" w:sz="4" w:space="0" w:color="000000"/>
            </w:tcBorders>
          </w:tcPr>
          <w:p>
            <w:pPr>
              <w:pStyle w:val="TableParagraph"/>
              <w:widowControl w:val="false"/>
              <w:spacing w:lineRule="exact" w:line="246"/>
              <w:ind w:left="119" w:right="0" w:hanging="0"/>
              <w:jc w:val="left"/>
              <w:rPr>
                <w:rFonts w:ascii="Arial" w:hAnsi="Arial" w:cs="Arial"/>
                <w:sz w:val="24"/>
              </w:rPr>
            </w:pPr>
            <w:r>
              <w:rPr>
                <w:rFonts w:cs="Arial" w:ascii="Arial" w:hAnsi="Arial"/>
                <w:w w:val="99"/>
                <w:sz w:val="24"/>
              </w:rPr>
              <w:t>%</w:t>
            </w:r>
          </w:p>
        </w:tc>
      </w:tr>
      <w:tr>
        <w:trPr>
          <w:trHeight w:val="286" w:hRule="atLeast"/>
        </w:trPr>
        <w:tc>
          <w:tcPr>
            <w:tcW w:w="1714" w:type="dxa"/>
            <w:tcBorders>
              <w:top w:val="single" w:sz="4" w:space="0" w:color="000000"/>
              <w:right w:val="single" w:sz="4" w:space="0" w:color="000000"/>
            </w:tcBorders>
          </w:tcPr>
          <w:p>
            <w:pPr>
              <w:pStyle w:val="TableParagraph"/>
              <w:widowControl w:val="false"/>
              <w:spacing w:lineRule="exact" w:line="254"/>
              <w:ind w:right="116" w:hanging="0"/>
              <w:rPr>
                <w:rFonts w:ascii="Arial" w:hAnsi="Arial" w:cs="Arial"/>
                <w:sz w:val="24"/>
              </w:rPr>
            </w:pPr>
            <w:r>
              <w:rPr>
                <w:rFonts w:cs="Arial" w:ascii="Arial" w:hAnsi="Arial"/>
                <w:w w:val="95"/>
                <w:sz w:val="24"/>
              </w:rPr>
              <w:t>Honey</w:t>
            </w:r>
            <w:r>
              <w:rPr>
                <w:rFonts w:cs="Arial" w:ascii="Arial" w:hAnsi="Arial"/>
                <w:sz w:val="24"/>
              </w:rPr>
              <w:t xml:space="preserve"> </w:t>
            </w:r>
            <w:r>
              <w:rPr>
                <w:rFonts w:cs="Arial" w:ascii="Arial" w:hAnsi="Arial"/>
                <w:spacing w:val="-5"/>
                <w:sz w:val="24"/>
              </w:rPr>
              <w:t>bee</w:t>
            </w:r>
          </w:p>
        </w:tc>
        <w:tc>
          <w:tcPr>
            <w:tcW w:w="828" w:type="dxa"/>
            <w:tcBorders>
              <w:top w:val="single" w:sz="4" w:space="0" w:color="000000"/>
              <w:left w:val="single" w:sz="4" w:space="0" w:color="000000"/>
              <w:right w:val="single" w:sz="4" w:space="0" w:color="000000"/>
            </w:tcBorders>
          </w:tcPr>
          <w:p>
            <w:pPr>
              <w:pStyle w:val="TableParagraph"/>
              <w:widowControl w:val="false"/>
              <w:spacing w:lineRule="exact" w:line="254"/>
              <w:ind w:right="116" w:hanging="0"/>
              <w:rPr>
                <w:rFonts w:ascii="Arial" w:hAnsi="Arial" w:cs="Arial"/>
                <w:sz w:val="24"/>
              </w:rPr>
            </w:pPr>
            <w:r>
              <w:rPr>
                <w:rFonts w:cs="Arial" w:ascii="Arial" w:hAnsi="Arial"/>
                <w:spacing w:val="-5"/>
                <w:w w:val="95"/>
                <w:sz w:val="24"/>
              </w:rPr>
              <w:t>470</w:t>
            </w:r>
          </w:p>
        </w:tc>
        <w:tc>
          <w:tcPr>
            <w:tcW w:w="1222" w:type="dxa"/>
            <w:tcBorders>
              <w:top w:val="single" w:sz="4" w:space="0" w:color="000000"/>
              <w:left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z w:val="24"/>
              </w:rPr>
            </w:pPr>
            <w:r>
              <w:rPr>
                <w:rFonts w:cs="Arial" w:ascii="Arial" w:hAnsi="Arial"/>
                <w:spacing w:val="-4"/>
                <w:sz w:val="24"/>
              </w:rPr>
              <w:t>53.5</w:t>
            </w:r>
          </w:p>
        </w:tc>
        <w:tc>
          <w:tcPr>
            <w:tcW w:w="829" w:type="dxa"/>
            <w:tcBorders>
              <w:top w:val="single" w:sz="4" w:space="0" w:color="000000"/>
              <w:left w:val="single" w:sz="4" w:space="0" w:color="000000"/>
              <w:right w:val="single" w:sz="4" w:space="0" w:color="000000"/>
            </w:tcBorders>
          </w:tcPr>
          <w:p>
            <w:pPr>
              <w:pStyle w:val="TableParagraph"/>
              <w:widowControl w:val="false"/>
              <w:spacing w:lineRule="exact" w:line="254"/>
              <w:ind w:right="115" w:hanging="0"/>
              <w:rPr>
                <w:rFonts w:ascii="Arial" w:hAnsi="Arial" w:cs="Arial"/>
                <w:sz w:val="24"/>
              </w:rPr>
            </w:pPr>
            <w:r>
              <w:rPr>
                <w:rFonts w:cs="Arial" w:ascii="Arial" w:hAnsi="Arial"/>
                <w:spacing w:val="-4"/>
                <w:w w:val="95"/>
                <w:sz w:val="24"/>
              </w:rPr>
              <w:t>4850</w:t>
            </w:r>
          </w:p>
        </w:tc>
        <w:tc>
          <w:tcPr>
            <w:tcW w:w="776" w:type="dxa"/>
            <w:tcBorders>
              <w:top w:val="single" w:sz="4" w:space="0" w:color="000000"/>
              <w:left w:val="single" w:sz="4" w:space="0" w:color="000000"/>
            </w:tcBorders>
          </w:tcPr>
          <w:p>
            <w:pPr>
              <w:pStyle w:val="TableParagraph"/>
              <w:widowControl w:val="false"/>
              <w:spacing w:lineRule="exact" w:line="254"/>
              <w:ind w:left="119" w:right="0" w:hanging="0"/>
              <w:jc w:val="left"/>
              <w:rPr>
                <w:rFonts w:ascii="Arial" w:hAnsi="Arial" w:cs="Arial"/>
                <w:sz w:val="24"/>
              </w:rPr>
            </w:pPr>
            <w:r>
              <w:rPr>
                <w:rFonts w:cs="Arial" w:ascii="Arial" w:hAnsi="Arial"/>
                <w:spacing w:val="-4"/>
                <w:sz w:val="24"/>
              </w:rPr>
              <w:t>77.1</w:t>
            </w:r>
          </w:p>
        </w:tc>
      </w:tr>
      <w:tr>
        <w:trPr>
          <w:trHeight w:val="288" w:hRule="atLeast"/>
        </w:trPr>
        <w:tc>
          <w:tcPr>
            <w:tcW w:w="1714" w:type="dxa"/>
            <w:tcBorders>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5"/>
                <w:sz w:val="24"/>
              </w:rPr>
              <w:t>Fly</w:t>
            </w:r>
          </w:p>
        </w:tc>
        <w:tc>
          <w:tcPr>
            <w:tcW w:w="828" w:type="dxa"/>
            <w:tcBorders>
              <w:left w:val="single" w:sz="4" w:space="0" w:color="000000"/>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5"/>
                <w:w w:val="95"/>
                <w:sz w:val="24"/>
              </w:rPr>
              <w:t>222</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z w:val="24"/>
              </w:rPr>
            </w:pPr>
            <w:r>
              <w:rPr>
                <w:rFonts w:cs="Arial" w:ascii="Arial" w:hAnsi="Arial"/>
                <w:spacing w:val="-4"/>
                <w:sz w:val="24"/>
              </w:rPr>
              <w:t>25.3</w:t>
            </w:r>
          </w:p>
        </w:tc>
        <w:tc>
          <w:tcPr>
            <w:tcW w:w="829" w:type="dxa"/>
            <w:tcBorders>
              <w:left w:val="single" w:sz="4" w:space="0" w:color="000000"/>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spacing w:val="-5"/>
                <w:sz w:val="24"/>
              </w:rPr>
              <w:t>74</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z w:val="24"/>
              </w:rPr>
            </w:pPr>
            <w:r>
              <w:rPr>
                <w:rFonts w:cs="Arial" w:ascii="Arial" w:hAnsi="Arial"/>
                <w:spacing w:val="-2"/>
                <w:w w:val="95"/>
                <w:sz w:val="24"/>
              </w:rPr>
              <w:t>0.878</w:t>
            </w:r>
          </w:p>
        </w:tc>
      </w:tr>
      <w:tr>
        <w:trPr>
          <w:trHeight w:val="288" w:hRule="atLeast"/>
        </w:trPr>
        <w:tc>
          <w:tcPr>
            <w:tcW w:w="1714" w:type="dxa"/>
            <w:tcBorders>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2"/>
                <w:w w:val="95"/>
                <w:sz w:val="24"/>
              </w:rPr>
              <w:t>Hover</w:t>
            </w:r>
            <w:r>
              <w:rPr>
                <w:rFonts w:cs="Arial" w:ascii="Arial" w:hAnsi="Arial"/>
                <w:spacing w:val="-5"/>
                <w:sz w:val="24"/>
              </w:rPr>
              <w:t xml:space="preserve"> fly</w:t>
            </w:r>
          </w:p>
        </w:tc>
        <w:tc>
          <w:tcPr>
            <w:tcW w:w="828" w:type="dxa"/>
            <w:tcBorders>
              <w:left w:val="single" w:sz="4" w:space="0" w:color="000000"/>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5"/>
                <w:w w:val="95"/>
                <w:sz w:val="24"/>
              </w:rPr>
              <w:t>94</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z w:val="24"/>
              </w:rPr>
            </w:pPr>
            <w:r>
              <w:rPr>
                <w:rFonts w:cs="Arial" w:ascii="Arial" w:hAnsi="Arial"/>
                <w:spacing w:val="-4"/>
                <w:sz w:val="24"/>
              </w:rPr>
              <w:t>10.7</w:t>
            </w:r>
          </w:p>
        </w:tc>
        <w:tc>
          <w:tcPr>
            <w:tcW w:w="829" w:type="dxa"/>
            <w:tcBorders>
              <w:left w:val="single" w:sz="4" w:space="0" w:color="000000"/>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spacing w:val="-5"/>
                <w:w w:val="105"/>
                <w:sz w:val="24"/>
              </w:rPr>
              <w:t>151</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z w:val="24"/>
              </w:rPr>
            </w:pPr>
            <w:r>
              <w:rPr>
                <w:rFonts w:cs="Arial" w:ascii="Arial" w:hAnsi="Arial"/>
                <w:spacing w:val="-4"/>
                <w:sz w:val="24"/>
              </w:rPr>
              <w:t>1.79</w:t>
            </w:r>
          </w:p>
        </w:tc>
      </w:tr>
      <w:tr>
        <w:trPr>
          <w:trHeight w:val="288" w:hRule="atLeast"/>
        </w:trPr>
        <w:tc>
          <w:tcPr>
            <w:tcW w:w="1714" w:type="dxa"/>
            <w:tcBorders>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z w:val="24"/>
              </w:rPr>
              <w:t>Other</w:t>
            </w:r>
            <w:r>
              <w:rPr>
                <w:rFonts w:cs="Arial" w:ascii="Arial" w:hAnsi="Arial"/>
                <w:spacing w:val="1"/>
                <w:sz w:val="24"/>
              </w:rPr>
              <w:t xml:space="preserve"> </w:t>
            </w:r>
            <w:r>
              <w:rPr>
                <w:rFonts w:cs="Arial" w:ascii="Arial" w:hAnsi="Arial"/>
                <w:spacing w:val="-5"/>
                <w:sz w:val="24"/>
              </w:rPr>
              <w:t>bee</w:t>
            </w:r>
          </w:p>
        </w:tc>
        <w:tc>
          <w:tcPr>
            <w:tcW w:w="828" w:type="dxa"/>
            <w:tcBorders>
              <w:left w:val="single" w:sz="4" w:space="0" w:color="000000"/>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5"/>
                <w:sz w:val="24"/>
              </w:rPr>
              <w:t>47</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z w:val="24"/>
              </w:rPr>
            </w:pPr>
            <w:r>
              <w:rPr>
                <w:rFonts w:cs="Arial" w:ascii="Arial" w:hAnsi="Arial"/>
                <w:spacing w:val="-4"/>
                <w:sz w:val="24"/>
              </w:rPr>
              <w:t>5.35</w:t>
            </w:r>
          </w:p>
        </w:tc>
        <w:tc>
          <w:tcPr>
            <w:tcW w:w="829" w:type="dxa"/>
            <w:tcBorders>
              <w:left w:val="single" w:sz="4" w:space="0" w:color="000000"/>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spacing w:val="-5"/>
                <w:w w:val="95"/>
                <w:sz w:val="24"/>
              </w:rPr>
              <w:t>30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z w:val="24"/>
              </w:rPr>
            </w:pPr>
            <w:r>
              <w:rPr>
                <w:rFonts w:cs="Arial" w:ascii="Arial" w:hAnsi="Arial"/>
                <w:spacing w:val="-2"/>
                <w:w w:val="95"/>
                <w:sz w:val="24"/>
              </w:rPr>
              <w:t>0.356</w:t>
            </w:r>
          </w:p>
        </w:tc>
      </w:tr>
      <w:tr>
        <w:trPr>
          <w:trHeight w:val="288" w:hRule="atLeast"/>
        </w:trPr>
        <w:tc>
          <w:tcPr>
            <w:tcW w:w="1714" w:type="dxa"/>
            <w:tcBorders>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w w:val="95"/>
                <w:sz w:val="24"/>
              </w:rPr>
              <w:t>Bumble</w:t>
            </w:r>
            <w:r>
              <w:rPr>
                <w:rFonts w:cs="Arial" w:ascii="Arial" w:hAnsi="Arial"/>
                <w:spacing w:val="11"/>
                <w:sz w:val="24"/>
              </w:rPr>
              <w:t xml:space="preserve"> </w:t>
            </w:r>
            <w:r>
              <w:rPr>
                <w:rFonts w:cs="Arial" w:ascii="Arial" w:hAnsi="Arial"/>
                <w:spacing w:val="-5"/>
                <w:w w:val="95"/>
                <w:sz w:val="24"/>
              </w:rPr>
              <w:t>bee</w:t>
            </w:r>
          </w:p>
        </w:tc>
        <w:tc>
          <w:tcPr>
            <w:tcW w:w="828" w:type="dxa"/>
            <w:tcBorders>
              <w:left w:val="single" w:sz="4" w:space="0" w:color="000000"/>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5"/>
                <w:sz w:val="24"/>
              </w:rPr>
              <w:t>25</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z w:val="24"/>
              </w:rPr>
            </w:pPr>
            <w:r>
              <w:rPr>
                <w:rFonts w:cs="Arial" w:ascii="Arial" w:hAnsi="Arial"/>
                <w:spacing w:val="-4"/>
                <w:sz w:val="24"/>
              </w:rPr>
              <w:t>2.85</w:t>
            </w:r>
          </w:p>
        </w:tc>
        <w:tc>
          <w:tcPr>
            <w:tcW w:w="829" w:type="dxa"/>
            <w:tcBorders>
              <w:left w:val="single" w:sz="4" w:space="0" w:color="000000"/>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w w:val="79"/>
                <w:sz w:val="24"/>
              </w:rPr>
              <w:t>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z w:val="24"/>
              </w:rPr>
            </w:pPr>
            <w:r>
              <w:rPr>
                <w:rFonts w:cs="Arial" w:ascii="Arial" w:hAnsi="Arial"/>
                <w:w w:val="79"/>
                <w:sz w:val="24"/>
              </w:rPr>
              <w:t>0</w:t>
            </w:r>
          </w:p>
        </w:tc>
      </w:tr>
      <w:tr>
        <w:trPr>
          <w:trHeight w:val="288" w:hRule="atLeast"/>
        </w:trPr>
        <w:tc>
          <w:tcPr>
            <w:tcW w:w="1714" w:type="dxa"/>
            <w:tcBorders>
              <w:right w:val="single" w:sz="4" w:space="0" w:color="000000"/>
            </w:tcBorders>
          </w:tcPr>
          <w:p>
            <w:pPr>
              <w:pStyle w:val="TableParagraph"/>
              <w:widowControl w:val="false"/>
              <w:spacing w:lineRule="exact" w:line="257"/>
              <w:ind w:right="117" w:hanging="0"/>
              <w:rPr>
                <w:rFonts w:ascii="Arial" w:hAnsi="Arial" w:cs="Arial"/>
                <w:sz w:val="24"/>
              </w:rPr>
            </w:pPr>
            <w:r>
              <w:rPr>
                <w:rFonts w:cs="Arial" w:ascii="Arial" w:hAnsi="Arial"/>
                <w:spacing w:val="-2"/>
                <w:sz w:val="24"/>
              </w:rPr>
              <w:t>Butterfly</w:t>
            </w:r>
          </w:p>
        </w:tc>
        <w:tc>
          <w:tcPr>
            <w:tcW w:w="828" w:type="dxa"/>
            <w:tcBorders>
              <w:left w:val="single" w:sz="4" w:space="0" w:color="000000"/>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spacing w:val="-5"/>
                <w:sz w:val="24"/>
              </w:rPr>
              <w:t>16</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z w:val="24"/>
              </w:rPr>
            </w:pPr>
            <w:r>
              <w:rPr>
                <w:rFonts w:cs="Arial" w:ascii="Arial" w:hAnsi="Arial"/>
                <w:spacing w:val="-4"/>
                <w:sz w:val="24"/>
              </w:rPr>
              <w:t>1.82</w:t>
            </w:r>
          </w:p>
        </w:tc>
        <w:tc>
          <w:tcPr>
            <w:tcW w:w="829" w:type="dxa"/>
            <w:tcBorders>
              <w:left w:val="single" w:sz="4" w:space="0" w:color="000000"/>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w w:val="79"/>
                <w:sz w:val="24"/>
              </w:rPr>
              <w:t>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z w:val="24"/>
              </w:rPr>
            </w:pPr>
            <w:r>
              <w:rPr>
                <w:rFonts w:cs="Arial" w:ascii="Arial" w:hAnsi="Arial"/>
                <w:w w:val="79"/>
                <w:sz w:val="24"/>
              </w:rPr>
              <w:t>0</w:t>
            </w:r>
          </w:p>
        </w:tc>
      </w:tr>
      <w:tr>
        <w:trPr>
          <w:trHeight w:val="290" w:hRule="atLeast"/>
        </w:trPr>
        <w:tc>
          <w:tcPr>
            <w:tcW w:w="1714" w:type="dxa"/>
            <w:tcBorders>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w w:val="95"/>
                <w:sz w:val="24"/>
              </w:rPr>
              <w:t>Leafcutter</w:t>
            </w:r>
            <w:r>
              <w:rPr>
                <w:rFonts w:cs="Arial" w:ascii="Arial" w:hAnsi="Arial"/>
                <w:spacing w:val="30"/>
                <w:sz w:val="24"/>
              </w:rPr>
              <w:t xml:space="preserve"> </w:t>
            </w:r>
            <w:r>
              <w:rPr>
                <w:rFonts w:cs="Arial" w:ascii="Arial" w:hAnsi="Arial"/>
                <w:spacing w:val="-5"/>
                <w:sz w:val="24"/>
              </w:rPr>
              <w:t>bee</w:t>
            </w:r>
          </w:p>
        </w:tc>
        <w:tc>
          <w:tcPr>
            <w:tcW w:w="828" w:type="dxa"/>
            <w:tcBorders>
              <w:left w:val="single" w:sz="4" w:space="0" w:color="000000"/>
              <w:right w:val="single" w:sz="4" w:space="0" w:color="000000"/>
            </w:tcBorders>
          </w:tcPr>
          <w:p>
            <w:pPr>
              <w:pStyle w:val="TableParagraph"/>
              <w:widowControl w:val="false"/>
              <w:spacing w:lineRule="exact" w:line="257"/>
              <w:ind w:right="116" w:hanging="0"/>
              <w:rPr>
                <w:rFonts w:ascii="Arial" w:hAnsi="Arial" w:cs="Arial"/>
                <w:sz w:val="24"/>
              </w:rPr>
            </w:pPr>
            <w:r>
              <w:rPr>
                <w:rFonts w:cs="Arial" w:ascii="Arial" w:hAnsi="Arial"/>
                <w:w w:val="86"/>
                <w:sz w:val="24"/>
              </w:rPr>
              <w:t>4</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z w:val="24"/>
              </w:rPr>
            </w:pPr>
            <w:r>
              <w:rPr>
                <w:rFonts w:cs="Arial" w:ascii="Arial" w:hAnsi="Arial"/>
                <w:spacing w:val="-2"/>
                <w:w w:val="95"/>
                <w:sz w:val="24"/>
              </w:rPr>
              <w:t>0.456</w:t>
            </w:r>
          </w:p>
        </w:tc>
        <w:tc>
          <w:tcPr>
            <w:tcW w:w="829" w:type="dxa"/>
            <w:tcBorders>
              <w:left w:val="single" w:sz="4" w:space="0" w:color="000000"/>
              <w:right w:val="single" w:sz="4" w:space="0" w:color="000000"/>
            </w:tcBorders>
          </w:tcPr>
          <w:p>
            <w:pPr>
              <w:pStyle w:val="TableParagraph"/>
              <w:widowControl w:val="false"/>
              <w:spacing w:lineRule="exact" w:line="257"/>
              <w:ind w:right="115" w:hanging="0"/>
              <w:rPr>
                <w:rFonts w:ascii="Arial" w:hAnsi="Arial" w:cs="Arial"/>
                <w:sz w:val="24"/>
              </w:rPr>
            </w:pPr>
            <w:r>
              <w:rPr>
                <w:rFonts w:cs="Arial" w:ascii="Arial" w:hAnsi="Arial"/>
                <w:spacing w:val="-4"/>
                <w:sz w:val="24"/>
              </w:rPr>
              <w:t>1675</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z w:val="24"/>
              </w:rPr>
            </w:pPr>
            <w:r>
              <w:rPr>
                <w:rFonts w:cs="Arial" w:ascii="Arial" w:hAnsi="Arial"/>
                <w:spacing w:val="-4"/>
                <w:sz w:val="24"/>
              </w:rPr>
              <w:t>19.9</w:t>
            </w:r>
          </w:p>
        </w:tc>
      </w:tr>
    </w:tbl>
    <w:p>
      <w:pPr>
        <w:pStyle w:val="TextBody"/>
        <w:spacing w:before="1" w:after="0"/>
        <w:rPr>
          <w:rFonts w:ascii="Arial" w:hAnsi="Arial" w:cs="Arial"/>
          <w:sz w:val="13"/>
        </w:rPr>
      </w:pPr>
      <w:r>
        <w:rPr>
          <w:rFonts w:cs="Arial" w:ascii="Arial" w:hAnsi="Arial"/>
          <w:sz w:val="13"/>
        </w:rPr>
      </w:r>
    </w:p>
    <w:p>
      <w:pPr>
        <w:pStyle w:val="TextBody"/>
        <w:spacing w:lineRule="auto" w:line="240" w:before="60" w:after="0"/>
        <w:ind w:left="119" w:right="1054" w:hanging="0"/>
        <w:jc w:val="both"/>
        <w:rPr>
          <w:rFonts w:ascii="Arial" w:hAnsi="Arial" w:cs="Arial"/>
        </w:rPr>
      </w:pPr>
      <w:r>
        <w:rPr>
          <w:rFonts w:cs="Arial" w:ascii="Arial" w:hAnsi="Arial"/>
        </w:rPr>
        <w:t>Table</w:t>
      </w:r>
      <w:r>
        <w:rPr>
          <w:rFonts w:cs="Arial" w:ascii="Arial" w:hAnsi="Arial"/>
          <w:spacing w:val="-1"/>
        </w:rPr>
        <w:t xml:space="preserve"> </w:t>
      </w:r>
      <w:r>
        <w:rPr>
          <w:rFonts w:cs="Arial" w:ascii="Arial" w:hAnsi="Arial"/>
        </w:rPr>
        <w:t>S2:</w:t>
      </w:r>
      <w:r>
        <w:rPr>
          <w:rFonts w:cs="Arial" w:ascii="Arial" w:hAnsi="Arial"/>
          <w:spacing w:val="27"/>
        </w:rPr>
        <w:t xml:space="preserve"> </w:t>
      </w:r>
      <w:r>
        <w:rPr>
          <w:rFonts w:cs="Arial" w:ascii="Arial" w:hAnsi="Arial"/>
        </w:rPr>
        <w:t>Number</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flower</w:t>
      </w:r>
      <w:r>
        <w:rPr>
          <w:rFonts w:cs="Arial" w:ascii="Arial" w:hAnsi="Arial"/>
          <w:spacing w:val="-1"/>
        </w:rPr>
        <w:t xml:space="preserve"> </w:t>
      </w:r>
      <w:r>
        <w:rPr>
          <w:rFonts w:cs="Arial" w:ascii="Arial" w:hAnsi="Arial"/>
        </w:rPr>
        <w:t>visitors</w:t>
      </w:r>
      <w:r>
        <w:rPr>
          <w:rFonts w:cs="Arial" w:ascii="Arial" w:hAnsi="Arial"/>
          <w:spacing w:val="-1"/>
        </w:rPr>
        <w:t xml:space="preserve"> </w:t>
      </w:r>
      <w:r>
        <w:rPr>
          <w:rFonts w:cs="Arial" w:ascii="Arial" w:hAnsi="Arial"/>
        </w:rPr>
        <w:t>recorded</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total</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44.8</w:t>
      </w:r>
      <w:r>
        <w:rPr>
          <w:rFonts w:cs="Arial" w:ascii="Arial" w:hAnsi="Arial"/>
          <w:spacing w:val="-1"/>
        </w:rPr>
        <w:t xml:space="preserve"> </w:t>
      </w:r>
      <w:r>
        <w:rPr>
          <w:rFonts w:cs="Arial" w:ascii="Arial" w:hAnsi="Arial"/>
        </w:rPr>
        <w:t>hours</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observation</w:t>
      </w:r>
      <w:r>
        <w:rPr>
          <w:rFonts w:cs="Arial" w:ascii="Arial" w:hAnsi="Arial"/>
          <w:spacing w:val="-1"/>
        </w:rPr>
        <w:t xml:space="preserve"> </w:t>
      </w:r>
      <w:r>
        <w:rPr>
          <w:rFonts w:cs="Arial" w:ascii="Arial" w:hAnsi="Arial"/>
        </w:rPr>
        <w:t>in commodity</w:t>
      </w:r>
      <w:r>
        <w:rPr>
          <w:rFonts w:cs="Arial" w:ascii="Arial" w:hAnsi="Arial"/>
          <w:spacing w:val="-6"/>
        </w:rPr>
        <w:t xml:space="preserve"> </w:t>
      </w:r>
      <w:r>
        <w:rPr>
          <w:rFonts w:cs="Arial" w:ascii="Arial" w:hAnsi="Arial"/>
        </w:rPr>
        <w:t>fields</w:t>
      </w:r>
      <w:r>
        <w:rPr>
          <w:rFonts w:cs="Arial" w:ascii="Arial" w:hAnsi="Arial"/>
          <w:spacing w:val="-6"/>
        </w:rPr>
        <w:t xml:space="preserve"> </w:t>
      </w:r>
      <w:r>
        <w:rPr>
          <w:rFonts w:cs="Arial" w:ascii="Arial" w:hAnsi="Arial"/>
        </w:rPr>
        <w:t>(2014</w:t>
      </w:r>
      <w:r>
        <w:rPr>
          <w:rFonts w:cs="Arial" w:ascii="Arial" w:hAnsi="Arial"/>
          <w:spacing w:val="-6"/>
        </w:rPr>
        <w:t xml:space="preserve"> </w:t>
      </w:r>
      <w:r>
        <w:rPr>
          <w:rFonts w:cs="Arial" w:ascii="Arial" w:hAnsi="Arial"/>
        </w:rPr>
        <w:t>and</w:t>
      </w:r>
      <w:r>
        <w:rPr>
          <w:rFonts w:cs="Arial" w:ascii="Arial" w:hAnsi="Arial"/>
          <w:spacing w:val="-5"/>
        </w:rPr>
        <w:t xml:space="preserve"> </w:t>
      </w:r>
      <w:r>
        <w:rPr>
          <w:rFonts w:cs="Arial" w:ascii="Arial" w:hAnsi="Arial"/>
        </w:rPr>
        <w:t>2015),</w:t>
      </w:r>
      <w:r>
        <w:rPr>
          <w:rFonts w:cs="Arial" w:ascii="Arial" w:hAnsi="Arial"/>
          <w:spacing w:val="-3"/>
        </w:rPr>
        <w:t xml:space="preserve"> </w:t>
      </w:r>
      <w:r>
        <w:rPr>
          <w:rFonts w:cs="Arial" w:ascii="Arial" w:hAnsi="Arial"/>
        </w:rPr>
        <w:t>and</w:t>
      </w:r>
      <w:r>
        <w:rPr>
          <w:rFonts w:cs="Arial" w:ascii="Arial" w:hAnsi="Arial"/>
          <w:spacing w:val="-6"/>
        </w:rPr>
        <w:t xml:space="preserve"> </w:t>
      </w:r>
      <w:r>
        <w:rPr>
          <w:rFonts w:cs="Arial" w:ascii="Arial" w:hAnsi="Arial"/>
        </w:rPr>
        <w:t>46.9</w:t>
      </w:r>
      <w:r>
        <w:rPr>
          <w:rFonts w:cs="Arial" w:ascii="Arial" w:hAnsi="Arial"/>
          <w:spacing w:val="-5"/>
        </w:rPr>
        <w:t xml:space="preserve"> </w:t>
      </w:r>
      <w:r>
        <w:rPr>
          <w:rFonts w:cs="Arial" w:ascii="Arial" w:hAnsi="Arial"/>
        </w:rPr>
        <w:t>hours</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observation</w:t>
      </w:r>
      <w:r>
        <w:rPr>
          <w:rFonts w:cs="Arial" w:ascii="Arial" w:hAnsi="Arial"/>
          <w:spacing w:val="-6"/>
        </w:rPr>
        <w:t xml:space="preserve"> </w:t>
      </w:r>
      <w:r>
        <w:rPr>
          <w:rFonts w:cs="Arial" w:ascii="Arial" w:hAnsi="Arial"/>
        </w:rPr>
        <w:t>in</w:t>
      </w:r>
      <w:r>
        <w:rPr>
          <w:rFonts w:cs="Arial" w:ascii="Arial" w:hAnsi="Arial"/>
          <w:spacing w:val="-5"/>
        </w:rPr>
        <w:t xml:space="preserve"> </w:t>
      </w:r>
      <w:r>
        <w:rPr>
          <w:rFonts w:cs="Arial" w:ascii="Arial" w:hAnsi="Arial"/>
        </w:rPr>
        <w:t>the</w:t>
      </w:r>
      <w:r>
        <w:rPr>
          <w:rFonts w:cs="Arial" w:ascii="Arial" w:hAnsi="Arial"/>
          <w:spacing w:val="-6"/>
        </w:rPr>
        <w:t xml:space="preserve"> </w:t>
      </w:r>
      <w:r>
        <w:rPr>
          <w:rFonts w:cs="Arial" w:ascii="Arial" w:hAnsi="Arial"/>
        </w:rPr>
        <w:t>seed</w:t>
      </w:r>
      <w:r>
        <w:rPr>
          <w:rFonts w:cs="Arial" w:ascii="Arial" w:hAnsi="Arial"/>
          <w:spacing w:val="-5"/>
        </w:rPr>
        <w:t xml:space="preserve"> </w:t>
      </w:r>
      <w:r>
        <w:rPr>
          <w:rFonts w:cs="Arial" w:ascii="Arial" w:hAnsi="Arial"/>
        </w:rPr>
        <w:t>fields</w:t>
      </w:r>
      <w:r>
        <w:rPr>
          <w:rFonts w:cs="Arial" w:ascii="Arial" w:hAnsi="Arial"/>
          <w:spacing w:val="-6"/>
        </w:rPr>
        <w:t xml:space="preserve"> </w:t>
      </w:r>
      <w:r>
        <w:rPr>
          <w:rFonts w:cs="Arial" w:ascii="Arial" w:hAnsi="Arial"/>
        </w:rPr>
        <w:t xml:space="preserve">(2015 </w:t>
      </w:r>
      <w:r>
        <w:rPr>
          <w:rFonts w:cs="Arial" w:ascii="Arial" w:hAnsi="Arial"/>
          <w:w w:val="95"/>
        </w:rPr>
        <w:t>and 2016).</w:t>
      </w:r>
      <w:r>
        <w:rPr>
          <w:rFonts w:cs="Arial" w:ascii="Arial" w:hAnsi="Arial"/>
          <w:spacing w:val="38"/>
        </w:rPr>
        <w:t xml:space="preserve"> </w:t>
      </w:r>
      <w:r>
        <w:rPr>
          <w:rFonts w:cs="Arial" w:ascii="Arial" w:hAnsi="Arial"/>
          <w:w w:val="95"/>
        </w:rPr>
        <w:t xml:space="preserve">“Fly” refers to larger calyptrate muscoid flies (families Muscidae, Anthomyiidae, </w:t>
      </w:r>
      <w:r>
        <w:rPr>
          <w:rFonts w:cs="Arial" w:ascii="Arial" w:hAnsi="Arial"/>
        </w:rPr>
        <w:t>Caliphoridae),</w:t>
      </w:r>
      <w:r>
        <w:rPr>
          <w:rFonts w:cs="Arial" w:ascii="Arial" w:hAnsi="Arial"/>
          <w:spacing w:val="-9"/>
        </w:rPr>
        <w:t xml:space="preserve"> </w:t>
      </w:r>
      <w:r>
        <w:rPr>
          <w:rFonts w:cs="Arial" w:ascii="Arial" w:hAnsi="Arial"/>
        </w:rPr>
        <w:t>while</w:t>
      </w:r>
      <w:r>
        <w:rPr>
          <w:rFonts w:cs="Arial" w:ascii="Arial" w:hAnsi="Arial"/>
          <w:spacing w:val="-10"/>
        </w:rPr>
        <w:t xml:space="preserve"> </w:t>
      </w:r>
      <w:r>
        <w:rPr>
          <w:rFonts w:cs="Arial" w:ascii="Arial" w:hAnsi="Arial"/>
        </w:rPr>
        <w:t>“Hover</w:t>
      </w:r>
      <w:r>
        <w:rPr>
          <w:rFonts w:cs="Arial" w:ascii="Arial" w:hAnsi="Arial"/>
          <w:spacing w:val="-10"/>
        </w:rPr>
        <w:t xml:space="preserve"> </w:t>
      </w:r>
      <w:r>
        <w:rPr>
          <w:rFonts w:cs="Arial" w:ascii="Arial" w:hAnsi="Arial"/>
        </w:rPr>
        <w:t>fly”</w:t>
      </w:r>
      <w:r>
        <w:rPr>
          <w:rFonts w:cs="Arial" w:ascii="Arial" w:hAnsi="Arial"/>
          <w:spacing w:val="-10"/>
        </w:rPr>
        <w:t xml:space="preserve"> </w:t>
      </w:r>
      <w:r>
        <w:rPr>
          <w:rFonts w:cs="Arial" w:ascii="Arial" w:hAnsi="Arial"/>
        </w:rPr>
        <w:t>refers</w:t>
      </w:r>
      <w:r>
        <w:rPr>
          <w:rFonts w:cs="Arial" w:ascii="Arial" w:hAnsi="Arial"/>
          <w:spacing w:val="-10"/>
        </w:rPr>
        <w:t xml:space="preserve"> </w:t>
      </w:r>
      <w:r>
        <w:rPr>
          <w:rFonts w:cs="Arial" w:ascii="Arial" w:hAnsi="Arial"/>
        </w:rPr>
        <w:t>to</w:t>
      </w:r>
      <w:r>
        <w:rPr>
          <w:rFonts w:cs="Arial" w:ascii="Arial" w:hAnsi="Arial"/>
          <w:spacing w:val="-10"/>
        </w:rPr>
        <w:t xml:space="preserve"> </w:t>
      </w:r>
      <w:r>
        <w:rPr>
          <w:rFonts w:cs="Arial" w:ascii="Arial" w:hAnsi="Arial"/>
        </w:rPr>
        <w:t>Syrphid</w:t>
      </w:r>
      <w:r>
        <w:rPr>
          <w:rFonts w:cs="Arial" w:ascii="Arial" w:hAnsi="Arial"/>
          <w:spacing w:val="-10"/>
        </w:rPr>
        <w:t xml:space="preserve"> </w:t>
      </w:r>
      <w:r>
        <w:rPr>
          <w:rFonts w:cs="Arial" w:ascii="Arial" w:hAnsi="Arial"/>
        </w:rPr>
        <w:t>flies.</w:t>
      </w:r>
      <w:r>
        <w:rPr>
          <w:rFonts w:cs="Arial" w:ascii="Arial" w:hAnsi="Arial"/>
          <w:spacing w:val="11"/>
        </w:rPr>
        <w:t xml:space="preserve"> </w:t>
      </w:r>
      <w:r>
        <w:rPr>
          <w:rFonts w:cs="Arial" w:ascii="Arial" w:hAnsi="Arial"/>
        </w:rPr>
        <w:t>“Other</w:t>
      </w:r>
      <w:r>
        <w:rPr>
          <w:rFonts w:cs="Arial" w:ascii="Arial" w:hAnsi="Arial"/>
          <w:spacing w:val="-10"/>
        </w:rPr>
        <w:t xml:space="preserve"> </w:t>
      </w:r>
      <w:r>
        <w:rPr>
          <w:rFonts w:cs="Arial" w:ascii="Arial" w:hAnsi="Arial"/>
        </w:rPr>
        <w:t>bee”</w:t>
      </w:r>
      <w:r>
        <w:rPr>
          <w:rFonts w:cs="Arial" w:ascii="Arial" w:hAnsi="Arial"/>
          <w:spacing w:val="-10"/>
        </w:rPr>
        <w:t xml:space="preserve"> </w:t>
      </w:r>
      <w:r>
        <w:rPr>
          <w:rFonts w:cs="Arial" w:ascii="Arial" w:hAnsi="Arial"/>
        </w:rPr>
        <w:t>included</w:t>
      </w:r>
      <w:r>
        <w:rPr>
          <w:rFonts w:cs="Arial" w:ascii="Arial" w:hAnsi="Arial"/>
          <w:spacing w:val="-10"/>
        </w:rPr>
        <w:t xml:space="preserve"> </w:t>
      </w:r>
      <w:r>
        <w:rPr>
          <w:rFonts w:cs="Arial" w:ascii="Arial" w:hAnsi="Arial"/>
        </w:rPr>
        <w:t>Halictid</w:t>
      </w:r>
      <w:r>
        <w:rPr>
          <w:rFonts w:cs="Arial" w:ascii="Arial" w:hAnsi="Arial"/>
          <w:spacing w:val="-10"/>
        </w:rPr>
        <w:t xml:space="preserve"> </w:t>
      </w:r>
      <w:r>
        <w:rPr>
          <w:rFonts w:cs="Arial" w:ascii="Arial" w:hAnsi="Arial"/>
        </w:rPr>
        <w:t xml:space="preserve">and Andrenid bees, while “Bumble bee” was </w:t>
      </w:r>
      <w:r>
        <w:rPr>
          <w:rFonts w:cs="Arial" w:ascii="Arial" w:hAnsi="Arial"/>
          <w:i/>
        </w:rPr>
        <w:t xml:space="preserve">Bombus </w:t>
      </w:r>
      <w:r>
        <w:rPr>
          <w:rFonts w:cs="Arial" w:ascii="Arial" w:hAnsi="Arial"/>
        </w:rPr>
        <w:t>spp.</w:t>
      </w:r>
      <w:r>
        <w:rPr>
          <w:rFonts w:cs="Arial" w:ascii="Arial" w:hAnsi="Arial"/>
          <w:spacing w:val="40"/>
        </w:rPr>
        <w:t xml:space="preserve"> </w:t>
      </w:r>
      <w:r>
        <w:rPr>
          <w:rFonts w:cs="Arial" w:ascii="Arial" w:hAnsi="Arial"/>
        </w:rPr>
        <w:t>“Butterfly” refers to all visiting Lepidopterans, mostly Pierids.</w:t>
      </w:r>
    </w:p>
    <w:p>
      <w:pPr>
        <w:pStyle w:val="TextBody"/>
        <w:spacing w:before="3" w:after="0"/>
        <w:rPr>
          <w:rFonts w:ascii="Arial" w:hAnsi="Arial" w:cs="Arial"/>
          <w:sz w:val="30"/>
        </w:rPr>
      </w:pPr>
      <w:r>
        <w:rPr>
          <w:rFonts w:cs="Arial" w:ascii="Arial" w:hAnsi="Arial"/>
          <w:sz w:val="30"/>
        </w:rPr>
      </w:r>
    </w:p>
    <w:p>
      <w:pPr>
        <w:pStyle w:val="Heading1"/>
        <w:ind w:left="119" w:hanging="0"/>
        <w:jc w:val="both"/>
        <w:rPr>
          <w:rFonts w:ascii="Arial" w:hAnsi="Arial" w:cs="Arial"/>
        </w:rPr>
      </w:pPr>
      <w:r>
        <w:rPr>
          <w:rFonts w:cs="Arial" w:ascii="Arial" w:hAnsi="Arial"/>
          <w:w w:val="95"/>
        </w:rPr>
        <w:t>Appendix</w:t>
      </w:r>
      <w:r>
        <w:rPr>
          <w:rFonts w:cs="Arial" w:ascii="Arial" w:hAnsi="Arial"/>
          <w:spacing w:val="33"/>
        </w:rPr>
        <w:t xml:space="preserve"> </w:t>
      </w:r>
      <w:r>
        <w:rPr>
          <w:rFonts w:cs="Arial" w:ascii="Arial" w:hAnsi="Arial"/>
          <w:w w:val="95"/>
        </w:rPr>
        <w:t>B:</w:t>
      </w:r>
      <w:r>
        <w:rPr>
          <w:rFonts w:cs="Arial" w:ascii="Arial" w:hAnsi="Arial"/>
          <w:spacing w:val="34"/>
        </w:rPr>
        <w:t xml:space="preserve"> </w:t>
      </w:r>
      <w:r>
        <w:rPr>
          <w:rFonts w:cs="Arial" w:ascii="Arial" w:hAnsi="Arial"/>
          <w:w w:val="95"/>
        </w:rPr>
        <w:t>Additional</w:t>
      </w:r>
      <w:r>
        <w:rPr>
          <w:rFonts w:cs="Arial" w:ascii="Arial" w:hAnsi="Arial"/>
          <w:spacing w:val="34"/>
        </w:rPr>
        <w:t xml:space="preserve"> </w:t>
      </w:r>
      <w:r>
        <w:rPr>
          <w:rFonts w:cs="Arial" w:ascii="Arial" w:hAnsi="Arial"/>
          <w:w w:val="95"/>
        </w:rPr>
        <w:t>information</w:t>
      </w:r>
      <w:r>
        <w:rPr>
          <w:rFonts w:cs="Arial" w:ascii="Arial" w:hAnsi="Arial"/>
          <w:spacing w:val="33"/>
        </w:rPr>
        <w:t xml:space="preserve"> </w:t>
      </w:r>
      <w:r>
        <w:rPr>
          <w:rFonts w:cs="Arial" w:ascii="Arial" w:hAnsi="Arial"/>
          <w:w w:val="95"/>
        </w:rPr>
        <w:t>on</w:t>
      </w:r>
      <w:r>
        <w:rPr>
          <w:rFonts w:cs="Arial" w:ascii="Arial" w:hAnsi="Arial"/>
          <w:spacing w:val="34"/>
        </w:rPr>
        <w:t xml:space="preserve"> </w:t>
      </w:r>
      <w:r>
        <w:rPr>
          <w:rFonts w:cs="Arial" w:ascii="Arial" w:hAnsi="Arial"/>
          <w:w w:val="95"/>
        </w:rPr>
        <w:t>insect</w:t>
      </w:r>
      <w:r>
        <w:rPr>
          <w:rFonts w:cs="Arial" w:ascii="Arial" w:hAnsi="Arial"/>
          <w:spacing w:val="34"/>
        </w:rPr>
        <w:t xml:space="preserve"> </w:t>
      </w:r>
      <w:r>
        <w:rPr>
          <w:rFonts w:cs="Arial" w:ascii="Arial" w:hAnsi="Arial"/>
          <w:spacing w:val="-2"/>
          <w:w w:val="95"/>
        </w:rPr>
        <w:t>visitors</w:t>
      </w:r>
    </w:p>
    <w:p>
      <w:pPr>
        <w:pStyle w:val="TextBody"/>
        <w:spacing w:lineRule="auto" w:line="252" w:before="214" w:after="0"/>
        <w:ind w:left="119" w:right="1056" w:firstLine="601"/>
        <w:pPrChange w:id="0" w:author="Hoover, Shelley" w:date="2022-09-12T08:43:00Z">
          <w:pPr>
            <w:pStyle w:val="Textbody"/>
            <w:jc w:val="right"/>
            <w:ind w:left="119" w:right="1056" w:hanging="0"/>
            <w:spacing w:lineRule="auto" w:line="252" w:before="214" w:after="0"/>
          </w:pPr>
        </w:pPrChange>
        <w:rPr>
          <w:rFonts w:ascii="Arial" w:hAnsi="Arial" w:cs="Arial"/>
          <w:del w:id="247" w:author="Hoover, Shelley" w:date="2022-09-12T08:43:00Z"/>
        </w:rPr>
      </w:pPr>
      <w:del w:id="242" w:author="Hoover, Shelley" w:date="2022-09-12T08:43:00Z">
        <w:r>
          <w:rPr>
            <w:rFonts w:cs="Arial" w:ascii="Arial" w:hAnsi="Arial"/>
            <w:w w:val="95"/>
          </w:rPr>
          <w:delText>During</w:delText>
        </w:r>
      </w:del>
      <w:del w:id="243" w:author="Hoover, Shelley" w:date="2022-09-12T08:43:00Z">
        <w:r>
          <w:rPr>
            <w:rFonts w:cs="Arial" w:ascii="Arial" w:hAnsi="Arial"/>
            <w:spacing w:val="-4"/>
            <w:w w:val="95"/>
          </w:rPr>
          <w:delText xml:space="preserve"> </w:delText>
        </w:r>
      </w:del>
      <w:ins w:id="244" w:author="Hoover, Shelley" w:date="2022-09-12T08:43:00Z">
        <w:r>
          <w:rPr>
            <w:rFonts w:cs="Arial" w:ascii="Arial" w:hAnsi="Arial"/>
            <w:w w:val="95"/>
          </w:rPr>
          <w:t>In</w:t>
        </w:r>
      </w:ins>
      <w:ins w:id="245" w:author="Hoover, Shelley" w:date="2022-09-12T08:43:00Z">
        <w:r>
          <w:rPr>
            <w:rFonts w:cs="Arial" w:ascii="Arial" w:hAnsi="Arial"/>
            <w:spacing w:val="-4"/>
            <w:w w:val="95"/>
          </w:rPr>
          <w:t xml:space="preserve"> </w:t>
        </w:r>
      </w:ins>
      <w:r>
        <w:rPr>
          <w:rFonts w:cs="Arial" w:ascii="Arial" w:hAnsi="Arial"/>
          <w:w w:val="95"/>
        </w:rPr>
        <w:t>2015,</w:t>
      </w:r>
      <w:r>
        <w:rPr>
          <w:rFonts w:cs="Arial" w:ascii="Arial" w:hAnsi="Arial"/>
          <w:spacing w:val="-4"/>
          <w:w w:val="95"/>
        </w:rPr>
        <w:t xml:space="preserve"> </w:t>
      </w:r>
      <w:r>
        <w:rPr>
          <w:rFonts w:cs="Arial" w:ascii="Arial" w:hAnsi="Arial"/>
          <w:w w:val="95"/>
        </w:rPr>
        <w:t>we</w:t>
      </w:r>
      <w:r>
        <w:rPr>
          <w:rFonts w:cs="Arial" w:ascii="Arial" w:hAnsi="Arial"/>
          <w:spacing w:val="-4"/>
          <w:w w:val="95"/>
        </w:rPr>
        <w:t xml:space="preserve"> </w:t>
      </w:r>
      <w:r>
        <w:rPr>
          <w:rFonts w:cs="Arial" w:ascii="Arial" w:hAnsi="Arial"/>
          <w:w w:val="95"/>
        </w:rPr>
        <w:t>recorded</w:t>
      </w:r>
      <w:r>
        <w:rPr>
          <w:rFonts w:cs="Arial" w:ascii="Arial" w:hAnsi="Arial"/>
          <w:spacing w:val="-4"/>
          <w:w w:val="95"/>
        </w:rPr>
        <w:t xml:space="preserve"> </w:t>
      </w:r>
      <w:r>
        <w:rPr>
          <w:rFonts w:cs="Arial" w:ascii="Arial" w:hAnsi="Arial"/>
          <w:w w:val="95"/>
        </w:rPr>
        <w:t>whether</w:t>
      </w:r>
      <w:r>
        <w:rPr>
          <w:rFonts w:cs="Arial" w:ascii="Arial" w:hAnsi="Arial"/>
          <w:spacing w:val="-4"/>
          <w:w w:val="95"/>
        </w:rPr>
        <w:t xml:space="preserve"> </w:t>
      </w:r>
      <w:r>
        <w:rPr>
          <w:rFonts w:cs="Arial" w:ascii="Arial" w:hAnsi="Arial"/>
          <w:w w:val="95"/>
        </w:rPr>
        <w:t>honey</w:t>
      </w:r>
      <w:r>
        <w:rPr>
          <w:rFonts w:cs="Arial" w:ascii="Arial" w:hAnsi="Arial"/>
          <w:spacing w:val="-4"/>
          <w:w w:val="95"/>
        </w:rPr>
        <w:t xml:space="preserve"> </w:t>
      </w:r>
      <w:r>
        <w:rPr>
          <w:rFonts w:cs="Arial" w:ascii="Arial" w:hAnsi="Arial"/>
          <w:w w:val="95"/>
        </w:rPr>
        <w:t>bees</w:t>
      </w:r>
      <w:r>
        <w:rPr>
          <w:rFonts w:cs="Arial" w:ascii="Arial" w:hAnsi="Arial"/>
          <w:spacing w:val="-4"/>
          <w:w w:val="95"/>
        </w:rPr>
        <w:t xml:space="preserve"> </w:t>
      </w:r>
      <w:r>
        <w:rPr>
          <w:rFonts w:cs="Arial" w:ascii="Arial" w:hAnsi="Arial"/>
          <w:w w:val="95"/>
        </w:rPr>
        <w:t>were</w:t>
      </w:r>
      <w:r>
        <w:rPr>
          <w:rFonts w:cs="Arial" w:ascii="Arial" w:hAnsi="Arial"/>
          <w:spacing w:val="-4"/>
          <w:w w:val="95"/>
        </w:rPr>
        <w:t xml:space="preserve"> </w:t>
      </w:r>
      <w:r>
        <w:rPr>
          <w:rFonts w:cs="Arial" w:ascii="Arial" w:hAnsi="Arial"/>
          <w:w w:val="95"/>
        </w:rPr>
        <w:t>top-working</w:t>
      </w:r>
      <w:r>
        <w:rPr>
          <w:rFonts w:cs="Arial" w:ascii="Arial" w:hAnsi="Arial"/>
          <w:spacing w:val="-4"/>
          <w:w w:val="95"/>
        </w:rPr>
        <w:t xml:space="preserve"> </w:t>
      </w:r>
      <w:r>
        <w:rPr>
          <w:rFonts w:cs="Arial" w:ascii="Arial" w:hAnsi="Arial"/>
          <w:w w:val="95"/>
        </w:rPr>
        <w:t>or</w:t>
      </w:r>
      <w:r>
        <w:rPr>
          <w:rFonts w:cs="Arial" w:ascii="Arial" w:hAnsi="Arial"/>
          <w:spacing w:val="-4"/>
          <w:w w:val="95"/>
        </w:rPr>
        <w:t xml:space="preserve"> </w:t>
      </w:r>
      <w:r>
        <w:rPr>
          <w:rFonts w:cs="Arial" w:ascii="Arial" w:hAnsi="Arial"/>
          <w:w w:val="95"/>
        </w:rPr>
        <w:t>side-working</w:t>
      </w:r>
      <w:r>
        <w:rPr>
          <w:rFonts w:cs="Arial" w:ascii="Arial" w:hAnsi="Arial"/>
          <w:spacing w:val="-4"/>
          <w:w w:val="95"/>
        </w:rPr>
        <w:t xml:space="preserve"> </w:t>
      </w:r>
      <w:r>
        <w:rPr>
          <w:rFonts w:cs="Arial" w:ascii="Arial" w:hAnsi="Arial"/>
          <w:w w:val="95"/>
        </w:rPr>
        <w:t>flowers</w:t>
      </w:r>
      <w:r>
        <w:rPr>
          <w:rFonts w:cs="Arial" w:ascii="Arial" w:hAnsi="Arial"/>
          <w:spacing w:val="-4"/>
          <w:w w:val="95"/>
        </w:rPr>
        <w:t xml:space="preserve"> </w:t>
      </w:r>
      <w:r>
        <w:rPr>
          <w:rFonts w:cs="Arial" w:ascii="Arial" w:hAnsi="Arial"/>
          <w:w w:val="95"/>
        </w:rPr>
        <w:t xml:space="preserve">(see also </w:t>
      </w:r>
      <w:hyperlink w:anchor="_bookmark34">
        <w:r>
          <w:rPr>
            <w:rFonts w:cs="Arial" w:ascii="Arial" w:hAnsi="Arial"/>
            <w:w w:val="95"/>
          </w:rPr>
          <w:t>Free and Williams,</w:t>
        </w:r>
      </w:hyperlink>
      <w:r>
        <w:rPr>
          <w:rFonts w:cs="Arial" w:ascii="Arial" w:hAnsi="Arial"/>
          <w:w w:val="95"/>
        </w:rPr>
        <w:t xml:space="preserve"> </w:t>
      </w:r>
      <w:hyperlink w:anchor="_bookmark34">
        <w:r>
          <w:rPr>
            <w:rFonts w:cs="Arial" w:ascii="Arial" w:hAnsi="Arial"/>
            <w:w w:val="95"/>
          </w:rPr>
          <w:t>1973;</w:t>
        </w:r>
      </w:hyperlink>
      <w:r>
        <w:rPr>
          <w:rFonts w:cs="Arial" w:ascii="Arial" w:hAnsi="Arial"/>
          <w:w w:val="95"/>
        </w:rPr>
        <w:t xml:space="preserve"> </w:t>
      </w:r>
      <w:hyperlink w:anchor="_bookmark33">
        <w:r>
          <w:rPr>
            <w:rFonts w:cs="Arial" w:ascii="Arial" w:hAnsi="Arial"/>
            <w:w w:val="95"/>
          </w:rPr>
          <w:t>Free and Ferguson,</w:t>
        </w:r>
      </w:hyperlink>
      <w:r>
        <w:rPr>
          <w:rFonts w:cs="Arial" w:ascii="Arial" w:hAnsi="Arial"/>
          <w:w w:val="95"/>
        </w:rPr>
        <w:t xml:space="preserve"> </w:t>
      </w:r>
      <w:hyperlink w:anchor="_bookmark33">
        <w:r>
          <w:rPr>
            <w:rFonts w:cs="Arial" w:ascii="Arial" w:hAnsi="Arial"/>
            <w:w w:val="95"/>
          </w:rPr>
          <w:t>198</w:t>
        </w:r>
      </w:hyperlink>
      <w:r>
        <w:rPr>
          <w:rFonts w:cs="Arial" w:ascii="Arial" w:hAnsi="Arial"/>
          <w:w w:val="95"/>
        </w:rPr>
        <w:t xml:space="preserve">3; </w:t>
      </w:r>
      <w:hyperlink w:anchor="_bookmark75">
        <w:r>
          <w:rPr>
            <w:rFonts w:cs="Arial" w:ascii="Arial" w:hAnsi="Arial"/>
            <w:w w:val="95"/>
          </w:rPr>
          <w:t>Mohr and Jay,</w:t>
        </w:r>
      </w:hyperlink>
      <w:r>
        <w:rPr>
          <w:rFonts w:cs="Arial" w:ascii="Arial" w:hAnsi="Arial"/>
          <w:w w:val="95"/>
        </w:rPr>
        <w:t xml:space="preserve"> </w:t>
      </w:r>
      <w:hyperlink w:anchor="_bookmark75">
        <w:r>
          <w:rPr>
            <w:rFonts w:cs="Arial" w:ascii="Arial" w:hAnsi="Arial"/>
            <w:w w:val="95"/>
          </w:rPr>
          <w:t>1988).</w:t>
        </w:r>
      </w:hyperlink>
      <w:r>
        <w:rPr>
          <w:rFonts w:cs="Arial" w:ascii="Arial" w:hAnsi="Arial"/>
          <w:spacing w:val="34"/>
        </w:rPr>
        <w:t xml:space="preserve"> </w:t>
      </w:r>
      <w:r>
        <w:rPr>
          <w:rFonts w:cs="Arial" w:ascii="Arial" w:hAnsi="Arial"/>
          <w:w w:val="95"/>
        </w:rPr>
        <w:t>Top-working bees landed on the top of the flower and inserted their proboscis down between the petals to access</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nectaries</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flower,</w:t>
      </w:r>
      <w:r>
        <w:rPr>
          <w:rFonts w:cs="Arial" w:ascii="Arial" w:hAnsi="Arial"/>
          <w:spacing w:val="-7"/>
          <w:w w:val="95"/>
        </w:rPr>
        <w:t xml:space="preserve"> </w:t>
      </w:r>
      <w:r>
        <w:rPr>
          <w:rFonts w:cs="Arial" w:ascii="Arial" w:hAnsi="Arial"/>
          <w:w w:val="95"/>
        </w:rPr>
        <w:t>while</w:t>
      </w:r>
      <w:r>
        <w:rPr>
          <w:rFonts w:cs="Arial" w:ascii="Arial" w:hAnsi="Arial"/>
          <w:spacing w:val="-10"/>
          <w:w w:val="95"/>
        </w:rPr>
        <w:t xml:space="preserve"> </w:t>
      </w:r>
      <w:r>
        <w:rPr>
          <w:rFonts w:cs="Arial" w:ascii="Arial" w:hAnsi="Arial"/>
          <w:w w:val="95"/>
        </w:rPr>
        <w:t>side-working</w:t>
      </w:r>
      <w:r>
        <w:rPr>
          <w:rFonts w:cs="Arial" w:ascii="Arial" w:hAnsi="Arial"/>
          <w:spacing w:val="-10"/>
          <w:w w:val="95"/>
        </w:rPr>
        <w:t xml:space="preserve"> </w:t>
      </w:r>
      <w:r>
        <w:rPr>
          <w:rFonts w:cs="Arial" w:ascii="Arial" w:hAnsi="Arial"/>
          <w:w w:val="95"/>
        </w:rPr>
        <w:t>bees</w:t>
      </w:r>
      <w:r>
        <w:rPr>
          <w:rFonts w:cs="Arial" w:ascii="Arial" w:hAnsi="Arial"/>
          <w:spacing w:val="-10"/>
          <w:w w:val="95"/>
        </w:rPr>
        <w:t xml:space="preserve"> </w:t>
      </w:r>
      <w:r>
        <w:rPr>
          <w:rFonts w:cs="Arial" w:ascii="Arial" w:hAnsi="Arial"/>
          <w:w w:val="95"/>
        </w:rPr>
        <w:t>landed</w:t>
      </w:r>
      <w:r>
        <w:rPr>
          <w:rFonts w:cs="Arial" w:ascii="Arial" w:hAnsi="Arial"/>
          <w:spacing w:val="-10"/>
          <w:w w:val="95"/>
        </w:rPr>
        <w:t xml:space="preserve"> </w:t>
      </w:r>
      <w:r>
        <w:rPr>
          <w:rFonts w:cs="Arial" w:ascii="Arial" w:hAnsi="Arial"/>
          <w:w w:val="95"/>
        </w:rPr>
        <w:t>on</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side</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flower</w:t>
      </w:r>
      <w:r>
        <w:rPr>
          <w:rFonts w:cs="Arial" w:ascii="Arial" w:hAnsi="Arial"/>
          <w:spacing w:val="-10"/>
          <w:w w:val="95"/>
        </w:rPr>
        <w:t xml:space="preserve"> </w:t>
      </w:r>
      <w:r>
        <w:rPr>
          <w:rFonts w:cs="Arial" w:ascii="Arial" w:hAnsi="Arial"/>
          <w:w w:val="95"/>
        </w:rPr>
        <w:t>and stole nectar by inserted their proboscis between the petals, avoiding contact with the stigma or</w:t>
      </w:r>
      <w:r>
        <w:rPr>
          <w:rFonts w:cs="Arial" w:ascii="Arial" w:hAnsi="Arial"/>
          <w:spacing w:val="30"/>
        </w:rPr>
        <w:t xml:space="preserve"> </w:t>
      </w:r>
      <w:r>
        <w:rPr>
          <w:rFonts w:cs="Arial" w:ascii="Arial" w:hAnsi="Arial"/>
          <w:w w:val="95"/>
        </w:rPr>
        <w:t>anthers.</w:t>
      </w:r>
      <w:r>
        <w:rPr>
          <w:rFonts w:cs="Arial" w:ascii="Arial" w:hAnsi="Arial"/>
          <w:spacing w:val="80"/>
        </w:rPr>
        <w:t xml:space="preserve"> </w:t>
      </w:r>
      <w:r>
        <w:rPr>
          <w:rFonts w:cs="Arial" w:ascii="Arial" w:hAnsi="Arial"/>
          <w:w w:val="95"/>
        </w:rPr>
        <w:t>Additionally,</w:t>
      </w:r>
      <w:r>
        <w:rPr>
          <w:rFonts w:cs="Arial" w:ascii="Arial" w:hAnsi="Arial"/>
          <w:spacing w:val="36"/>
        </w:rPr>
        <w:t xml:space="preserve"> </w:t>
      </w:r>
      <w:r>
        <w:rPr>
          <w:rFonts w:cs="Arial" w:ascii="Arial" w:hAnsi="Arial"/>
          <w:w w:val="95"/>
        </w:rPr>
        <w:t>we</w:t>
      </w:r>
      <w:r>
        <w:rPr>
          <w:rFonts w:cs="Arial" w:ascii="Arial" w:hAnsi="Arial"/>
          <w:spacing w:val="30"/>
        </w:rPr>
        <w:t xml:space="preserve"> </w:t>
      </w:r>
      <w:r>
        <w:rPr>
          <w:rFonts w:cs="Arial" w:ascii="Arial" w:hAnsi="Arial"/>
          <w:w w:val="95"/>
        </w:rPr>
        <w:t>recorded</w:t>
      </w:r>
      <w:r>
        <w:rPr>
          <w:rFonts w:cs="Arial" w:ascii="Arial" w:hAnsi="Arial"/>
          <w:spacing w:val="30"/>
        </w:rPr>
        <w:t xml:space="preserve"> </w:t>
      </w:r>
      <w:r>
        <w:rPr>
          <w:rFonts w:cs="Arial" w:ascii="Arial" w:hAnsi="Arial"/>
          <w:w w:val="95"/>
        </w:rPr>
        <w:t>whether</w:t>
      </w:r>
      <w:r>
        <w:rPr>
          <w:rFonts w:cs="Arial" w:ascii="Arial" w:hAnsi="Arial"/>
          <w:spacing w:val="30"/>
        </w:rPr>
        <w:t xml:space="preserve"> </w:t>
      </w:r>
      <w:r>
        <w:rPr>
          <w:rFonts w:cs="Arial" w:ascii="Arial" w:hAnsi="Arial"/>
          <w:w w:val="95"/>
        </w:rPr>
        <w:t>honey</w:t>
      </w:r>
      <w:r>
        <w:rPr>
          <w:rFonts w:cs="Arial" w:ascii="Arial" w:hAnsi="Arial"/>
          <w:spacing w:val="30"/>
        </w:rPr>
        <w:t xml:space="preserve"> </w:t>
      </w:r>
      <w:r>
        <w:rPr>
          <w:rFonts w:cs="Arial" w:ascii="Arial" w:hAnsi="Arial"/>
          <w:w w:val="95"/>
        </w:rPr>
        <w:t>bees</w:t>
      </w:r>
      <w:r>
        <w:rPr>
          <w:rFonts w:cs="Arial" w:ascii="Arial" w:hAnsi="Arial"/>
          <w:spacing w:val="30"/>
        </w:rPr>
        <w:t xml:space="preserve"> </w:t>
      </w:r>
      <w:r>
        <w:rPr>
          <w:rFonts w:cs="Arial" w:ascii="Arial" w:hAnsi="Arial"/>
          <w:w w:val="95"/>
        </w:rPr>
        <w:t>were</w:t>
      </w:r>
      <w:r>
        <w:rPr>
          <w:rFonts w:cs="Arial" w:ascii="Arial" w:hAnsi="Arial"/>
          <w:spacing w:val="30"/>
        </w:rPr>
        <w:t xml:space="preserve"> </w:t>
      </w:r>
      <w:r>
        <w:rPr>
          <w:rFonts w:cs="Arial" w:ascii="Arial" w:hAnsi="Arial"/>
          <w:w w:val="95"/>
        </w:rPr>
        <w:t>pollen</w:t>
      </w:r>
      <w:r>
        <w:rPr>
          <w:rFonts w:cs="Arial" w:ascii="Arial" w:hAnsi="Arial"/>
          <w:spacing w:val="30"/>
        </w:rPr>
        <w:t xml:space="preserve"> </w:t>
      </w:r>
      <w:r>
        <w:rPr>
          <w:rFonts w:cs="Arial" w:ascii="Arial" w:hAnsi="Arial"/>
          <w:w w:val="95"/>
        </w:rPr>
        <w:t>or</w:t>
      </w:r>
      <w:r>
        <w:rPr>
          <w:rFonts w:cs="Arial" w:ascii="Arial" w:hAnsi="Arial"/>
          <w:spacing w:val="30"/>
        </w:rPr>
        <w:t xml:space="preserve"> </w:t>
      </w:r>
      <w:r>
        <w:rPr>
          <w:rFonts w:cs="Arial" w:ascii="Arial" w:hAnsi="Arial"/>
          <w:w w:val="95"/>
        </w:rPr>
        <w:t>nectar</w:t>
      </w:r>
      <w:r>
        <w:rPr>
          <w:rFonts w:cs="Arial" w:ascii="Arial" w:hAnsi="Arial"/>
          <w:spacing w:val="30"/>
        </w:rPr>
        <w:t xml:space="preserve"> </w:t>
      </w:r>
      <w:r>
        <w:rPr>
          <w:rFonts w:cs="Arial" w:ascii="Arial" w:hAnsi="Arial"/>
          <w:w w:val="95"/>
        </w:rPr>
        <w:t xml:space="preserve">foragers (pollen foragers had a visible pollen load on their corbicula, while nectar foragers had none). </w:t>
      </w:r>
      <w:r>
        <w:rPr>
          <w:rFonts w:cs="Arial" w:ascii="Arial" w:hAnsi="Arial"/>
          <w:spacing w:val="-2"/>
        </w:rPr>
        <w:t>Pollen-</w:t>
      </w:r>
      <w:r>
        <w:rPr>
          <w:rFonts w:cs="Arial" w:ascii="Arial" w:hAnsi="Arial"/>
          <w:spacing w:val="11"/>
        </w:rPr>
        <w:t xml:space="preserve"> </w:t>
      </w:r>
      <w:r>
        <w:rPr>
          <w:rFonts w:cs="Arial" w:ascii="Arial" w:hAnsi="Arial"/>
          <w:spacing w:val="-2"/>
        </w:rPr>
        <w:t>and</w:t>
      </w:r>
      <w:r>
        <w:rPr>
          <w:rFonts w:cs="Arial" w:ascii="Arial" w:hAnsi="Arial"/>
          <w:spacing w:val="11"/>
        </w:rPr>
        <w:t xml:space="preserve"> </w:t>
      </w:r>
      <w:r>
        <w:rPr>
          <w:rFonts w:cs="Arial" w:ascii="Arial" w:hAnsi="Arial"/>
          <w:spacing w:val="-2"/>
        </w:rPr>
        <w:t>nectar-foraging</w:t>
      </w:r>
      <w:r>
        <w:rPr>
          <w:rFonts w:cs="Arial" w:ascii="Arial" w:hAnsi="Arial"/>
          <w:spacing w:val="11"/>
        </w:rPr>
        <w:t xml:space="preserve"> </w:t>
      </w:r>
      <w:r>
        <w:rPr>
          <w:rFonts w:cs="Arial" w:ascii="Arial" w:hAnsi="Arial"/>
          <w:spacing w:val="-2"/>
        </w:rPr>
        <w:t>honey</w:t>
      </w:r>
      <w:r>
        <w:rPr>
          <w:rFonts w:cs="Arial" w:ascii="Arial" w:hAnsi="Arial"/>
          <w:spacing w:val="11"/>
        </w:rPr>
        <w:t xml:space="preserve"> </w:t>
      </w:r>
      <w:r>
        <w:rPr>
          <w:rFonts w:cs="Arial" w:ascii="Arial" w:hAnsi="Arial"/>
          <w:spacing w:val="-2"/>
        </w:rPr>
        <w:t>bees</w:t>
      </w:r>
      <w:r>
        <w:rPr>
          <w:rFonts w:cs="Arial" w:ascii="Arial" w:hAnsi="Arial"/>
          <w:spacing w:val="11"/>
        </w:rPr>
        <w:t xml:space="preserve"> </w:t>
      </w:r>
      <w:r>
        <w:rPr>
          <w:rFonts w:cs="Arial" w:ascii="Arial" w:hAnsi="Arial"/>
          <w:spacing w:val="-2"/>
        </w:rPr>
        <w:t>had</w:t>
      </w:r>
      <w:r>
        <w:rPr>
          <w:rFonts w:cs="Arial" w:ascii="Arial" w:hAnsi="Arial"/>
          <w:spacing w:val="11"/>
        </w:rPr>
        <w:t xml:space="preserve"> </w:t>
      </w:r>
      <w:r>
        <w:rPr>
          <w:rFonts w:cs="Arial" w:ascii="Arial" w:hAnsi="Arial"/>
          <w:spacing w:val="-2"/>
        </w:rPr>
        <w:t>different</w:t>
      </w:r>
      <w:r>
        <w:rPr>
          <w:rFonts w:cs="Arial" w:ascii="Arial" w:hAnsi="Arial"/>
          <w:spacing w:val="11"/>
        </w:rPr>
        <w:t xml:space="preserve"> </w:t>
      </w:r>
      <w:r>
        <w:rPr>
          <w:rFonts w:cs="Arial" w:ascii="Arial" w:hAnsi="Arial"/>
          <w:spacing w:val="-2"/>
        </w:rPr>
        <w:t>patterns</w:t>
      </w:r>
      <w:r>
        <w:rPr>
          <w:rFonts w:cs="Arial" w:ascii="Arial" w:hAnsi="Arial"/>
          <w:spacing w:val="11"/>
        </w:rPr>
        <w:t xml:space="preserve"> </w:t>
      </w:r>
      <w:r>
        <w:rPr>
          <w:rFonts w:cs="Arial" w:ascii="Arial" w:hAnsi="Arial"/>
          <w:spacing w:val="-2"/>
        </w:rPr>
        <w:t>of</w:t>
      </w:r>
      <w:r>
        <w:rPr>
          <w:rFonts w:cs="Arial" w:ascii="Arial" w:hAnsi="Arial"/>
          <w:spacing w:val="11"/>
        </w:rPr>
        <w:t xml:space="preserve"> </w:t>
      </w:r>
      <w:r>
        <w:rPr>
          <w:rFonts w:cs="Arial" w:ascii="Arial" w:hAnsi="Arial"/>
          <w:spacing w:val="-2"/>
        </w:rPr>
        <w:t>side-working,</w:t>
      </w:r>
      <w:r>
        <w:rPr>
          <w:rFonts w:cs="Arial" w:ascii="Arial" w:hAnsi="Arial"/>
          <w:spacing w:val="13"/>
        </w:rPr>
        <w:t xml:space="preserve"> </w:t>
      </w:r>
      <w:r>
        <w:rPr>
          <w:rFonts w:cs="Arial" w:ascii="Arial" w:hAnsi="Arial"/>
          <w:spacing w:val="-2"/>
        </w:rPr>
        <w:t>both</w:t>
      </w:r>
      <w:r>
        <w:rPr>
          <w:rFonts w:cs="Arial" w:ascii="Arial" w:hAnsi="Arial"/>
          <w:spacing w:val="11"/>
        </w:rPr>
        <w:t xml:space="preserve"> </w:t>
      </w:r>
      <w:r>
        <w:rPr>
          <w:rFonts w:cs="Arial" w:ascii="Arial" w:hAnsi="Arial"/>
          <w:spacing w:val="-2"/>
        </w:rPr>
        <w:t xml:space="preserve">on </w:t>
      </w:r>
      <w:r>
        <w:rPr>
          <w:rFonts w:cs="Arial" w:ascii="Arial" w:hAnsi="Arial"/>
          <w:w w:val="95"/>
        </w:rPr>
        <w:t>commodity canola, and the male and female lines of seed canola.</w:t>
      </w:r>
      <w:r>
        <w:rPr>
          <w:rFonts w:cs="Arial" w:ascii="Arial" w:hAnsi="Arial"/>
          <w:spacing w:val="23"/>
        </w:rPr>
        <w:t xml:space="preserve"> </w:t>
      </w:r>
      <w:r>
        <w:rPr>
          <w:rFonts w:cs="Arial" w:ascii="Arial" w:hAnsi="Arial"/>
          <w:w w:val="95"/>
        </w:rPr>
        <w:t xml:space="preserve">Side-working was common </w:t>
      </w:r>
      <w:r>
        <w:rPr>
          <w:rFonts w:cs="Arial" w:ascii="Arial" w:hAnsi="Arial"/>
        </w:rPr>
        <w:t>in</w:t>
      </w:r>
      <w:r>
        <w:rPr>
          <w:rFonts w:cs="Arial" w:ascii="Arial" w:hAnsi="Arial"/>
          <w:spacing w:val="10"/>
        </w:rPr>
        <w:t xml:space="preserve"> </w:t>
      </w:r>
      <w:r>
        <w:rPr>
          <w:rFonts w:cs="Arial" w:ascii="Arial" w:hAnsi="Arial"/>
        </w:rPr>
        <w:t>nectar</w:t>
      </w:r>
      <w:r>
        <w:rPr>
          <w:rFonts w:cs="Arial" w:ascii="Arial" w:hAnsi="Arial"/>
          <w:spacing w:val="11"/>
        </w:rPr>
        <w:t xml:space="preserve"> </w:t>
      </w:r>
      <w:r>
        <w:rPr>
          <w:rFonts w:cs="Arial" w:ascii="Arial" w:hAnsi="Arial"/>
        </w:rPr>
        <w:t>foragers,</w:t>
      </w:r>
      <w:r>
        <w:rPr>
          <w:rFonts w:cs="Arial" w:ascii="Arial" w:hAnsi="Arial"/>
          <w:spacing w:val="16"/>
        </w:rPr>
        <w:t xml:space="preserve"> </w:t>
      </w:r>
      <w:r>
        <w:rPr>
          <w:rFonts w:cs="Arial" w:ascii="Arial" w:hAnsi="Arial"/>
        </w:rPr>
        <w:t>but</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more</w:t>
      </w:r>
      <w:r>
        <w:rPr>
          <w:rFonts w:cs="Arial" w:ascii="Arial" w:hAnsi="Arial"/>
          <w:spacing w:val="11"/>
        </w:rPr>
        <w:t xml:space="preserve"> </w:t>
      </w:r>
      <w:r>
        <w:rPr>
          <w:rFonts w:cs="Arial" w:ascii="Arial" w:hAnsi="Arial"/>
        </w:rPr>
        <w:t>common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commodity</w:t>
      </w:r>
      <w:r>
        <w:rPr>
          <w:rFonts w:cs="Arial" w:ascii="Arial" w:hAnsi="Arial"/>
          <w:spacing w:val="11"/>
        </w:rPr>
        <w:t xml:space="preserve"> </w:t>
      </w:r>
      <w:r>
        <w:rPr>
          <w:rFonts w:cs="Arial" w:ascii="Arial" w:hAnsi="Arial"/>
        </w:rPr>
        <w:t>canola</w:t>
      </w:r>
      <w:r>
        <w:rPr>
          <w:rFonts w:cs="Arial" w:ascii="Arial" w:hAnsi="Arial"/>
          <w:spacing w:val="10"/>
        </w:rPr>
        <w:t xml:space="preserve"> </w:t>
      </w:r>
      <w:r>
        <w:rPr>
          <w:rFonts w:cs="Arial" w:ascii="Arial" w:hAnsi="Arial"/>
        </w:rPr>
        <w:t>(64%)</w:t>
      </w:r>
      <w:r>
        <w:rPr>
          <w:rFonts w:cs="Arial" w:ascii="Arial" w:hAnsi="Arial"/>
          <w:spacing w:val="11"/>
        </w:rPr>
        <w:t xml:space="preserve"> </w:t>
      </w:r>
      <w:r>
        <w:rPr>
          <w:rFonts w:cs="Arial" w:ascii="Arial" w:hAnsi="Arial"/>
        </w:rPr>
        <w:t>than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 xml:space="preserve">male </w:t>
      </w:r>
      <w:r>
        <w:rPr>
          <w:rFonts w:cs="Arial" w:ascii="Arial" w:hAnsi="Arial"/>
          <w:w w:val="95"/>
        </w:rPr>
        <w:t>(36%) or female bays (2.8%) of seed canola, indicating that a large proportion of honey bees foraging on canola flowers may never come in contact with the stigmas.</w:t>
      </w:r>
      <w:r>
        <w:rPr>
          <w:rFonts w:cs="Arial" w:ascii="Arial" w:hAnsi="Arial"/>
          <w:spacing w:val="25"/>
        </w:rPr>
        <w:t xml:space="preserve"> </w:t>
      </w:r>
      <w:r>
        <w:rPr>
          <w:rFonts w:cs="Arial" w:ascii="Arial" w:hAnsi="Arial"/>
          <w:w w:val="95"/>
        </w:rPr>
        <w:t>Pollen foragers were almost</w:t>
      </w:r>
      <w:r>
        <w:rPr>
          <w:rFonts w:cs="Arial" w:ascii="Arial" w:hAnsi="Arial"/>
          <w:spacing w:val="38"/>
        </w:rPr>
        <w:t xml:space="preserve"> </w:t>
      </w:r>
      <w:r>
        <w:rPr>
          <w:rFonts w:cs="Arial" w:ascii="Arial" w:hAnsi="Arial"/>
          <w:w w:val="95"/>
        </w:rPr>
        <w:t>uniformly</w:t>
      </w:r>
      <w:r>
        <w:rPr>
          <w:rFonts w:cs="Arial" w:ascii="Arial" w:hAnsi="Arial"/>
          <w:spacing w:val="38"/>
        </w:rPr>
        <w:t xml:space="preserve"> </w:t>
      </w:r>
      <w:r>
        <w:rPr>
          <w:rFonts w:cs="Arial" w:ascii="Arial" w:hAnsi="Arial"/>
          <w:w w:val="95"/>
        </w:rPr>
        <w:t>top-foragers</w:t>
      </w:r>
      <w:r>
        <w:rPr>
          <w:rFonts w:cs="Arial" w:ascii="Arial" w:hAnsi="Arial"/>
          <w:spacing w:val="38"/>
        </w:rPr>
        <w:t xml:space="preserve"> </w:t>
      </w:r>
      <w:r>
        <w:rPr>
          <w:rFonts w:cs="Arial" w:ascii="Arial" w:hAnsi="Arial"/>
          <w:w w:val="95"/>
        </w:rPr>
        <w:t>in</w:t>
      </w:r>
      <w:r>
        <w:rPr>
          <w:rFonts w:cs="Arial" w:ascii="Arial" w:hAnsi="Arial"/>
          <w:spacing w:val="38"/>
        </w:rPr>
        <w:t xml:space="preserve"> </w:t>
      </w:r>
      <w:r>
        <w:rPr>
          <w:rFonts w:cs="Arial" w:ascii="Arial" w:hAnsi="Arial"/>
          <w:w w:val="95"/>
        </w:rPr>
        <w:t>both</w:t>
      </w:r>
      <w:r>
        <w:rPr>
          <w:rFonts w:cs="Arial" w:ascii="Arial" w:hAnsi="Arial"/>
          <w:spacing w:val="38"/>
        </w:rPr>
        <w:t xml:space="preserve"> </w:t>
      </w:r>
      <w:r>
        <w:rPr>
          <w:rFonts w:cs="Arial" w:ascii="Arial" w:hAnsi="Arial"/>
          <w:w w:val="95"/>
        </w:rPr>
        <w:t>commodity</w:t>
      </w:r>
      <w:r>
        <w:rPr>
          <w:rFonts w:cs="Arial" w:ascii="Arial" w:hAnsi="Arial"/>
          <w:spacing w:val="38"/>
        </w:rPr>
        <w:t xml:space="preserve"> </w:t>
      </w:r>
      <w:r>
        <w:rPr>
          <w:rFonts w:cs="Arial" w:ascii="Arial" w:hAnsi="Arial"/>
          <w:w w:val="95"/>
        </w:rPr>
        <w:t>and</w:t>
      </w:r>
      <w:r>
        <w:rPr>
          <w:rFonts w:cs="Arial" w:ascii="Arial" w:hAnsi="Arial"/>
          <w:spacing w:val="38"/>
        </w:rPr>
        <w:t xml:space="preserve"> </w:t>
      </w:r>
      <w:r>
        <w:rPr>
          <w:rFonts w:cs="Arial" w:ascii="Arial" w:hAnsi="Arial"/>
          <w:w w:val="95"/>
        </w:rPr>
        <w:t>seed</w:t>
      </w:r>
      <w:r>
        <w:rPr>
          <w:rFonts w:cs="Arial" w:ascii="Arial" w:hAnsi="Arial"/>
          <w:spacing w:val="38"/>
        </w:rPr>
        <w:t xml:space="preserve"> </w:t>
      </w:r>
      <w:r>
        <w:rPr>
          <w:rFonts w:cs="Arial" w:ascii="Arial" w:hAnsi="Arial"/>
          <w:w w:val="95"/>
        </w:rPr>
        <w:t>fields</w:t>
      </w:r>
      <w:r>
        <w:rPr>
          <w:rFonts w:cs="Arial" w:ascii="Arial" w:hAnsi="Arial"/>
          <w:spacing w:val="38"/>
        </w:rPr>
        <w:t xml:space="preserve"> </w:t>
      </w:r>
      <w:r>
        <w:rPr>
          <w:rFonts w:cs="Arial" w:ascii="Arial" w:hAnsi="Arial"/>
          <w:w w:val="95"/>
        </w:rPr>
        <w:t>(Table</w:t>
      </w:r>
      <w:r>
        <w:rPr>
          <w:rFonts w:cs="Arial" w:ascii="Arial" w:hAnsi="Arial"/>
          <w:spacing w:val="38"/>
        </w:rPr>
        <w:t xml:space="preserve"> </w:t>
      </w:r>
      <w:hyperlink w:anchor="_bookmark123">
        <w:r>
          <w:rPr>
            <w:rFonts w:cs="Arial" w:ascii="Arial" w:hAnsi="Arial"/>
            <w:w w:val="95"/>
          </w:rPr>
          <w:t>S3),</w:t>
        </w:r>
      </w:hyperlink>
      <w:r>
        <w:rPr>
          <w:rFonts w:cs="Arial" w:ascii="Arial" w:hAnsi="Arial"/>
          <w:spacing w:val="40"/>
        </w:rPr>
        <w:t xml:space="preserve"> </w:t>
      </w:r>
      <w:r>
        <w:rPr>
          <w:rFonts w:cs="Arial" w:ascii="Arial" w:hAnsi="Arial"/>
          <w:w w:val="95"/>
        </w:rPr>
        <w:t>and</w:t>
      </w:r>
      <w:r>
        <w:rPr>
          <w:rFonts w:cs="Arial" w:ascii="Arial" w:hAnsi="Arial"/>
          <w:spacing w:val="38"/>
        </w:rPr>
        <w:t xml:space="preserve"> </w:t>
      </w:r>
      <w:r>
        <w:rPr>
          <w:rFonts w:cs="Arial" w:ascii="Arial" w:hAnsi="Arial"/>
          <w:w w:val="95"/>
        </w:rPr>
        <w:t>pollen foragers were much less common in the female bays (1.4%) than in the male bays (15%), or</w:t>
      </w:r>
      <w:r>
        <w:rPr>
          <w:rFonts w:cs="Arial" w:ascii="Arial" w:hAnsi="Arial"/>
          <w:spacing w:val="80"/>
        </w:rPr>
        <w:t xml:space="preserve"> </w:t>
      </w:r>
      <w:r>
        <w:rPr>
          <w:rFonts w:cs="Arial" w:ascii="Arial" w:hAnsi="Arial"/>
          <w:w w:val="95"/>
        </w:rPr>
        <w:t>in commodity fields (18%).</w:t>
      </w:r>
      <w:r>
        <w:rPr>
          <w:rFonts w:cs="Arial" w:ascii="Arial" w:hAnsi="Arial"/>
          <w:spacing w:val="30"/>
        </w:rPr>
        <w:t xml:space="preserve"> </w:t>
      </w:r>
      <w:r>
        <w:rPr>
          <w:rFonts w:cs="Arial" w:ascii="Arial" w:hAnsi="Arial"/>
          <w:w w:val="95"/>
        </w:rPr>
        <w:t>Therefore, foraging honey bees in seed canola fields tend to treat male-fertile flowers similar to commodity canola flowers, but seem to top-work flowers more in</w:t>
      </w:r>
      <w:r>
        <w:rPr>
          <w:rFonts w:cs="Arial" w:ascii="Arial" w:hAnsi="Arial"/>
          <w:spacing w:val="-1"/>
        </w:rPr>
        <w:t xml:space="preserve"> </w:t>
      </w:r>
      <w:r>
        <w:rPr>
          <w:rFonts w:cs="Arial" w:ascii="Arial" w:hAnsi="Arial"/>
          <w:w w:val="95"/>
        </w:rPr>
        <w:t>commodity</w:t>
      </w:r>
      <w:r>
        <w:rPr>
          <w:rFonts w:cs="Arial" w:ascii="Arial" w:hAnsi="Arial"/>
          <w:spacing w:val="-2"/>
        </w:rPr>
        <w:t xml:space="preserve"> </w:t>
      </w:r>
      <w:r>
        <w:rPr>
          <w:rFonts w:cs="Arial" w:ascii="Arial" w:hAnsi="Arial"/>
          <w:w w:val="95"/>
        </w:rPr>
        <w:t>canola</w:t>
      </w:r>
      <w:r>
        <w:rPr>
          <w:rFonts w:cs="Arial" w:ascii="Arial" w:hAnsi="Arial"/>
          <w:spacing w:val="-2"/>
        </w:rPr>
        <w:t xml:space="preserve"> </w:t>
      </w:r>
      <w:r>
        <w:rPr>
          <w:rFonts w:cs="Arial" w:ascii="Arial" w:hAnsi="Arial"/>
          <w:w w:val="95"/>
        </w:rPr>
        <w:t>than</w:t>
      </w:r>
      <w:r>
        <w:rPr>
          <w:rFonts w:cs="Arial" w:ascii="Arial" w:hAnsi="Arial"/>
          <w:spacing w:val="-1"/>
        </w:rPr>
        <w:t xml:space="preserve"> </w:t>
      </w:r>
      <w:r>
        <w:rPr>
          <w:rFonts w:cs="Arial" w:ascii="Arial" w:hAnsi="Arial"/>
          <w:w w:val="95"/>
        </w:rPr>
        <w:t>seed</w:t>
      </w:r>
      <w:r>
        <w:rPr>
          <w:rFonts w:cs="Arial" w:ascii="Arial" w:hAnsi="Arial"/>
          <w:spacing w:val="-2"/>
        </w:rPr>
        <w:t xml:space="preserve"> </w:t>
      </w:r>
      <w:r>
        <w:rPr>
          <w:rFonts w:cs="Arial" w:ascii="Arial" w:hAnsi="Arial"/>
          <w:w w:val="95"/>
        </w:rPr>
        <w:t>fields.</w:t>
      </w:r>
      <w:r>
        <w:rPr>
          <w:rFonts w:cs="Arial" w:ascii="Arial" w:hAnsi="Arial"/>
          <w:spacing w:val="26"/>
        </w:rPr>
        <w:t xml:space="preserve"> </w:t>
      </w:r>
      <w:r>
        <w:rPr>
          <w:rFonts w:cs="Arial" w:ascii="Arial" w:hAnsi="Arial"/>
          <w:w w:val="95"/>
        </w:rPr>
        <w:t>Leafcutter</w:t>
      </w:r>
      <w:r>
        <w:rPr>
          <w:rFonts w:cs="Arial" w:ascii="Arial" w:hAnsi="Arial"/>
          <w:spacing w:val="-1"/>
        </w:rPr>
        <w:t xml:space="preserve"> </w:t>
      </w:r>
      <w:r>
        <w:rPr>
          <w:rFonts w:cs="Arial" w:ascii="Arial" w:hAnsi="Arial"/>
          <w:w w:val="95"/>
        </w:rPr>
        <w:t>bee</w:t>
      </w:r>
      <w:r>
        <w:rPr>
          <w:rFonts w:cs="Arial" w:ascii="Arial" w:hAnsi="Arial"/>
          <w:spacing w:val="-2"/>
        </w:rPr>
        <w:t xml:space="preserve"> </w:t>
      </w:r>
      <w:r>
        <w:rPr>
          <w:rFonts w:cs="Arial" w:ascii="Arial" w:hAnsi="Arial"/>
          <w:w w:val="95"/>
        </w:rPr>
        <w:t>foraging</w:t>
      </w:r>
      <w:r>
        <w:rPr>
          <w:rFonts w:cs="Arial" w:ascii="Arial" w:hAnsi="Arial"/>
          <w:spacing w:val="-2"/>
        </w:rPr>
        <w:t xml:space="preserve"> </w:t>
      </w:r>
      <w:r>
        <w:rPr>
          <w:rFonts w:cs="Arial" w:ascii="Arial" w:hAnsi="Arial"/>
          <w:w w:val="95"/>
        </w:rPr>
        <w:t>behaviours</w:t>
      </w:r>
      <w:r>
        <w:rPr>
          <w:rFonts w:cs="Arial" w:ascii="Arial" w:hAnsi="Arial"/>
          <w:spacing w:val="-1"/>
        </w:rPr>
        <w:t xml:space="preserve"> </w:t>
      </w:r>
      <w:r>
        <w:rPr>
          <w:rFonts w:cs="Arial" w:ascii="Arial" w:hAnsi="Arial"/>
          <w:w w:val="95"/>
        </w:rPr>
        <w:t>were</w:t>
      </w:r>
      <w:r>
        <w:rPr>
          <w:rFonts w:cs="Arial" w:ascii="Arial" w:hAnsi="Arial"/>
          <w:spacing w:val="-2"/>
        </w:rPr>
        <w:t xml:space="preserve"> </w:t>
      </w:r>
      <w:r>
        <w:rPr>
          <w:rFonts w:cs="Arial" w:ascii="Arial" w:hAnsi="Arial"/>
          <w:w w:val="95"/>
        </w:rPr>
        <w:t>not</w:t>
      </w:r>
      <w:r>
        <w:rPr>
          <w:rFonts w:cs="Arial" w:ascii="Arial" w:hAnsi="Arial"/>
          <w:spacing w:val="-1"/>
        </w:rPr>
        <w:t xml:space="preserve"> </w:t>
      </w:r>
      <w:r>
        <w:rPr>
          <w:rFonts w:cs="Arial" w:ascii="Arial" w:hAnsi="Arial"/>
          <w:spacing w:val="-2"/>
          <w:w w:val="95"/>
        </w:rPr>
        <w:t>recorded,</w:t>
      </w:r>
      <w:ins w:id="246" w:author="Hoover, Shelley" w:date="2022-09-12T08:43:00Z">
        <w:r>
          <w:rPr>
            <w:rFonts w:cs="Arial" w:ascii="Arial" w:hAnsi="Arial"/>
            <w:w w:val="95"/>
          </w:rPr>
          <w:t xml:space="preserve"> </w:t>
        </w:r>
      </w:ins>
    </w:p>
    <w:p>
      <w:pPr>
        <w:pStyle w:val="TextBody"/>
        <w:spacing w:lineRule="auto" w:line="252" w:before="214" w:after="0"/>
        <w:ind w:left="119" w:right="1056" w:firstLine="601"/>
        <w:pPrChange w:id="0" w:author="Hoover, Shelley" w:date="2022-09-12T08:43:00Z">
          <w:pPr>
            <w:pStyle w:val="Textbody"/>
            <w:jc w:val="both"/>
            <w:ind w:left="119" w:hanging="0"/>
            <w:spacing w:lineRule="exact" w:line="270"/>
          </w:pPr>
        </w:pPrChange>
        <w:rPr>
          <w:rFonts w:ascii="Arial" w:hAnsi="Arial" w:cs="Arial"/>
        </w:rPr>
      </w:pPr>
      <w:r>
        <w:rPr>
          <w:rFonts w:cs="Arial" w:ascii="Arial" w:hAnsi="Arial"/>
          <w:w w:val="95"/>
        </w:rPr>
        <w:t>but</w:t>
      </w:r>
      <w:r>
        <w:rPr>
          <w:rFonts w:cs="Arial" w:ascii="Arial" w:hAnsi="Arial"/>
          <w:spacing w:val="6"/>
        </w:rPr>
        <w:t xml:space="preserve"> </w:t>
      </w:r>
      <w:r>
        <w:rPr>
          <w:rFonts w:cs="Arial" w:ascii="Arial" w:hAnsi="Arial"/>
          <w:w w:val="95"/>
        </w:rPr>
        <w:t>seemed</w:t>
      </w:r>
      <w:r>
        <w:rPr>
          <w:rFonts w:cs="Arial" w:ascii="Arial" w:hAnsi="Arial"/>
          <w:spacing w:val="6"/>
        </w:rPr>
        <w:t xml:space="preserve"> </w:t>
      </w:r>
      <w:r>
        <w:rPr>
          <w:rFonts w:cs="Arial" w:ascii="Arial" w:hAnsi="Arial"/>
          <w:w w:val="95"/>
        </w:rPr>
        <w:t>to</w:t>
      </w:r>
      <w:r>
        <w:rPr>
          <w:rFonts w:cs="Arial" w:ascii="Arial" w:hAnsi="Arial"/>
          <w:spacing w:val="6"/>
        </w:rPr>
        <w:t xml:space="preserve"> </w:t>
      </w:r>
      <w:r>
        <w:rPr>
          <w:rFonts w:cs="Arial" w:ascii="Arial" w:hAnsi="Arial"/>
          <w:w w:val="95"/>
        </w:rPr>
        <w:t>almost</w:t>
      </w:r>
      <w:r>
        <w:rPr>
          <w:rFonts w:cs="Arial" w:ascii="Arial" w:hAnsi="Arial"/>
          <w:spacing w:val="7"/>
        </w:rPr>
        <w:t xml:space="preserve"> </w:t>
      </w:r>
      <w:r>
        <w:rPr>
          <w:rFonts w:cs="Arial" w:ascii="Arial" w:hAnsi="Arial"/>
          <w:w w:val="95"/>
        </w:rPr>
        <w:t>exclusively</w:t>
      </w:r>
      <w:r>
        <w:rPr>
          <w:rFonts w:cs="Arial" w:ascii="Arial" w:hAnsi="Arial"/>
          <w:spacing w:val="6"/>
        </w:rPr>
        <w:t xml:space="preserve"> </w:t>
      </w:r>
      <w:r>
        <w:rPr>
          <w:rFonts w:cs="Arial" w:ascii="Arial" w:hAnsi="Arial"/>
          <w:w w:val="95"/>
        </w:rPr>
        <w:t>top-work</w:t>
      </w:r>
      <w:r>
        <w:rPr>
          <w:rFonts w:cs="Arial" w:ascii="Arial" w:hAnsi="Arial"/>
          <w:spacing w:val="6"/>
        </w:rPr>
        <w:t xml:space="preserve"> </w:t>
      </w:r>
      <w:r>
        <w:rPr>
          <w:rFonts w:cs="Arial" w:ascii="Arial" w:hAnsi="Arial"/>
          <w:w w:val="95"/>
        </w:rPr>
        <w:t>flowers</w:t>
      </w:r>
      <w:r>
        <w:rPr>
          <w:rFonts w:cs="Arial" w:ascii="Arial" w:hAnsi="Arial"/>
          <w:spacing w:val="7"/>
        </w:rPr>
        <w:t xml:space="preserve"> </w:t>
      </w:r>
      <w:r>
        <w:rPr>
          <w:rFonts w:cs="Arial" w:ascii="Arial" w:hAnsi="Arial"/>
          <w:w w:val="95"/>
        </w:rPr>
        <w:t>in</w:t>
      </w:r>
      <w:r>
        <w:rPr>
          <w:rFonts w:cs="Arial" w:ascii="Arial" w:hAnsi="Arial"/>
          <w:spacing w:val="6"/>
        </w:rPr>
        <w:t xml:space="preserve"> </w:t>
      </w:r>
      <w:r>
        <w:rPr>
          <w:rFonts w:cs="Arial" w:ascii="Arial" w:hAnsi="Arial"/>
          <w:w w:val="95"/>
        </w:rPr>
        <w:t>seed</w:t>
      </w:r>
      <w:r>
        <w:rPr>
          <w:rFonts w:cs="Arial" w:ascii="Arial" w:hAnsi="Arial"/>
          <w:spacing w:val="6"/>
        </w:rPr>
        <w:t xml:space="preserve"> </w:t>
      </w:r>
      <w:r>
        <w:rPr>
          <w:rFonts w:cs="Arial" w:ascii="Arial" w:hAnsi="Arial"/>
          <w:w w:val="95"/>
        </w:rPr>
        <w:t>canola</w:t>
      </w:r>
      <w:r>
        <w:rPr>
          <w:rFonts w:cs="Arial" w:ascii="Arial" w:hAnsi="Arial"/>
          <w:spacing w:val="7"/>
        </w:rPr>
        <w:t xml:space="preserve"> </w:t>
      </w:r>
      <w:r>
        <w:rPr>
          <w:rFonts w:cs="Arial" w:ascii="Arial" w:hAnsi="Arial"/>
          <w:spacing w:val="-2"/>
          <w:w w:val="95"/>
        </w:rPr>
        <w:t>fields.</w:t>
      </w:r>
    </w:p>
    <w:p>
      <w:pPr>
        <w:sectPr>
          <w:footerReference w:type="default" r:id="rId27"/>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270"/>
        <w:jc w:val="both"/>
        <w:rPr>
          <w:rFonts w:ascii="Arial" w:hAnsi="Arial" w:cs="Arial"/>
        </w:rPr>
      </w:pPr>
      <w:r>
        <w:rPr>
          <w:rFonts w:cs="Arial" w:ascii="Arial" w:hAnsi="Arial"/>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3" w:after="0"/>
        <w:rPr>
          <w:rFonts w:ascii="Arial" w:hAnsi="Arial" w:cs="Arial"/>
          <w:sz w:val="13"/>
        </w:rPr>
      </w:pPr>
      <w:r>
        <w:rPr>
          <w:rFonts w:cs="Arial" w:ascii="Arial" w:hAnsi="Arial"/>
          <w:sz w:val="13"/>
        </w:rPr>
      </w:r>
    </w:p>
    <w:tbl>
      <w:tblPr>
        <w:tblW w:w="8933" w:type="dxa"/>
        <w:jc w:val="left"/>
        <w:tblInd w:w="127" w:type="dxa"/>
        <w:tblLayout w:type="fixed"/>
        <w:tblCellMar>
          <w:top w:w="0" w:type="dxa"/>
          <w:left w:w="0" w:type="dxa"/>
          <w:bottom w:w="0" w:type="dxa"/>
          <w:right w:w="5" w:type="dxa"/>
        </w:tblCellMar>
        <w:tblLook w:val="01e0" w:noHBand="0" w:noVBand="0" w:firstColumn="1" w:lastRow="1" w:lastColumn="1" w:firstRow="1"/>
      </w:tblPr>
      <w:tblGrid>
        <w:gridCol w:w="1713"/>
        <w:gridCol w:w="644"/>
        <w:gridCol w:w="1405"/>
        <w:gridCol w:w="644"/>
        <w:gridCol w:w="2032"/>
        <w:gridCol w:w="644"/>
        <w:gridCol w:w="1850"/>
      </w:tblGrid>
      <w:tr>
        <w:trPr>
          <w:trHeight w:val="287" w:hRule="atLeast"/>
        </w:trPr>
        <w:tc>
          <w:tcPr>
            <w:tcW w:w="1713" w:type="dxa"/>
            <w:vMerge w:val="restart"/>
            <w:tcBorders>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rPr>
            </w:pPr>
            <w:r>
              <w:rPr>
                <w:rFonts w:cs="Arial" w:ascii="Arial" w:hAnsi="Arial"/>
              </w:rPr>
            </w:r>
          </w:p>
        </w:tc>
        <w:tc>
          <w:tcPr>
            <w:tcW w:w="2049"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rFonts w:ascii="Arial" w:hAnsi="Arial" w:cs="Arial"/>
                <w:sz w:val="24"/>
              </w:rPr>
            </w:pPr>
            <w:bookmarkStart w:id="134" w:name="_bookmark123"/>
            <w:bookmarkEnd w:id="134"/>
            <w:r>
              <w:rPr>
                <w:rFonts w:cs="Arial" w:ascii="Arial" w:hAnsi="Arial"/>
                <w:w w:val="95"/>
                <w:sz w:val="24"/>
              </w:rPr>
              <w:t>Commodity</w:t>
            </w:r>
            <w:r>
              <w:rPr>
                <w:rFonts w:cs="Arial" w:ascii="Arial" w:hAnsi="Arial"/>
                <w:spacing w:val="30"/>
                <w:sz w:val="24"/>
              </w:rPr>
              <w:t xml:space="preserve"> </w:t>
            </w:r>
            <w:r>
              <w:rPr>
                <w:rFonts w:cs="Arial" w:ascii="Arial" w:hAnsi="Arial"/>
                <w:spacing w:val="-2"/>
                <w:sz w:val="24"/>
              </w:rPr>
              <w:t>fields</w:t>
            </w:r>
          </w:p>
        </w:tc>
        <w:tc>
          <w:tcPr>
            <w:tcW w:w="2676"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rFonts w:ascii="Arial" w:hAnsi="Arial" w:cs="Arial"/>
                <w:sz w:val="24"/>
              </w:rPr>
            </w:pPr>
            <w:r>
              <w:rPr>
                <w:rFonts w:cs="Arial" w:ascii="Arial" w:hAnsi="Arial"/>
                <w:w w:val="95"/>
                <w:sz w:val="24"/>
              </w:rPr>
              <w:t>Seed</w:t>
            </w:r>
            <w:r>
              <w:rPr>
                <w:rFonts w:cs="Arial" w:ascii="Arial" w:hAnsi="Arial"/>
                <w:sz w:val="24"/>
              </w:rPr>
              <w:t xml:space="preserve"> </w:t>
            </w:r>
            <w:r>
              <w:rPr>
                <w:rFonts w:cs="Arial" w:ascii="Arial" w:hAnsi="Arial"/>
                <w:w w:val="95"/>
                <w:sz w:val="24"/>
              </w:rPr>
              <w:t>fields</w:t>
            </w:r>
            <w:r>
              <w:rPr>
                <w:rFonts w:cs="Arial" w:ascii="Arial" w:hAnsi="Arial"/>
                <w:sz w:val="24"/>
              </w:rPr>
              <w:t xml:space="preserve"> </w:t>
            </w:r>
            <w:r>
              <w:rPr>
                <w:rFonts w:cs="Arial" w:ascii="Arial" w:hAnsi="Arial"/>
                <w:w w:val="95"/>
                <w:sz w:val="24"/>
              </w:rPr>
              <w:t>(female</w:t>
            </w:r>
            <w:r>
              <w:rPr>
                <w:rFonts w:cs="Arial" w:ascii="Arial" w:hAnsi="Arial"/>
                <w:sz w:val="24"/>
              </w:rPr>
              <w:t xml:space="preserve"> </w:t>
            </w:r>
            <w:r>
              <w:rPr>
                <w:rFonts w:cs="Arial" w:ascii="Arial" w:hAnsi="Arial"/>
                <w:spacing w:val="-4"/>
                <w:w w:val="95"/>
                <w:sz w:val="24"/>
              </w:rPr>
              <w:t>bay)</w:t>
            </w:r>
          </w:p>
        </w:tc>
        <w:tc>
          <w:tcPr>
            <w:tcW w:w="2494" w:type="dxa"/>
            <w:gridSpan w:val="2"/>
            <w:tcBorders>
              <w:left w:val="single" w:sz="4" w:space="0" w:color="000000"/>
              <w:bottom w:val="single" w:sz="4" w:space="0" w:color="000000"/>
            </w:tcBorders>
          </w:tcPr>
          <w:p>
            <w:pPr>
              <w:pStyle w:val="TableParagraph"/>
              <w:widowControl w:val="false"/>
              <w:spacing w:lineRule="exact" w:line="255"/>
              <w:ind w:left="117" w:right="0" w:hanging="0"/>
              <w:jc w:val="left"/>
              <w:rPr>
                <w:rFonts w:ascii="Arial" w:hAnsi="Arial" w:cs="Arial"/>
                <w:sz w:val="24"/>
              </w:rPr>
            </w:pPr>
            <w:r>
              <w:rPr>
                <w:rFonts w:cs="Arial" w:ascii="Arial" w:hAnsi="Arial"/>
                <w:w w:val="95"/>
                <w:sz w:val="24"/>
              </w:rPr>
              <w:t>Seed</w:t>
            </w:r>
            <w:r>
              <w:rPr>
                <w:rFonts w:cs="Arial" w:ascii="Arial" w:hAnsi="Arial"/>
                <w:spacing w:val="3"/>
                <w:sz w:val="24"/>
              </w:rPr>
              <w:t xml:space="preserve"> </w:t>
            </w:r>
            <w:r>
              <w:rPr>
                <w:rFonts w:cs="Arial" w:ascii="Arial" w:hAnsi="Arial"/>
                <w:w w:val="95"/>
                <w:sz w:val="24"/>
              </w:rPr>
              <w:t>fields</w:t>
            </w:r>
            <w:r>
              <w:rPr>
                <w:rFonts w:cs="Arial" w:ascii="Arial" w:hAnsi="Arial"/>
                <w:spacing w:val="3"/>
                <w:sz w:val="24"/>
              </w:rPr>
              <w:t xml:space="preserve"> </w:t>
            </w:r>
            <w:r>
              <w:rPr>
                <w:rFonts w:cs="Arial" w:ascii="Arial" w:hAnsi="Arial"/>
                <w:w w:val="95"/>
                <w:sz w:val="24"/>
              </w:rPr>
              <w:t>(male</w:t>
            </w:r>
            <w:r>
              <w:rPr>
                <w:rFonts w:cs="Arial" w:ascii="Arial" w:hAnsi="Arial"/>
                <w:spacing w:val="4"/>
                <w:sz w:val="24"/>
              </w:rPr>
              <w:t xml:space="preserve"> </w:t>
            </w:r>
            <w:r>
              <w:rPr>
                <w:rFonts w:cs="Arial" w:ascii="Arial" w:hAnsi="Arial"/>
                <w:spacing w:val="-4"/>
                <w:w w:val="95"/>
                <w:sz w:val="24"/>
              </w:rPr>
              <w:t>bay)</w:t>
            </w:r>
          </w:p>
        </w:tc>
      </w:tr>
      <w:tr>
        <w:trPr>
          <w:trHeight w:val="278" w:hRule="atLeast"/>
        </w:trPr>
        <w:tc>
          <w:tcPr>
            <w:tcW w:w="1713"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pacing w:val="-5"/>
                <w:sz w:val="24"/>
              </w:rPr>
              <w:t>Top</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pacing w:val="-4"/>
                <w:sz w:val="24"/>
              </w:rPr>
              <w:t>Side</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z w:val="24"/>
              </w:rPr>
            </w:pPr>
            <w:r>
              <w:rPr>
                <w:rFonts w:cs="Arial" w:ascii="Arial" w:hAnsi="Arial"/>
                <w:spacing w:val="-5"/>
                <w:sz w:val="24"/>
              </w:rPr>
              <w:t>Top</w:t>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7" w:right="0" w:hanging="0"/>
              <w:jc w:val="left"/>
              <w:rPr>
                <w:rFonts w:ascii="Arial" w:hAnsi="Arial" w:cs="Arial"/>
                <w:sz w:val="24"/>
              </w:rPr>
            </w:pPr>
            <w:r>
              <w:rPr>
                <w:rFonts w:cs="Arial" w:ascii="Arial" w:hAnsi="Arial"/>
                <w:spacing w:val="-4"/>
                <w:sz w:val="24"/>
              </w:rPr>
              <w:t>Side</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7" w:right="0" w:hanging="0"/>
              <w:jc w:val="left"/>
              <w:rPr>
                <w:rFonts w:ascii="Arial" w:hAnsi="Arial" w:cs="Arial"/>
                <w:sz w:val="24"/>
              </w:rPr>
            </w:pPr>
            <w:r>
              <w:rPr>
                <w:rFonts w:cs="Arial" w:ascii="Arial" w:hAnsi="Arial"/>
                <w:spacing w:val="-5"/>
                <w:sz w:val="24"/>
              </w:rPr>
              <w:t>Top</w:t>
            </w:r>
          </w:p>
        </w:tc>
        <w:tc>
          <w:tcPr>
            <w:tcW w:w="1850" w:type="dxa"/>
            <w:tcBorders>
              <w:top w:val="single" w:sz="4" w:space="0" w:color="000000"/>
              <w:left w:val="single" w:sz="4" w:space="0" w:color="000000"/>
              <w:bottom w:val="single" w:sz="4" w:space="0" w:color="000000"/>
            </w:tcBorders>
          </w:tcPr>
          <w:p>
            <w:pPr>
              <w:pStyle w:val="TableParagraph"/>
              <w:widowControl w:val="false"/>
              <w:spacing w:lineRule="exact" w:line="246"/>
              <w:ind w:left="116" w:right="0" w:hanging="0"/>
              <w:jc w:val="left"/>
              <w:rPr>
                <w:rFonts w:ascii="Arial" w:hAnsi="Arial" w:cs="Arial"/>
                <w:sz w:val="24"/>
              </w:rPr>
            </w:pPr>
            <w:r>
              <w:rPr>
                <w:rFonts w:cs="Arial" w:ascii="Arial" w:hAnsi="Arial"/>
                <w:spacing w:val="-4"/>
                <w:sz w:val="24"/>
              </w:rPr>
              <w:t>Side</w:t>
            </w:r>
          </w:p>
        </w:tc>
      </w:tr>
      <w:tr>
        <w:trPr>
          <w:trHeight w:val="576" w:hRule="atLeast"/>
        </w:trPr>
        <w:tc>
          <w:tcPr>
            <w:tcW w:w="1713" w:type="dxa"/>
            <w:tcBorders>
              <w:top w:val="single" w:sz="4" w:space="0" w:color="000000"/>
              <w:right w:val="single" w:sz="4" w:space="0" w:color="000000"/>
            </w:tcBorders>
          </w:tcPr>
          <w:p>
            <w:pPr>
              <w:pStyle w:val="TableParagraph"/>
              <w:widowControl w:val="false"/>
              <w:spacing w:lineRule="exact" w:line="254"/>
              <w:ind w:left="163" w:right="0" w:hanging="0"/>
              <w:jc w:val="left"/>
              <w:rPr>
                <w:rFonts w:ascii="Arial" w:hAnsi="Arial" w:cs="Arial"/>
                <w:sz w:val="24"/>
              </w:rPr>
            </w:pPr>
            <w:r>
              <w:rPr>
                <w:rFonts w:cs="Arial" w:ascii="Arial" w:hAnsi="Arial"/>
                <w:w w:val="95"/>
                <w:sz w:val="24"/>
              </w:rPr>
              <w:t>Pollen</w:t>
            </w:r>
            <w:r>
              <w:rPr>
                <w:rFonts w:cs="Arial" w:ascii="Arial" w:hAnsi="Arial"/>
                <w:spacing w:val="11"/>
                <w:sz w:val="24"/>
              </w:rPr>
              <w:t xml:space="preserve"> </w:t>
            </w:r>
            <w:r>
              <w:rPr>
                <w:rFonts w:cs="Arial" w:ascii="Arial" w:hAnsi="Arial"/>
                <w:spacing w:val="-2"/>
                <w:sz w:val="24"/>
              </w:rPr>
              <w:t>forager</w:t>
            </w:r>
          </w:p>
          <w:p>
            <w:pPr>
              <w:pStyle w:val="TableParagraph"/>
              <w:widowControl w:val="false"/>
              <w:spacing w:lineRule="auto" w:line="240" w:before="16" w:after="0"/>
              <w:ind w:left="114" w:right="0" w:hanging="0"/>
              <w:jc w:val="left"/>
              <w:rPr>
                <w:rFonts w:ascii="Arial" w:hAnsi="Arial" w:cs="Arial"/>
                <w:sz w:val="24"/>
              </w:rPr>
            </w:pPr>
            <w:r>
              <w:rPr>
                <w:rFonts w:cs="Arial" w:ascii="Arial" w:hAnsi="Arial"/>
                <w:w w:val="95"/>
                <w:sz w:val="24"/>
              </w:rPr>
              <w:t>Nectar</w:t>
            </w:r>
            <w:r>
              <w:rPr>
                <w:rFonts w:cs="Arial" w:ascii="Arial" w:hAnsi="Arial"/>
                <w:spacing w:val="20"/>
                <w:sz w:val="24"/>
              </w:rPr>
              <w:t xml:space="preserve"> </w:t>
            </w:r>
            <w:r>
              <w:rPr>
                <w:rFonts w:cs="Arial" w:ascii="Arial" w:hAnsi="Arial"/>
                <w:spacing w:val="-2"/>
                <w:sz w:val="24"/>
              </w:rPr>
              <w:t>forager</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280" w:right="0" w:hanging="0"/>
              <w:jc w:val="left"/>
              <w:rPr>
                <w:rFonts w:ascii="Arial" w:hAnsi="Arial" w:cs="Arial"/>
                <w:sz w:val="24"/>
              </w:rPr>
            </w:pPr>
            <w:r>
              <w:rPr>
                <w:rFonts w:cs="Arial" w:ascii="Arial" w:hAnsi="Arial"/>
                <w:spacing w:val="-5"/>
                <w:w w:val="95"/>
                <w:sz w:val="24"/>
              </w:rPr>
              <w:t>44</w:t>
            </w:r>
          </w:p>
          <w:p>
            <w:pPr>
              <w:pStyle w:val="TableParagraph"/>
              <w:widowControl w:val="false"/>
              <w:spacing w:lineRule="auto" w:line="240" w:before="16" w:after="0"/>
              <w:ind w:left="280" w:right="0" w:hanging="0"/>
              <w:jc w:val="left"/>
              <w:rPr>
                <w:rFonts w:ascii="Arial" w:hAnsi="Arial" w:cs="Arial"/>
                <w:sz w:val="24"/>
              </w:rPr>
            </w:pPr>
            <w:r>
              <w:rPr>
                <w:rFonts w:cs="Arial" w:ascii="Arial" w:hAnsi="Arial"/>
                <w:spacing w:val="-5"/>
                <w:sz w:val="24"/>
              </w:rPr>
              <w:t>75</w:t>
            </w:r>
          </w:p>
        </w:tc>
        <w:tc>
          <w:tcPr>
            <w:tcW w:w="1405" w:type="dxa"/>
            <w:tcBorders>
              <w:top w:val="single" w:sz="4" w:space="0" w:color="000000"/>
              <w:left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z w:val="24"/>
              </w:rPr>
            </w:pPr>
            <w:r>
              <w:rPr>
                <w:rFonts w:cs="Arial" w:ascii="Arial" w:hAnsi="Arial"/>
                <w:w w:val="87"/>
                <w:sz w:val="24"/>
              </w:rPr>
              <w:t>2</w:t>
            </w:r>
          </w:p>
          <w:p>
            <w:pPr>
              <w:pStyle w:val="TableParagraph"/>
              <w:widowControl w:val="false"/>
              <w:spacing w:lineRule="auto" w:line="240" w:before="16" w:after="0"/>
              <w:ind w:left="118" w:right="0" w:hanging="0"/>
              <w:jc w:val="left"/>
              <w:rPr>
                <w:rFonts w:ascii="Arial" w:hAnsi="Arial" w:cs="Arial"/>
                <w:sz w:val="24"/>
              </w:rPr>
            </w:pPr>
            <w:r>
              <w:rPr>
                <w:rFonts w:cs="Arial" w:ascii="Arial" w:hAnsi="Arial"/>
                <w:spacing w:val="-5"/>
                <w:sz w:val="24"/>
              </w:rPr>
              <w:t>138</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280" w:right="0" w:hanging="0"/>
              <w:jc w:val="left"/>
              <w:rPr>
                <w:rFonts w:ascii="Arial" w:hAnsi="Arial" w:cs="Arial"/>
                <w:sz w:val="24"/>
              </w:rPr>
            </w:pPr>
            <w:r>
              <w:rPr>
                <w:rFonts w:cs="Arial" w:ascii="Arial" w:hAnsi="Arial"/>
                <w:spacing w:val="-5"/>
                <w:sz w:val="24"/>
              </w:rPr>
              <w:t>12</w:t>
            </w:r>
          </w:p>
          <w:p>
            <w:pPr>
              <w:pStyle w:val="TableParagraph"/>
              <w:widowControl w:val="false"/>
              <w:spacing w:lineRule="auto" w:line="240" w:before="16" w:after="0"/>
              <w:ind w:left="163" w:right="0" w:hanging="0"/>
              <w:jc w:val="left"/>
              <w:rPr>
                <w:rFonts w:ascii="Arial" w:hAnsi="Arial" w:cs="Arial"/>
                <w:sz w:val="24"/>
              </w:rPr>
            </w:pPr>
            <w:r>
              <w:rPr>
                <w:rFonts w:cs="Arial" w:ascii="Arial" w:hAnsi="Arial"/>
                <w:spacing w:val="-5"/>
                <w:w w:val="95"/>
                <w:sz w:val="24"/>
              </w:rPr>
              <w:t>832</w:t>
            </w:r>
          </w:p>
        </w:tc>
        <w:tc>
          <w:tcPr>
            <w:tcW w:w="2032" w:type="dxa"/>
            <w:tcBorders>
              <w:top w:val="single" w:sz="4" w:space="0" w:color="000000"/>
              <w:left w:val="single" w:sz="4" w:space="0" w:color="000000"/>
              <w:right w:val="single" w:sz="4" w:space="0" w:color="000000"/>
            </w:tcBorders>
          </w:tcPr>
          <w:p>
            <w:pPr>
              <w:pStyle w:val="TableParagraph"/>
              <w:widowControl w:val="false"/>
              <w:spacing w:lineRule="exact" w:line="254"/>
              <w:ind w:left="117" w:right="0" w:hanging="0"/>
              <w:jc w:val="left"/>
              <w:rPr>
                <w:rFonts w:ascii="Arial" w:hAnsi="Arial" w:cs="Arial"/>
                <w:sz w:val="24"/>
              </w:rPr>
            </w:pPr>
            <w:r>
              <w:rPr>
                <w:rFonts w:cs="Arial" w:ascii="Arial" w:hAnsi="Arial"/>
                <w:w w:val="79"/>
                <w:sz w:val="24"/>
              </w:rPr>
              <w:t>0</w:t>
            </w:r>
          </w:p>
          <w:p>
            <w:pPr>
              <w:pStyle w:val="TableParagraph"/>
              <w:widowControl w:val="false"/>
              <w:spacing w:lineRule="auto" w:line="240" w:before="16" w:after="0"/>
              <w:ind w:left="117" w:right="0" w:hanging="0"/>
              <w:jc w:val="left"/>
              <w:rPr>
                <w:rFonts w:ascii="Arial" w:hAnsi="Arial" w:cs="Arial"/>
                <w:sz w:val="24"/>
              </w:rPr>
            </w:pPr>
            <w:r>
              <w:rPr>
                <w:rFonts w:cs="Arial" w:ascii="Arial" w:hAnsi="Arial"/>
                <w:spacing w:val="-5"/>
                <w:w w:val="95"/>
                <w:sz w:val="24"/>
              </w:rPr>
              <w:t>24</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162" w:right="0" w:hanging="0"/>
              <w:jc w:val="left"/>
              <w:rPr>
                <w:rFonts w:ascii="Arial" w:hAnsi="Arial" w:cs="Arial"/>
                <w:sz w:val="24"/>
              </w:rPr>
            </w:pPr>
            <w:r>
              <w:rPr>
                <w:rFonts w:cs="Arial" w:ascii="Arial" w:hAnsi="Arial"/>
                <w:spacing w:val="-5"/>
                <w:w w:val="105"/>
                <w:sz w:val="24"/>
              </w:rPr>
              <w:t>115</w:t>
            </w:r>
          </w:p>
          <w:p>
            <w:pPr>
              <w:pStyle w:val="TableParagraph"/>
              <w:widowControl w:val="false"/>
              <w:spacing w:lineRule="auto" w:line="240" w:before="16" w:after="0"/>
              <w:ind w:left="162" w:right="0" w:hanging="0"/>
              <w:jc w:val="left"/>
              <w:rPr>
                <w:rFonts w:ascii="Arial" w:hAnsi="Arial" w:cs="Arial"/>
                <w:sz w:val="24"/>
              </w:rPr>
            </w:pPr>
            <w:r>
              <w:rPr>
                <w:rFonts w:cs="Arial" w:ascii="Arial" w:hAnsi="Arial"/>
                <w:spacing w:val="-5"/>
                <w:w w:val="95"/>
                <w:sz w:val="24"/>
              </w:rPr>
              <w:t>428</w:t>
            </w:r>
          </w:p>
        </w:tc>
        <w:tc>
          <w:tcPr>
            <w:tcW w:w="1850" w:type="dxa"/>
            <w:tcBorders>
              <w:top w:val="single" w:sz="4" w:space="0" w:color="000000"/>
              <w:left w:val="single" w:sz="4" w:space="0" w:color="000000"/>
            </w:tcBorders>
          </w:tcPr>
          <w:p>
            <w:pPr>
              <w:pStyle w:val="TableParagraph"/>
              <w:widowControl w:val="false"/>
              <w:spacing w:lineRule="exact" w:line="254"/>
              <w:ind w:left="116" w:right="0" w:hanging="0"/>
              <w:jc w:val="left"/>
              <w:rPr>
                <w:rFonts w:ascii="Arial" w:hAnsi="Arial" w:cs="Arial"/>
                <w:sz w:val="24"/>
              </w:rPr>
            </w:pPr>
            <w:r>
              <w:rPr>
                <w:rFonts w:cs="Arial" w:ascii="Arial" w:hAnsi="Arial"/>
                <w:w w:val="79"/>
                <w:sz w:val="24"/>
              </w:rPr>
              <w:t>0</w:t>
            </w:r>
          </w:p>
          <w:p>
            <w:pPr>
              <w:pStyle w:val="TableParagraph"/>
              <w:widowControl w:val="false"/>
              <w:spacing w:lineRule="auto" w:line="240" w:before="16" w:after="0"/>
              <w:ind w:left="116" w:right="0" w:hanging="0"/>
              <w:jc w:val="left"/>
              <w:rPr>
                <w:rFonts w:ascii="Arial" w:hAnsi="Arial" w:cs="Arial"/>
                <w:sz w:val="24"/>
              </w:rPr>
            </w:pPr>
            <w:r>
              <w:rPr>
                <w:rFonts w:cs="Arial" w:ascii="Arial" w:hAnsi="Arial"/>
                <w:spacing w:val="-5"/>
                <w:w w:val="95"/>
                <w:sz w:val="24"/>
              </w:rPr>
              <w:t>242</w:t>
            </w:r>
          </w:p>
        </w:tc>
      </w:tr>
    </w:tbl>
    <w:p>
      <w:pPr>
        <w:pStyle w:val="TextBody"/>
        <w:spacing w:before="11" w:after="0"/>
        <w:rPr>
          <w:rFonts w:ascii="Arial" w:hAnsi="Arial" w:cs="Arial"/>
          <w:sz w:val="10"/>
        </w:rPr>
      </w:pPr>
      <w:r>
        <w:rPr>
          <w:rFonts w:cs="Arial" w:ascii="Arial" w:hAnsi="Arial"/>
          <w:sz w:val="10"/>
        </w:rPr>
      </w:r>
    </w:p>
    <w:p>
      <w:pPr>
        <w:sectPr>
          <w:footerReference w:type="default" r:id="rId28"/>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59" w:after="0"/>
        <w:ind w:left="120" w:right="1056" w:hanging="0"/>
        <w:jc w:val="both"/>
        <w:rPr>
          <w:rFonts w:ascii="Arial" w:hAnsi="Arial" w:cs="Arial"/>
        </w:rPr>
      </w:pPr>
      <w:r>
        <w:rPr>
          <w:rFonts w:cs="Arial" w:ascii="Arial" w:hAnsi="Arial"/>
          <w:w w:val="95"/>
        </w:rPr>
        <w:t>Table</w:t>
      </w:r>
      <w:r>
        <w:rPr>
          <w:rFonts w:cs="Arial" w:ascii="Arial" w:hAnsi="Arial"/>
          <w:spacing w:val="-12"/>
          <w:w w:val="95"/>
        </w:rPr>
        <w:t xml:space="preserve"> </w:t>
      </w:r>
      <w:r>
        <w:rPr>
          <w:rFonts w:cs="Arial" w:ascii="Arial" w:hAnsi="Arial"/>
          <w:w w:val="95"/>
        </w:rPr>
        <w:t>S3:</w:t>
      </w:r>
      <w:r>
        <w:rPr>
          <w:rFonts w:cs="Arial" w:ascii="Arial" w:hAnsi="Arial"/>
          <w:spacing w:val="12"/>
        </w:rPr>
        <w:t xml:space="preserve"> </w:t>
      </w:r>
      <w:r>
        <w:rPr>
          <w:rFonts w:cs="Arial" w:ascii="Arial" w:hAnsi="Arial"/>
          <w:w w:val="95"/>
        </w:rPr>
        <w:t>Foraging</w:t>
      </w:r>
      <w:r>
        <w:rPr>
          <w:rFonts w:cs="Arial" w:ascii="Arial" w:hAnsi="Arial"/>
          <w:spacing w:val="-12"/>
          <w:w w:val="95"/>
        </w:rPr>
        <w:t xml:space="preserve"> </w:t>
      </w:r>
      <w:r>
        <w:rPr>
          <w:rFonts w:cs="Arial" w:ascii="Arial" w:hAnsi="Arial"/>
          <w:w w:val="95"/>
        </w:rPr>
        <w:t>behaviours</w:t>
      </w:r>
      <w:r>
        <w:rPr>
          <w:rFonts w:cs="Arial" w:ascii="Arial" w:hAnsi="Arial"/>
          <w:spacing w:val="-11"/>
          <w:w w:val="95"/>
        </w:rPr>
        <w:t xml:space="preserve"> </w:t>
      </w:r>
      <w:r>
        <w:rPr>
          <w:rFonts w:cs="Arial" w:ascii="Arial" w:hAnsi="Arial"/>
          <w:w w:val="95"/>
        </w:rPr>
        <w:t>of</w:t>
      </w:r>
      <w:r>
        <w:rPr>
          <w:rFonts w:cs="Arial" w:ascii="Arial" w:hAnsi="Arial"/>
          <w:spacing w:val="-12"/>
          <w:w w:val="95"/>
        </w:rPr>
        <w:t xml:space="preserve"> </w:t>
      </w:r>
      <w:r>
        <w:rPr>
          <w:rFonts w:cs="Arial" w:ascii="Arial" w:hAnsi="Arial"/>
          <w:w w:val="95"/>
        </w:rPr>
        <w:t>honey</w:t>
      </w:r>
      <w:r>
        <w:rPr>
          <w:rFonts w:cs="Arial" w:ascii="Arial" w:hAnsi="Arial"/>
          <w:spacing w:val="-11"/>
          <w:w w:val="95"/>
        </w:rPr>
        <w:t xml:space="preserve"> </w:t>
      </w:r>
      <w:r>
        <w:rPr>
          <w:rFonts w:cs="Arial" w:ascii="Arial" w:hAnsi="Arial"/>
          <w:w w:val="95"/>
        </w:rPr>
        <w:t>bees</w:t>
      </w:r>
      <w:r>
        <w:rPr>
          <w:rFonts w:cs="Arial" w:ascii="Arial" w:hAnsi="Arial"/>
          <w:spacing w:val="-12"/>
          <w:w w:val="95"/>
        </w:rPr>
        <w:t xml:space="preserve"> </w:t>
      </w:r>
      <w:r>
        <w:rPr>
          <w:rFonts w:cs="Arial" w:ascii="Arial" w:hAnsi="Arial"/>
          <w:w w:val="95"/>
        </w:rPr>
        <w:t>on</w:t>
      </w:r>
      <w:r>
        <w:rPr>
          <w:rFonts w:cs="Arial" w:ascii="Arial" w:hAnsi="Arial"/>
          <w:spacing w:val="-11"/>
          <w:w w:val="95"/>
        </w:rPr>
        <w:t xml:space="preserve"> </w:t>
      </w:r>
      <w:r>
        <w:rPr>
          <w:rFonts w:cs="Arial" w:ascii="Arial" w:hAnsi="Arial"/>
          <w:w w:val="95"/>
        </w:rPr>
        <w:t>commodity</w:t>
      </w:r>
      <w:r>
        <w:rPr>
          <w:rFonts w:cs="Arial" w:ascii="Arial" w:hAnsi="Arial"/>
          <w:spacing w:val="-12"/>
          <w:w w:val="95"/>
        </w:rPr>
        <w:t xml:space="preserve"> </w:t>
      </w:r>
      <w:r>
        <w:rPr>
          <w:rFonts w:cs="Arial" w:ascii="Arial" w:hAnsi="Arial"/>
          <w:w w:val="95"/>
        </w:rPr>
        <w:t>and</w:t>
      </w:r>
      <w:r>
        <w:rPr>
          <w:rFonts w:cs="Arial" w:ascii="Arial" w:hAnsi="Arial"/>
          <w:spacing w:val="-11"/>
          <w:w w:val="95"/>
        </w:rPr>
        <w:t xml:space="preserve"> </w:t>
      </w:r>
      <w:r>
        <w:rPr>
          <w:rFonts w:cs="Arial" w:ascii="Arial" w:hAnsi="Arial"/>
          <w:w w:val="95"/>
        </w:rPr>
        <w:t>seed</w:t>
      </w:r>
      <w:r>
        <w:rPr>
          <w:rFonts w:cs="Arial" w:ascii="Arial" w:hAnsi="Arial"/>
          <w:spacing w:val="-12"/>
          <w:w w:val="95"/>
        </w:rPr>
        <w:t xml:space="preserve"> </w:t>
      </w:r>
      <w:r>
        <w:rPr>
          <w:rFonts w:cs="Arial" w:ascii="Arial" w:hAnsi="Arial"/>
          <w:w w:val="95"/>
        </w:rPr>
        <w:t>canola</w:t>
      </w:r>
      <w:r>
        <w:rPr>
          <w:rFonts w:cs="Arial" w:ascii="Arial" w:hAnsi="Arial"/>
          <w:spacing w:val="-11"/>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 xml:space="preserve">recorded </w:t>
      </w:r>
      <w:r>
        <w:rPr>
          <w:rFonts w:cs="Arial" w:ascii="Arial" w:hAnsi="Arial"/>
        </w:rPr>
        <w:t>during 2015.</w:t>
      </w:r>
      <w:r>
        <w:rPr>
          <w:rFonts w:cs="Arial" w:ascii="Arial" w:hAnsi="Arial"/>
          <w:spacing w:val="40"/>
        </w:rPr>
        <w:t xml:space="preserve"> </w:t>
      </w:r>
      <w:r>
        <w:rPr>
          <w:rFonts w:cs="Arial" w:ascii="Arial" w:hAnsi="Arial"/>
        </w:rPr>
        <w:t xml:space="preserve">“Top” (top-working) indicates that the bee inserted their proboscis down </w:t>
      </w:r>
      <w:r>
        <w:rPr>
          <w:rFonts w:cs="Arial" w:ascii="Arial" w:hAnsi="Arial"/>
          <w:w w:val="95"/>
        </w:rPr>
        <w:t>between the petals from the top of the flower, while “side” (side-working) indicates that the bee fed from the side of the flower and did not contact the anthers or stigma.</w:t>
      </w:r>
      <w:r>
        <w:rPr>
          <w:rFonts w:cs="Arial" w:ascii="Arial" w:hAnsi="Arial"/>
          <w:spacing w:val="28"/>
        </w:rPr>
        <w:t xml:space="preserve"> </w:t>
      </w:r>
      <w:r>
        <w:rPr>
          <w:rFonts w:cs="Arial" w:ascii="Arial" w:hAnsi="Arial"/>
          <w:w w:val="95"/>
        </w:rPr>
        <w:t xml:space="preserve">Pollen foragers </w:t>
      </w:r>
      <w:r>
        <w:rPr>
          <w:rFonts w:cs="Arial" w:ascii="Arial" w:hAnsi="Arial"/>
        </w:rPr>
        <w:t>had</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visible</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their</w:t>
      </w:r>
      <w:r>
        <w:rPr>
          <w:rFonts w:cs="Arial" w:ascii="Arial" w:hAnsi="Arial"/>
          <w:spacing w:val="-7"/>
        </w:rPr>
        <w:t xml:space="preserve"> </w:t>
      </w:r>
      <w:r>
        <w:rPr>
          <w:rFonts w:cs="Arial" w:ascii="Arial" w:hAnsi="Arial"/>
        </w:rPr>
        <w:t>corbicula,</w:t>
      </w:r>
      <w:r>
        <w:rPr>
          <w:rFonts w:cs="Arial" w:ascii="Arial" w:hAnsi="Arial"/>
          <w:spacing w:val="-7"/>
        </w:rPr>
        <w:t xml:space="preserve"> </w:t>
      </w:r>
      <w:r>
        <w:rPr>
          <w:rFonts w:cs="Arial" w:ascii="Arial" w:hAnsi="Arial"/>
        </w:rPr>
        <w:t>while</w:t>
      </w:r>
      <w:r>
        <w:rPr>
          <w:rFonts w:cs="Arial" w:ascii="Arial" w:hAnsi="Arial"/>
          <w:spacing w:val="-7"/>
        </w:rPr>
        <w:t xml:space="preserve"> </w:t>
      </w:r>
      <w:r>
        <w:rPr>
          <w:rFonts w:cs="Arial" w:ascii="Arial" w:hAnsi="Arial"/>
        </w:rPr>
        <w:t>nectar</w:t>
      </w:r>
      <w:r>
        <w:rPr>
          <w:rFonts w:cs="Arial" w:ascii="Arial" w:hAnsi="Arial"/>
          <w:spacing w:val="-7"/>
        </w:rPr>
        <w:t xml:space="preserve"> </w:t>
      </w:r>
      <w:r>
        <w:rPr>
          <w:rFonts w:cs="Arial" w:ascii="Arial" w:hAnsi="Arial"/>
        </w:rPr>
        <w:t>foragers</w:t>
      </w:r>
      <w:r>
        <w:rPr>
          <w:rFonts w:cs="Arial" w:ascii="Arial" w:hAnsi="Arial"/>
          <w:spacing w:val="-7"/>
        </w:rPr>
        <w:t xml:space="preserve"> </w:t>
      </w:r>
      <w:r>
        <w:rPr>
          <w:rFonts w:cs="Arial" w:ascii="Arial" w:hAnsi="Arial"/>
        </w:rPr>
        <w:t>had</w:t>
      </w:r>
      <w:r>
        <w:rPr>
          <w:rFonts w:cs="Arial" w:ascii="Arial" w:hAnsi="Arial"/>
          <w:spacing w:val="-7"/>
        </w:rPr>
        <w:t xml:space="preserve"> </w:t>
      </w:r>
      <w:r>
        <w:rPr>
          <w:rFonts w:cs="Arial" w:ascii="Arial" w:hAnsi="Arial"/>
        </w:rPr>
        <w:t>none.</w:t>
      </w:r>
    </w:p>
    <w:p>
      <w:pPr>
        <w:pStyle w:val="Heading1"/>
        <w:spacing w:before="15" w:after="0"/>
        <w:rPr>
          <w:rFonts w:ascii="Arial" w:hAnsi="Arial" w:cs="Arial"/>
        </w:rPr>
      </w:pPr>
      <w:r>
        <w:rPr>
          <w:rFonts w:cs="Arial" w:ascii="Arial" w:hAnsi="Arial"/>
          <w:w w:val="95"/>
        </w:rPr>
        <w:t>Appendix</w:t>
      </w:r>
      <w:r>
        <w:rPr>
          <w:rFonts w:cs="Arial" w:ascii="Arial" w:hAnsi="Arial"/>
          <w:spacing w:val="34"/>
        </w:rPr>
        <w:t xml:space="preserve"> </w:t>
      </w:r>
      <w:r>
        <w:rPr>
          <w:rFonts w:cs="Arial" w:ascii="Arial" w:hAnsi="Arial"/>
          <w:w w:val="95"/>
        </w:rPr>
        <w:t>C:</w:t>
      </w:r>
      <w:r>
        <w:rPr>
          <w:rFonts w:cs="Arial" w:ascii="Arial" w:hAnsi="Arial"/>
          <w:spacing w:val="35"/>
        </w:rPr>
        <w:t xml:space="preserve"> </w:t>
      </w:r>
      <w:r>
        <w:rPr>
          <w:rFonts w:cs="Arial" w:ascii="Arial" w:hAnsi="Arial"/>
          <w:w w:val="95"/>
        </w:rPr>
        <w:t>Additional</w:t>
      </w:r>
      <w:r>
        <w:rPr>
          <w:rFonts w:cs="Arial" w:ascii="Arial" w:hAnsi="Arial"/>
          <w:spacing w:val="35"/>
        </w:rPr>
        <w:t xml:space="preserve"> </w:t>
      </w:r>
      <w:r>
        <w:rPr>
          <w:rFonts w:cs="Arial" w:ascii="Arial" w:hAnsi="Arial"/>
          <w:w w:val="95"/>
        </w:rPr>
        <w:t>information</w:t>
      </w:r>
      <w:r>
        <w:rPr>
          <w:rFonts w:cs="Arial" w:ascii="Arial" w:hAnsi="Arial"/>
          <w:spacing w:val="35"/>
        </w:rPr>
        <w:t xml:space="preserve"> </w:t>
      </w:r>
      <w:r>
        <w:rPr>
          <w:rFonts w:cs="Arial" w:ascii="Arial" w:hAnsi="Arial"/>
          <w:w w:val="95"/>
        </w:rPr>
        <w:t>on</w:t>
      </w:r>
      <w:r>
        <w:rPr>
          <w:rFonts w:cs="Arial" w:ascii="Arial" w:hAnsi="Arial"/>
          <w:spacing w:val="35"/>
        </w:rPr>
        <w:t xml:space="preserve"> </w:t>
      </w:r>
      <w:r>
        <w:rPr>
          <w:rFonts w:cs="Arial" w:ascii="Arial" w:hAnsi="Arial"/>
          <w:spacing w:val="-2"/>
          <w:w w:val="95"/>
        </w:rPr>
        <w:t>models</w:t>
      </w:r>
    </w:p>
    <w:p>
      <w:pPr>
        <w:pStyle w:val="Heading2"/>
        <w:spacing w:before="224" w:after="0"/>
        <w:rPr>
          <w:rFonts w:ascii="Arial" w:hAnsi="Arial" w:cs="Arial"/>
        </w:rPr>
      </w:pPr>
      <w:r>
        <w:rPr>
          <w:rFonts w:cs="Arial" w:ascii="Arial" w:hAnsi="Arial"/>
          <w:w w:val="95"/>
        </w:rPr>
        <w:t>Commodity</w:t>
      </w:r>
      <w:r>
        <w:rPr>
          <w:rFonts w:cs="Arial" w:ascii="Arial" w:hAnsi="Arial"/>
          <w:spacing w:val="-1"/>
        </w:rPr>
        <w:t xml:space="preserve"> </w:t>
      </w:r>
      <w:r>
        <w:rPr>
          <w:rFonts w:cs="Arial" w:ascii="Arial" w:hAnsi="Arial"/>
          <w:w w:val="95"/>
        </w:rPr>
        <w:t>canola</w:t>
      </w:r>
      <w:r>
        <w:rPr>
          <w:rFonts w:cs="Arial" w:ascii="Arial" w:hAnsi="Arial"/>
          <w:spacing w:val="-1"/>
        </w:rPr>
        <w:t xml:space="preserve"> </w:t>
      </w:r>
      <w:r>
        <w:rPr>
          <w:rFonts w:cs="Arial" w:ascii="Arial" w:hAnsi="Arial"/>
          <w:spacing w:val="-2"/>
          <w:w w:val="95"/>
        </w:rPr>
        <w:t>models</w:t>
      </w:r>
    </w:p>
    <w:p>
      <w:pPr>
        <w:pStyle w:val="TextBody"/>
        <w:spacing w:lineRule="auto" w:line="165" w:before="215" w:after="0"/>
        <w:ind w:left="119" w:right="1057" w:hanging="0"/>
        <w:jc w:val="both"/>
        <w:rPr>
          <w:rFonts w:ascii="Arial" w:hAnsi="Arial" w:cs="Arial"/>
        </w:rPr>
      </w:pPr>
      <w:r>
        <w:rPr>
          <w:rFonts w:cs="Arial" w:ascii="Arial" w:hAnsi="Arial"/>
        </w:rPr>
        <w:t>Formulas for commodity canola model using lmer-style R formulas.</w:t>
      </w:r>
      <w:r>
        <w:rPr>
          <w:rFonts w:cs="Arial" w:ascii="Arial" w:hAnsi="Arial"/>
          <w:spacing w:val="40"/>
        </w:rPr>
        <w:t xml:space="preserve"> </w:t>
      </w:r>
      <w:r>
        <w:rPr>
          <w:rFonts w:cs="Arial" w:ascii="Arial" w:hAnsi="Arial"/>
        </w:rPr>
        <w:t xml:space="preserve">Terms on right side of </w:t>
      </w:r>
      <w:r>
        <w:rPr>
          <w:rFonts w:cs="Cambria Math" w:ascii="Cambria Math" w:hAnsi="Cambria Math"/>
          <w:i/>
        </w:rPr>
        <w:t>∼</w:t>
      </w:r>
      <w:r>
        <w:rPr>
          <w:rFonts w:cs="Arial" w:ascii="Arial" w:hAnsi="Arial"/>
          <w:i/>
          <w:spacing w:val="-16"/>
        </w:rPr>
        <w:t xml:space="preserve"> </w:t>
      </w:r>
      <w:r>
        <w:rPr>
          <w:rFonts w:cs="Arial" w:ascii="Arial" w:hAnsi="Arial"/>
        </w:rPr>
        <w:t xml:space="preserve">indicate fixed effects, while terms in brackets indicate random effects (heirarchical </w:t>
      </w:r>
      <w:r>
        <w:rPr>
          <w:rFonts w:cs="Arial" w:ascii="Arial" w:hAnsi="Arial"/>
          <w:w w:val="95"/>
        </w:rPr>
        <w:t>intercepts).</w:t>
      </w:r>
      <w:r>
        <w:rPr>
          <w:rFonts w:cs="Arial" w:ascii="Arial" w:hAnsi="Arial"/>
          <w:spacing w:val="41"/>
        </w:rPr>
        <w:t xml:space="preserve"> </w:t>
      </w:r>
      <w:r>
        <w:rPr>
          <w:rFonts w:cs="Arial" w:ascii="Arial" w:hAnsi="Arial"/>
          <w:i/>
          <w:w w:val="95"/>
        </w:rPr>
        <w:t>distribution</w:t>
      </w:r>
      <w:r>
        <w:rPr>
          <w:rFonts w:cs="Arial" w:ascii="Arial" w:hAnsi="Arial"/>
          <w:i/>
          <w:spacing w:val="22"/>
        </w:rPr>
        <w:t xml:space="preserve"> </w:t>
      </w:r>
      <w:r>
        <w:rPr>
          <w:rFonts w:cs="Arial" w:ascii="Arial" w:hAnsi="Arial"/>
          <w:w w:val="95"/>
        </w:rPr>
        <w:t>indicates</w:t>
      </w:r>
      <w:r>
        <w:rPr>
          <w:rFonts w:cs="Arial" w:ascii="Arial" w:hAnsi="Arial"/>
          <w:spacing w:val="6"/>
        </w:rPr>
        <w:t xml:space="preserve"> </w:t>
      </w:r>
      <w:r>
        <w:rPr>
          <w:rFonts w:cs="Arial" w:ascii="Arial" w:hAnsi="Arial"/>
          <w:w w:val="95"/>
        </w:rPr>
        <w:t>the</w:t>
      </w:r>
      <w:r>
        <w:rPr>
          <w:rFonts w:cs="Arial" w:ascii="Arial" w:hAnsi="Arial"/>
          <w:spacing w:val="6"/>
        </w:rPr>
        <w:t xml:space="preserve"> </w:t>
      </w:r>
      <w:r>
        <w:rPr>
          <w:rFonts w:cs="Arial" w:ascii="Arial" w:hAnsi="Arial"/>
          <w:w w:val="95"/>
        </w:rPr>
        <w:t>type</w:t>
      </w:r>
      <w:r>
        <w:rPr>
          <w:rFonts w:cs="Arial" w:ascii="Arial" w:hAnsi="Arial"/>
          <w:spacing w:val="6"/>
        </w:rPr>
        <w:t xml:space="preserve"> </w:t>
      </w:r>
      <w:r>
        <w:rPr>
          <w:rFonts w:cs="Arial" w:ascii="Arial" w:hAnsi="Arial"/>
          <w:w w:val="95"/>
        </w:rPr>
        <w:t>of</w:t>
      </w:r>
      <w:r>
        <w:rPr>
          <w:rFonts w:cs="Arial" w:ascii="Arial" w:hAnsi="Arial"/>
          <w:spacing w:val="5"/>
        </w:rPr>
        <w:t xml:space="preserve"> </w:t>
      </w:r>
      <w:r>
        <w:rPr>
          <w:rFonts w:cs="Arial" w:ascii="Arial" w:hAnsi="Arial"/>
          <w:w w:val="95"/>
        </w:rPr>
        <w:t>probability</w:t>
      </w:r>
      <w:r>
        <w:rPr>
          <w:rFonts w:cs="Arial" w:ascii="Arial" w:hAnsi="Arial"/>
          <w:spacing w:val="6"/>
        </w:rPr>
        <w:t xml:space="preserve"> </w:t>
      </w:r>
      <w:r>
        <w:rPr>
          <w:rFonts w:cs="Arial" w:ascii="Arial" w:hAnsi="Arial"/>
          <w:w w:val="95"/>
        </w:rPr>
        <w:t>distribution</w:t>
      </w:r>
      <w:r>
        <w:rPr>
          <w:rFonts w:cs="Arial" w:ascii="Arial" w:hAnsi="Arial"/>
          <w:spacing w:val="6"/>
        </w:rPr>
        <w:t xml:space="preserve"> </w:t>
      </w:r>
      <w:r>
        <w:rPr>
          <w:rFonts w:cs="Arial" w:ascii="Arial" w:hAnsi="Arial"/>
          <w:w w:val="95"/>
        </w:rPr>
        <w:t>function</w:t>
      </w:r>
      <w:r>
        <w:rPr>
          <w:rFonts w:cs="Arial" w:ascii="Arial" w:hAnsi="Arial"/>
          <w:spacing w:val="6"/>
        </w:rPr>
        <w:t xml:space="preserve"> </w:t>
      </w:r>
      <w:r>
        <w:rPr>
          <w:rFonts w:cs="Arial" w:ascii="Arial" w:hAnsi="Arial"/>
          <w:w w:val="95"/>
        </w:rPr>
        <w:t>used</w:t>
      </w:r>
      <w:r>
        <w:rPr>
          <w:rFonts w:cs="Arial" w:ascii="Arial" w:hAnsi="Arial"/>
          <w:spacing w:val="5"/>
        </w:rPr>
        <w:t xml:space="preserve"> </w:t>
      </w:r>
      <w:r>
        <w:rPr>
          <w:rFonts w:cs="Arial" w:ascii="Arial" w:hAnsi="Arial"/>
          <w:w w:val="95"/>
        </w:rPr>
        <w:t>to</w:t>
      </w:r>
      <w:r>
        <w:rPr>
          <w:rFonts w:cs="Arial" w:ascii="Arial" w:hAnsi="Arial"/>
          <w:spacing w:val="6"/>
        </w:rPr>
        <w:t xml:space="preserve"> </w:t>
      </w:r>
      <w:r>
        <w:rPr>
          <w:rFonts w:cs="Arial" w:ascii="Arial" w:hAnsi="Arial"/>
          <w:spacing w:val="-4"/>
          <w:w w:val="95"/>
        </w:rPr>
        <w:t>model</w:t>
      </w:r>
    </w:p>
    <w:p>
      <w:pPr>
        <w:pStyle w:val="TextBody"/>
        <w:spacing w:before="18" w:after="0"/>
        <w:ind w:left="119" w:hanging="0"/>
        <w:jc w:val="both"/>
        <w:rPr>
          <w:rFonts w:ascii="Arial" w:hAnsi="Arial" w:cs="Arial"/>
        </w:rPr>
      </w:pPr>
      <w:r>
        <w:rPr>
          <w:rFonts w:cs="Arial" w:ascii="Arial" w:hAnsi="Arial"/>
          <w:w w:val="95"/>
        </w:rPr>
        <w:t>each</w:t>
      </w:r>
      <w:r>
        <w:rPr>
          <w:rFonts w:cs="Arial" w:ascii="Arial" w:hAnsi="Arial"/>
          <w:spacing w:val="1"/>
        </w:rPr>
        <w:t xml:space="preserve"> </w:t>
      </w:r>
      <w:r>
        <w:rPr>
          <w:rFonts w:cs="Arial" w:ascii="Arial" w:hAnsi="Arial"/>
          <w:spacing w:val="-2"/>
        </w:rPr>
        <w:t>variable.</w:t>
      </w:r>
    </w:p>
    <w:p>
      <w:pPr>
        <w:pStyle w:val="TextBody"/>
        <w:rPr>
          <w:rFonts w:ascii="Arial" w:hAnsi="Arial" w:cs="Arial"/>
        </w:rPr>
      </w:pPr>
      <w:r>
        <w:rPr>
          <w:rFonts w:cs="Arial" w:ascii="Arial" w:hAnsi="Arial"/>
        </w:rPr>
      </w:r>
    </w:p>
    <w:p>
      <w:pPr>
        <w:pStyle w:val="TextBody"/>
        <w:spacing w:lineRule="exact" w:line="407" w:before="206" w:after="0"/>
        <w:ind w:left="544" w:hanging="0"/>
        <w:rPr>
          <w:rFonts w:ascii="Arial" w:hAnsi="Arial" w:cs="Arial"/>
        </w:rPr>
      </w:pPr>
      <w:r>
        <w:rPr>
          <w:rFonts w:cs="Arial" w:ascii="Arial" w:hAnsi="Arial"/>
          <w:w w:val="95"/>
        </w:rPr>
        <w:t>Plant</w:t>
      </w:r>
      <w:r>
        <w:rPr>
          <w:rFonts w:cs="Arial" w:ascii="Arial" w:hAnsi="Arial"/>
          <w:spacing w:val="30"/>
        </w:rPr>
        <w:t xml:space="preserve"> </w:t>
      </w:r>
      <w:r>
        <w:rPr>
          <w:rFonts w:cs="Arial" w:ascii="Arial" w:hAnsi="Arial"/>
          <w:w w:val="95"/>
        </w:rPr>
        <w:t>Density</w:t>
      </w:r>
      <w:r>
        <w:rPr>
          <w:rFonts w:cs="Arial" w:ascii="Arial" w:hAnsi="Arial"/>
          <w:spacing w:val="18"/>
        </w:rPr>
        <w:t xml:space="preserve"> </w:t>
      </w:r>
      <w:r>
        <w:rPr>
          <w:rFonts w:cs="Cambria Math" w:ascii="Cambria Math" w:hAnsi="Cambria Math"/>
          <w:i/>
          <w:w w:val="95"/>
        </w:rPr>
        <w:t>∼</w:t>
      </w:r>
      <w:r>
        <w:rPr>
          <w:rFonts w:cs="Arial" w:ascii="Arial" w:hAnsi="Arial"/>
          <w:w w:val="95"/>
        </w:rPr>
        <w:t>HB</w:t>
      </w:r>
      <w:r>
        <w:rPr>
          <w:rFonts w:cs="Arial" w:ascii="Arial" w:hAnsi="Arial"/>
          <w:spacing w:val="30"/>
        </w:rPr>
        <w:t xml:space="preserve"> </w:t>
      </w:r>
      <w:r>
        <w:rPr>
          <w:rFonts w:cs="Arial" w:ascii="Arial" w:hAnsi="Arial"/>
          <w:w w:val="95"/>
        </w:rPr>
        <w:t>Distance</w:t>
      </w:r>
      <w:r>
        <w:rPr>
          <w:rFonts w:cs="Arial" w:ascii="Arial" w:hAnsi="Arial"/>
          <w:spacing w:val="3"/>
        </w:rPr>
        <w:t xml:space="preserve"> </w:t>
      </w:r>
      <w:r>
        <w:rPr>
          <w:rFonts w:cs="Arial" w:ascii="Arial" w:hAnsi="Arial"/>
          <w:w w:val="95"/>
        </w:rPr>
        <w:t>+</w:t>
      </w:r>
      <w:r>
        <w:rPr>
          <w:rFonts w:cs="Arial" w:ascii="Arial" w:hAnsi="Arial"/>
          <w:spacing w:val="2"/>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log-</w:t>
      </w:r>
      <w:r>
        <w:rPr>
          <w:rFonts w:cs="Arial" w:ascii="Arial" w:hAnsi="Arial"/>
          <w:spacing w:val="-2"/>
          <w:w w:val="95"/>
        </w:rPr>
        <w:t>normal</w:t>
      </w:r>
    </w:p>
    <w:p>
      <w:pPr>
        <w:pStyle w:val="TextBody"/>
        <w:spacing w:lineRule="auto" w:line="180" w:before="13" w:after="0"/>
        <w:ind w:left="414" w:right="1006" w:firstLine="505"/>
        <w:rPr>
          <w:rFonts w:ascii="Arial" w:hAnsi="Arial" w:cs="Arial"/>
          <w:i/>
          <w:i/>
        </w:rPr>
      </w:pPr>
      <w:r>
        <w:rPr>
          <w:rFonts w:cs="Arial" w:ascii="Arial" w:hAnsi="Arial"/>
          <w:w w:val="95"/>
        </w:rPr>
        <w:t>Plant</w:t>
      </w:r>
      <w:r>
        <w:rPr>
          <w:rFonts w:cs="Arial" w:ascii="Arial" w:hAnsi="Arial"/>
        </w:rPr>
        <w:t xml:space="preserve"> </w:t>
      </w:r>
      <w:r>
        <w:rPr>
          <w:rFonts w:cs="Arial" w:ascii="Arial" w:hAnsi="Arial"/>
          <w:w w:val="95"/>
        </w:rPr>
        <w:t xml:space="preserve">Size </w:t>
      </w:r>
      <w:r>
        <w:rPr>
          <w:rFonts w:cs="Cambria Math" w:ascii="Cambria Math" w:hAnsi="Cambria Math"/>
          <w:i/>
          <w:w w:val="95"/>
        </w:rPr>
        <w:t>∼</w:t>
      </w:r>
      <w:r>
        <w:rPr>
          <w:rFonts w:cs="Arial" w:ascii="Arial" w:hAnsi="Arial"/>
          <w:w w:val="95"/>
        </w:rPr>
        <w:t>Plant</w:t>
      </w:r>
      <w:r>
        <w:rPr>
          <w:rFonts w:cs="Arial" w:ascii="Arial" w:hAnsi="Arial"/>
        </w:rPr>
        <w:t xml:space="preserve"> </w:t>
      </w:r>
      <w:r>
        <w:rPr>
          <w:rFonts w:cs="Arial" w:ascii="Arial" w:hAnsi="Arial"/>
          <w:w w:val="95"/>
        </w:rPr>
        <w:t>Density + HB</w:t>
      </w:r>
      <w:r>
        <w:rPr>
          <w:rFonts w:cs="Arial" w:ascii="Arial" w:hAnsi="Arial"/>
        </w:rPr>
        <w:t xml:space="preserve"> </w:t>
      </w:r>
      <w:r>
        <w:rPr>
          <w:rFonts w:cs="Arial" w:ascii="Arial" w:hAnsi="Arial"/>
          <w:w w:val="95"/>
        </w:rPr>
        <w:t>Distance + (1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rPr>
        <w:t xml:space="preserve"> </w:t>
      </w:r>
      <w:r>
        <w:rPr>
          <w:rFonts w:cs="Arial" w:ascii="Arial" w:hAnsi="Arial"/>
          <w:w w:val="95"/>
        </w:rPr>
        <w:t>=</w:t>
      </w:r>
      <w:r>
        <w:rPr>
          <w:rFonts w:cs="Arial" w:ascii="Arial" w:hAnsi="Arial"/>
        </w:rPr>
        <w:t xml:space="preserve"> </w:t>
      </w:r>
      <w:r>
        <w:rPr>
          <w:rFonts w:cs="Arial" w:ascii="Arial" w:hAnsi="Arial"/>
          <w:w w:val="95"/>
        </w:rPr>
        <w:t>log-normal</w:t>
      </w:r>
      <w:r>
        <w:rPr>
          <w:rFonts w:cs="Arial" w:ascii="Arial" w:hAnsi="Arial"/>
          <w:spacing w:val="40"/>
        </w:rPr>
        <w:t xml:space="preserve"> </w:t>
      </w:r>
      <w:r>
        <w:rPr>
          <w:rFonts w:cs="Arial" w:ascii="Arial" w:hAnsi="Arial"/>
        </w:rPr>
        <w:t xml:space="preserve">Flower Density </w:t>
      </w:r>
      <w:r>
        <w:rPr>
          <w:rFonts w:cs="Cambria Math" w:ascii="Cambria Math" w:hAnsi="Cambria Math"/>
          <w:i/>
        </w:rPr>
        <w:t>∼</w:t>
      </w:r>
      <w:r>
        <w:rPr>
          <w:rFonts w:cs="Arial" w:ascii="Arial" w:hAnsi="Arial"/>
        </w:rPr>
        <w:t>Plant Size</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HB Distance</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Plant Density</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p>
    <w:p>
      <w:pPr>
        <w:pStyle w:val="TextBody"/>
        <w:spacing w:lineRule="exact" w:line="266"/>
        <w:ind w:left="2209" w:hanging="0"/>
        <w:rPr>
          <w:rFonts w:ascii="Arial" w:hAnsi="Arial" w:cs="Arial"/>
        </w:rPr>
      </w:pPr>
      <w:r>
        <w:rPr>
          <w:rFonts w:cs="Arial" w:ascii="Arial" w:hAnsi="Arial"/>
          <w:w w:val="95"/>
        </w:rPr>
        <w:t>distribution</w:t>
      </w:r>
      <w:r>
        <w:rPr>
          <w:rFonts w:cs="Arial" w:ascii="Arial" w:hAnsi="Arial"/>
          <w:spacing w:val="15"/>
        </w:rPr>
        <w:t xml:space="preserve"> </w:t>
      </w:r>
      <w:r>
        <w:rPr>
          <w:rFonts w:cs="Arial" w:ascii="Arial" w:hAnsi="Arial"/>
          <w:w w:val="95"/>
        </w:rPr>
        <w:t>=</w:t>
      </w:r>
      <w:r>
        <w:rPr>
          <w:rFonts w:cs="Arial" w:ascii="Arial" w:hAnsi="Arial"/>
          <w:spacing w:val="16"/>
        </w:rPr>
        <w:t xml:space="preserve"> </w:t>
      </w:r>
      <w:r>
        <w:rPr>
          <w:rFonts w:cs="Arial" w:ascii="Arial" w:hAnsi="Arial"/>
          <w:w w:val="95"/>
        </w:rPr>
        <w:t>square</w:t>
      </w:r>
      <w:r>
        <w:rPr>
          <w:rFonts w:cs="Arial" w:ascii="Arial" w:hAnsi="Arial"/>
          <w:spacing w:val="16"/>
        </w:rPr>
        <w:t xml:space="preserve"> </w:t>
      </w:r>
      <w:r>
        <w:rPr>
          <w:rFonts w:cs="Arial" w:ascii="Arial" w:hAnsi="Arial"/>
          <w:w w:val="95"/>
        </w:rPr>
        <w:t>root-</w:t>
      </w:r>
      <w:r>
        <w:rPr>
          <w:rFonts w:cs="Arial" w:ascii="Arial" w:hAnsi="Arial"/>
          <w:spacing w:val="-2"/>
          <w:w w:val="95"/>
        </w:rPr>
        <w:t>normal</w:t>
      </w:r>
    </w:p>
    <w:p>
      <w:pPr>
        <w:pStyle w:val="TextBody"/>
        <w:spacing w:lineRule="auto" w:line="180" w:before="82" w:after="0"/>
        <w:ind w:left="2209" w:right="2354" w:hanging="1254"/>
        <w:rPr>
          <w:rFonts w:ascii="Arial" w:hAnsi="Arial" w:cs="Arial"/>
        </w:rPr>
      </w:pPr>
      <w:r>
        <w:rPr>
          <w:rFonts w:cs="Arial" w:ascii="Arial" w:hAnsi="Arial"/>
        </w:rPr>
        <w:t xml:space="preserve">HB Visits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5"/>
        </w:rPr>
        <w:t xml:space="preserve"> </w:t>
      </w:r>
      <w:r>
        <w:rPr>
          <w:rFonts w:cs="Arial" w:ascii="Arial" w:hAnsi="Arial"/>
        </w:rPr>
        <w:t>+</w:t>
      </w:r>
      <w:r>
        <w:rPr>
          <w:rFonts w:cs="Arial" w:ascii="Arial" w:hAnsi="Arial"/>
          <w:spacing w:val="-5"/>
        </w:rPr>
        <w:t xml:space="preserve"> </w:t>
      </w:r>
      <w:r>
        <w:rPr>
          <w:rFonts w:cs="Arial" w:ascii="Arial" w:hAnsi="Arial"/>
        </w:rPr>
        <w:t>HB Distance</w:t>
      </w:r>
      <w:r>
        <w:rPr>
          <w:rFonts w:cs="Arial" w:ascii="Arial" w:hAnsi="Arial"/>
          <w:spacing w:val="-5"/>
        </w:rPr>
        <w:t xml:space="preserve"> </w:t>
      </w:r>
      <w:r>
        <w:rPr>
          <w:rFonts w:cs="Arial" w:ascii="Arial" w:hAnsi="Arial"/>
        </w:rPr>
        <w:t>+</w:t>
      </w:r>
      <w:r>
        <w:rPr>
          <w:rFonts w:cs="Arial" w:ascii="Arial" w:hAnsi="Arial"/>
          <w:spacing w:val="-5"/>
        </w:rPr>
        <w:t xml:space="preserve"> </w:t>
      </w:r>
      <w:r>
        <w:rPr>
          <w:rFonts w:cs="Arial" w:ascii="Arial" w:hAnsi="Arial"/>
        </w:rPr>
        <w:t xml:space="preserve">Hive Stocking+ </w:t>
      </w:r>
      <w:r>
        <w:rPr>
          <w:rFonts w:cs="Arial" w:ascii="Arial" w:hAnsi="Arial"/>
          <w:w w:val="95"/>
        </w:rPr>
        <w:t>Flower</w:t>
      </w:r>
      <w:r>
        <w:rPr>
          <w:rFonts w:cs="Arial" w:ascii="Arial" w:hAnsi="Arial"/>
        </w:rPr>
        <w:t xml:space="preserve"> </w:t>
      </w:r>
      <w:r>
        <w:rPr>
          <w:rFonts w:cs="Arial" w:ascii="Arial" w:hAnsi="Arial"/>
          <w:w w:val="95"/>
        </w:rPr>
        <w:t>Density + (1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22"/>
          <w:w w:val="95"/>
        </w:rPr>
        <w:t xml:space="preserve"> </w:t>
      </w:r>
      <w:r>
        <w:rPr>
          <w:rFonts w:cs="Arial" w:ascii="Arial" w:hAnsi="Arial"/>
          <w:w w:val="95"/>
        </w:rPr>
        <w:t>family</w:t>
      </w:r>
      <w:r>
        <w:rPr>
          <w:rFonts w:cs="Arial" w:ascii="Arial" w:hAnsi="Arial"/>
        </w:rPr>
        <w:t xml:space="preserve"> </w:t>
      </w:r>
      <w:r>
        <w:rPr>
          <w:rFonts w:cs="Arial" w:ascii="Arial" w:hAnsi="Arial"/>
          <w:w w:val="95"/>
        </w:rPr>
        <w:t>=</w:t>
      </w:r>
      <w:r>
        <w:rPr>
          <w:rFonts w:cs="Arial" w:ascii="Arial" w:hAnsi="Arial"/>
        </w:rPr>
        <w:t xml:space="preserve"> </w:t>
      </w:r>
      <w:r>
        <w:rPr>
          <w:rFonts w:cs="Arial" w:ascii="Arial" w:hAnsi="Arial"/>
          <w:w w:val="95"/>
        </w:rPr>
        <w:t>negative</w:t>
      </w:r>
      <w:r>
        <w:rPr>
          <w:rFonts w:cs="Arial" w:ascii="Arial" w:hAnsi="Arial"/>
        </w:rPr>
        <w:t xml:space="preserve"> </w:t>
      </w:r>
      <w:r>
        <w:rPr>
          <w:rFonts w:cs="Arial" w:ascii="Arial" w:hAnsi="Arial"/>
          <w:w w:val="95"/>
        </w:rPr>
        <w:t>binomial</w:t>
      </w:r>
    </w:p>
    <w:p>
      <w:pPr>
        <w:pStyle w:val="TextBody"/>
        <w:spacing w:lineRule="auto" w:line="180"/>
        <w:ind w:left="135" w:right="1006" w:hanging="15"/>
        <w:rPr>
          <w:rFonts w:ascii="Arial" w:hAnsi="Arial" w:eastAsia="Arial" w:cs="Arial"/>
          <w:i/>
          <w:i/>
          <w:iCs/>
        </w:rPr>
      </w:pPr>
      <w:r>
        <w:rPr>
          <w:rFonts w:cs="Arial" w:ascii="Arial" w:hAnsi="Arial"/>
          <w:w w:val="95"/>
        </w:rPr>
        <w:t>Pollen</w:t>
      </w:r>
      <w:r>
        <w:rPr>
          <w:rFonts w:cs="Arial" w:ascii="Arial" w:hAnsi="Arial"/>
          <w:spacing w:val="29"/>
        </w:rPr>
        <w:t xml:space="preserve"> </w:t>
      </w:r>
      <w:r>
        <w:rPr>
          <w:rFonts w:cs="Arial" w:ascii="Arial" w:hAnsi="Arial"/>
          <w:w w:val="95"/>
        </w:rPr>
        <w:t>per</w:t>
      </w:r>
      <w:r>
        <w:rPr>
          <w:rFonts w:cs="Arial" w:ascii="Arial" w:hAnsi="Arial"/>
          <w:spacing w:val="29"/>
        </w:rPr>
        <w:t xml:space="preserve"> </w:t>
      </w:r>
      <w:r>
        <w:rPr>
          <w:rFonts w:cs="Arial" w:ascii="Arial" w:hAnsi="Arial"/>
          <w:w w:val="95"/>
        </w:rPr>
        <w:t xml:space="preserve">Stigma </w:t>
      </w:r>
      <w:r>
        <w:rPr>
          <w:rFonts w:eastAsia="Meiryo" w:cs="Cambria Math" w:ascii="Cambria Math" w:hAnsi="Cambria Math"/>
          <w:i/>
          <w:iCs/>
          <w:w w:val="95"/>
        </w:rPr>
        <w:t>∼</w:t>
      </w:r>
      <w:r>
        <w:rPr>
          <w:rFonts w:cs="Arial" w:ascii="Arial" w:hAnsi="Arial"/>
          <w:w w:val="95"/>
        </w:rPr>
        <w:t>HB</w:t>
      </w:r>
      <w:r>
        <w:rPr>
          <w:rFonts w:cs="Arial" w:ascii="Arial" w:hAnsi="Arial"/>
          <w:spacing w:val="29"/>
        </w:rPr>
        <w:t xml:space="preserve"> </w:t>
      </w:r>
      <w:r>
        <w:rPr>
          <w:rFonts w:cs="Arial" w:ascii="Arial" w:hAnsi="Arial"/>
          <w:w w:val="95"/>
        </w:rPr>
        <w:t>Visits + HB</w:t>
      </w:r>
      <w:r>
        <w:rPr>
          <w:rFonts w:cs="Arial" w:ascii="Arial" w:hAnsi="Arial"/>
          <w:spacing w:val="29"/>
        </w:rPr>
        <w:t xml:space="preserve"> </w:t>
      </w:r>
      <w:r>
        <w:rPr>
          <w:rFonts w:cs="Arial" w:ascii="Arial" w:hAnsi="Arial"/>
          <w:w w:val="95"/>
        </w:rPr>
        <w:t>Distance + (1</w:t>
      </w:r>
      <w:r>
        <w:rPr>
          <w:rFonts w:eastAsia="Meiryo" w:cs="Arial" w:ascii="Arial" w:hAnsi="Arial"/>
          <w:i/>
          <w:iCs/>
          <w:w w:val="95"/>
        </w:rPr>
        <w:t>|</w:t>
      </w:r>
      <w:r>
        <w:rPr>
          <w:rFonts w:cs="Arial" w:ascii="Arial" w:hAnsi="Arial"/>
          <w:w w:val="95"/>
        </w:rPr>
        <w:t>Field)</w:t>
      </w:r>
      <w:r>
        <w:rPr>
          <w:rFonts w:eastAsia="Arial" w:cs="Arial" w:ascii="Arial" w:hAnsi="Arial"/>
          <w:i/>
          <w:iCs/>
          <w:w w:val="95"/>
        </w:rPr>
        <w:t>,</w:t>
      </w:r>
      <w:r>
        <w:rPr>
          <w:rFonts w:eastAsia="Arial" w:cs="Arial" w:ascii="Arial" w:hAnsi="Arial"/>
          <w:i/>
          <w:iCs/>
          <w:spacing w:val="-19"/>
          <w:w w:val="95"/>
        </w:rPr>
        <w:t xml:space="preserve"> </w:t>
      </w:r>
      <w:r>
        <w:rPr>
          <w:rFonts w:cs="Arial" w:ascii="Arial" w:hAnsi="Arial"/>
          <w:w w:val="95"/>
        </w:rPr>
        <w:t>distribution</w:t>
      </w:r>
      <w:r>
        <w:rPr>
          <w:rFonts w:cs="Arial" w:ascii="Arial" w:hAnsi="Arial"/>
          <w:spacing w:val="29"/>
        </w:rPr>
        <w:t xml:space="preserve"> </w:t>
      </w:r>
      <w:r>
        <w:rPr>
          <w:rFonts w:cs="Arial" w:ascii="Arial" w:hAnsi="Arial"/>
          <w:w w:val="95"/>
        </w:rPr>
        <w:t>=</w:t>
      </w:r>
      <w:r>
        <w:rPr>
          <w:rFonts w:cs="Arial" w:ascii="Arial" w:hAnsi="Arial"/>
          <w:spacing w:val="29"/>
        </w:rPr>
        <w:t xml:space="preserve"> </w:t>
      </w:r>
      <w:r>
        <w:rPr>
          <w:rFonts w:cs="Arial" w:ascii="Arial" w:hAnsi="Arial"/>
          <w:w w:val="95"/>
        </w:rPr>
        <w:t>negative</w:t>
      </w:r>
      <w:r>
        <w:rPr>
          <w:rFonts w:cs="Arial" w:ascii="Arial" w:hAnsi="Arial"/>
          <w:spacing w:val="29"/>
        </w:rPr>
        <w:t xml:space="preserve"> </w:t>
      </w:r>
      <w:r>
        <w:rPr>
          <w:rFonts w:cs="Arial" w:ascii="Arial" w:hAnsi="Arial"/>
          <w:w w:val="95"/>
        </w:rPr>
        <w:t xml:space="preserve">binomial </w:t>
      </w:r>
      <w:r>
        <w:rPr>
          <w:rFonts w:cs="Arial" w:ascii="Arial" w:hAnsi="Arial"/>
        </w:rPr>
        <w:t xml:space="preserve">Flowers per Plant </w:t>
      </w:r>
      <w:r>
        <w:rPr>
          <w:rFonts w:eastAsia="Meiryo" w:cs="Cambria Math" w:ascii="Cambria Math" w:hAnsi="Cambria Math"/>
          <w:i/>
          <w:iCs/>
        </w:rPr>
        <w:t>∼</w:t>
      </w:r>
      <w:r>
        <w:rPr>
          <w:rFonts w:cs="Arial" w:ascii="Arial" w:hAnsi="Arial"/>
        </w:rPr>
        <w:t>Plant Size</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 Pod Set</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(1</w:t>
      </w:r>
      <w:r>
        <w:rPr>
          <w:rFonts w:eastAsia="Meiryo" w:cs="Arial" w:ascii="Arial" w:hAnsi="Arial"/>
          <w:i/>
          <w:iCs/>
        </w:rPr>
        <w:t>|</w:t>
      </w:r>
      <w:r>
        <w:rPr>
          <w:rFonts w:cs="Arial" w:ascii="Arial" w:hAnsi="Arial"/>
        </w:rPr>
        <w:t>Field)</w:t>
      </w:r>
      <w:r>
        <w:rPr>
          <w:rFonts w:eastAsia="Arial" w:cs="Arial" w:ascii="Arial" w:hAnsi="Arial"/>
          <w:i/>
          <w:iCs/>
        </w:rPr>
        <w:t>,</w:t>
      </w:r>
      <w:r>
        <w:rPr>
          <w:rFonts w:eastAsia="Arial" w:cs="Arial" w:ascii="Arial" w:hAnsi="Arial"/>
          <w:i/>
          <w:iCs/>
          <w:spacing w:val="-27"/>
        </w:rPr>
        <w:t xml:space="preserve"> </w:t>
      </w:r>
      <w:r>
        <w:rPr>
          <w:rFonts w:eastAsia="Arial" w:cs="Arial" w:ascii="Arial" w:hAnsi="Arial"/>
          <w:i/>
          <w:iCs/>
        </w:rPr>
        <w:t>ϕ</w:t>
      </w:r>
      <w:r>
        <w:rPr>
          <w:rFonts w:eastAsia="Arial" w:cs="Arial" w:ascii="Arial" w:hAnsi="Arial"/>
          <w:i/>
          <w:iCs/>
          <w:spacing w:val="-2"/>
        </w:rPr>
        <w:t xml:space="preserve"> </w:t>
      </w:r>
      <w:r>
        <w:rPr>
          <w:rFonts w:eastAsia="Meiryo" w:cs="Cambria Math" w:ascii="Cambria Math" w:hAnsi="Cambria Math"/>
          <w:i/>
          <w:iCs/>
        </w:rPr>
        <w:t>∼</w:t>
      </w:r>
      <w:r>
        <w:rPr>
          <w:rFonts w:eastAsia="Meiryo" w:cs="Arial" w:ascii="Arial" w:hAnsi="Arial"/>
          <w:i/>
          <w:iCs/>
          <w:spacing w:val="-16"/>
        </w:rPr>
        <w:t xml:space="preserve"> </w:t>
      </w:r>
      <w:r>
        <w:rPr>
          <w:rFonts w:cs="Arial" w:ascii="Arial" w:hAnsi="Arial"/>
        </w:rPr>
        <w:t>Plant Size</w:t>
      </w:r>
      <w:r>
        <w:rPr>
          <w:rFonts w:eastAsia="Arial" w:cs="Arial" w:ascii="Arial" w:hAnsi="Arial"/>
          <w:i/>
          <w:iCs/>
        </w:rPr>
        <w:t>,</w:t>
      </w:r>
    </w:p>
    <w:p>
      <w:pPr>
        <w:pStyle w:val="TextBody"/>
        <w:spacing w:lineRule="exact" w:line="266"/>
        <w:ind w:left="2209" w:hanging="0"/>
        <w:rPr>
          <w:rFonts w:ascii="Arial" w:hAnsi="Arial" w:cs="Arial"/>
        </w:rPr>
      </w:pPr>
      <w:r>
        <w:rPr>
          <w:rFonts w:cs="Arial" w:ascii="Arial" w:hAnsi="Arial"/>
          <w:w w:val="95"/>
        </w:rPr>
        <w:t>distribution</w:t>
      </w:r>
      <w:r>
        <w:rPr>
          <w:rFonts w:cs="Arial" w:ascii="Arial" w:hAnsi="Arial"/>
          <w:spacing w:val="24"/>
        </w:rPr>
        <w:t xml:space="preserve"> </w:t>
      </w:r>
      <w:r>
        <w:rPr>
          <w:rFonts w:cs="Arial" w:ascii="Arial" w:hAnsi="Arial"/>
          <w:w w:val="95"/>
        </w:rPr>
        <w:t>=</w:t>
      </w:r>
      <w:r>
        <w:rPr>
          <w:rFonts w:cs="Arial" w:ascii="Arial" w:hAnsi="Arial"/>
          <w:spacing w:val="25"/>
        </w:rPr>
        <w:t xml:space="preserve"> </w:t>
      </w:r>
      <w:r>
        <w:rPr>
          <w:rFonts w:cs="Arial" w:ascii="Arial" w:hAnsi="Arial"/>
          <w:w w:val="95"/>
        </w:rPr>
        <w:t>negative</w:t>
      </w:r>
      <w:r>
        <w:rPr>
          <w:rFonts w:cs="Arial" w:ascii="Arial" w:hAnsi="Arial"/>
          <w:spacing w:val="25"/>
        </w:rPr>
        <w:t xml:space="preserve"> </w:t>
      </w:r>
      <w:r>
        <w:rPr>
          <w:rFonts w:cs="Arial" w:ascii="Arial" w:hAnsi="Arial"/>
          <w:spacing w:val="-2"/>
          <w:w w:val="95"/>
        </w:rPr>
        <w:t>binomial</w:t>
      </w:r>
    </w:p>
    <w:p>
      <w:pPr>
        <w:pStyle w:val="TextBody"/>
        <w:spacing w:lineRule="auto" w:line="180" w:before="80" w:after="0"/>
        <w:ind w:left="502" w:right="235" w:firstLine="371"/>
        <w:rPr>
          <w:rFonts w:ascii="Arial" w:hAnsi="Arial" w:cs="Arial"/>
          <w:i/>
          <w:i/>
        </w:rPr>
      </w:pPr>
      <w:r>
        <w:rPr>
          <w:rFonts w:cs="Arial" w:ascii="Arial" w:hAnsi="Arial"/>
        </w:rPr>
        <w:t xml:space="preserve">% Pod Set </w:t>
      </w:r>
      <w:r>
        <w:rPr>
          <w:rFonts w:cs="Cambria Math" w:ascii="Cambria Math" w:hAnsi="Cambria Math"/>
          <w:i/>
        </w:rPr>
        <w:t>∼</w:t>
      </w:r>
      <w:r>
        <w:rPr>
          <w:rFonts w:cs="Arial" w:ascii="Arial" w:hAnsi="Arial"/>
        </w:rPr>
        <w:t>HB Visits</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Pollen</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Plant Size</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 = beta-binomial Seeds per Pod</w:t>
      </w:r>
      <w:r>
        <w:rPr>
          <w:rFonts w:cs="Arial" w:ascii="Arial" w:hAnsi="Arial"/>
          <w:spacing w:val="-3"/>
        </w:rPr>
        <w:t xml:space="preserve"> </w:t>
      </w:r>
      <w:r>
        <w:rPr>
          <w:rFonts w:cs="Cambria Math" w:ascii="Cambria Math" w:hAnsi="Cambria Math"/>
          <w:i/>
        </w:rPr>
        <w:t>∼</w:t>
      </w:r>
      <w:r>
        <w:rPr>
          <w:rFonts w:cs="Arial" w:ascii="Arial" w:hAnsi="Arial"/>
        </w:rPr>
        <w:t>HB Visits</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Plant Size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 Pod Set</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Flowers per Plant</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p>
    <w:p>
      <w:pPr>
        <w:pStyle w:val="TextBody"/>
        <w:spacing w:lineRule="exact" w:line="266"/>
        <w:ind w:left="2209" w:hanging="0"/>
        <w:rPr>
          <w:rFonts w:ascii="Arial" w:hAnsi="Arial" w:cs="Arial"/>
        </w:rPr>
      </w:pPr>
      <w:r>
        <w:rPr>
          <w:rFonts w:cs="Arial" w:ascii="Arial" w:hAnsi="Arial"/>
          <w:w w:val="95"/>
        </w:rPr>
        <w:t>distribution</w:t>
      </w:r>
      <w:r>
        <w:rPr>
          <w:rFonts w:cs="Arial" w:ascii="Arial" w:hAnsi="Arial"/>
          <w:spacing w:val="12"/>
        </w:rPr>
        <w:t xml:space="preserve"> </w:t>
      </w:r>
      <w:r>
        <w:rPr>
          <w:rFonts w:cs="Arial" w:ascii="Arial" w:hAnsi="Arial"/>
          <w:w w:val="95"/>
        </w:rPr>
        <w:t>=</w:t>
      </w:r>
      <w:r>
        <w:rPr>
          <w:rFonts w:cs="Arial" w:ascii="Arial" w:hAnsi="Arial"/>
          <w:spacing w:val="13"/>
        </w:rPr>
        <w:t xml:space="preserve"> </w:t>
      </w:r>
      <w:r>
        <w:rPr>
          <w:rFonts w:cs="Arial" w:ascii="Arial" w:hAnsi="Arial"/>
          <w:w w:val="95"/>
        </w:rPr>
        <w:t>exponential-</w:t>
      </w:r>
      <w:r>
        <w:rPr>
          <w:rFonts w:cs="Arial" w:ascii="Arial" w:hAnsi="Arial"/>
          <w:spacing w:val="-2"/>
          <w:w w:val="95"/>
        </w:rPr>
        <w:t>normal</w:t>
      </w:r>
    </w:p>
    <w:p>
      <w:pPr>
        <w:pStyle w:val="TextBody"/>
        <w:spacing w:lineRule="exact" w:line="407" w:before="10" w:after="0"/>
        <w:ind w:left="279" w:hanging="0"/>
        <w:rPr>
          <w:rFonts w:ascii="Arial" w:hAnsi="Arial" w:cs="Arial"/>
        </w:rPr>
      </w:pPr>
      <w:r>
        <w:rPr>
          <w:rFonts w:cs="Arial" w:ascii="Arial" w:hAnsi="Arial"/>
        </w:rPr>
        <w:t>Weight</w:t>
      </w:r>
      <w:r>
        <w:rPr>
          <w:rFonts w:cs="Arial" w:ascii="Arial" w:hAnsi="Arial"/>
          <w:spacing w:val="-8"/>
        </w:rPr>
        <w:t xml:space="preserve"> </w:t>
      </w:r>
      <w:r>
        <w:rPr>
          <w:rFonts w:cs="Arial" w:ascii="Arial" w:hAnsi="Arial"/>
        </w:rPr>
        <w:t>per</w:t>
      </w:r>
      <w:r>
        <w:rPr>
          <w:rFonts w:cs="Arial" w:ascii="Arial" w:hAnsi="Arial"/>
          <w:spacing w:val="2"/>
        </w:rPr>
        <w:t xml:space="preserve"> </w:t>
      </w:r>
      <w:r>
        <w:rPr>
          <w:rFonts w:cs="Arial" w:ascii="Arial" w:hAnsi="Arial"/>
        </w:rPr>
        <w:t>Seed</w:t>
      </w:r>
      <w:r>
        <w:rPr>
          <w:rFonts w:cs="Arial" w:ascii="Arial" w:hAnsi="Arial"/>
          <w:spacing w:val="-6"/>
        </w:rPr>
        <w:t xml:space="preserve"> </w:t>
      </w:r>
      <w:r>
        <w:rPr>
          <w:rFonts w:cs="Cambria Math" w:ascii="Cambria Math" w:hAnsi="Cambria Math"/>
          <w:i/>
        </w:rPr>
        <w:t>∼</w:t>
      </w:r>
      <w:r>
        <w:rPr>
          <w:rFonts w:cs="Arial" w:ascii="Arial" w:hAnsi="Arial"/>
        </w:rPr>
        <w:t>HB</w:t>
      </w:r>
      <w:r>
        <w:rPr>
          <w:rFonts w:cs="Arial" w:ascii="Arial" w:hAnsi="Arial"/>
          <w:spacing w:val="4"/>
        </w:rPr>
        <w:t xml:space="preserve"> </w:t>
      </w:r>
      <w:r>
        <w:rPr>
          <w:rFonts w:cs="Arial" w:ascii="Arial" w:hAnsi="Arial"/>
        </w:rPr>
        <w:t>Visits</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Seeds</w:t>
      </w:r>
      <w:r>
        <w:rPr>
          <w:rFonts w:cs="Arial" w:ascii="Arial" w:hAnsi="Arial"/>
          <w:spacing w:val="4"/>
        </w:rPr>
        <w:t xml:space="preserve"> </w:t>
      </w:r>
      <w:r>
        <w:rPr>
          <w:rFonts w:cs="Arial" w:ascii="Arial" w:hAnsi="Arial"/>
        </w:rPr>
        <w:t>per</w:t>
      </w:r>
      <w:r>
        <w:rPr>
          <w:rFonts w:cs="Arial" w:ascii="Arial" w:hAnsi="Arial"/>
          <w:spacing w:val="3"/>
        </w:rPr>
        <w:t xml:space="preserve"> </w:t>
      </w:r>
      <w:r>
        <w:rPr>
          <w:rFonts w:cs="Arial" w:ascii="Arial" w:hAnsi="Arial"/>
        </w:rPr>
        <w:t>Pod</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rPr>
        <w:t>Size</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spacing w:val="-2"/>
        </w:rPr>
        <w:t>Density+</w:t>
      </w:r>
    </w:p>
    <w:p>
      <w:pPr>
        <w:pStyle w:val="TextBody"/>
        <w:spacing w:lineRule="exact" w:line="382"/>
        <w:ind w:left="2209" w:hanging="0"/>
        <w:rPr>
          <w:rFonts w:ascii="Arial" w:hAnsi="Arial" w:cs="Arial"/>
          <w:i/>
          <w:i/>
        </w:rPr>
      </w:pPr>
      <w:r>
        <w:rPr>
          <w:rFonts w:cs="Arial" w:ascii="Arial" w:hAnsi="Arial"/>
        </w:rPr>
        <w:t>HB</w:t>
      </w:r>
      <w:r>
        <w:rPr>
          <w:rFonts w:cs="Arial" w:ascii="Arial" w:hAnsi="Arial"/>
          <w:spacing w:val="3"/>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w:t>
      </w:r>
      <w:r>
        <w:rPr>
          <w:rFonts w:cs="Arial" w:ascii="Arial" w:hAnsi="Arial"/>
          <w:spacing w:val="5"/>
        </w:rPr>
        <w:t xml:space="preserve"> </w:t>
      </w:r>
      <w:r>
        <w:rPr>
          <w:rFonts w:cs="Arial" w:ascii="Arial" w:hAnsi="Arial"/>
        </w:rPr>
        <w:t>Pod</w:t>
      </w:r>
      <w:r>
        <w:rPr>
          <w:rFonts w:cs="Arial" w:ascii="Arial" w:hAnsi="Arial"/>
          <w:spacing w:val="6"/>
        </w:rPr>
        <w:t xml:space="preserve"> </w:t>
      </w:r>
      <w:r>
        <w:rPr>
          <w:rFonts w:cs="Arial" w:ascii="Arial" w:hAnsi="Arial"/>
        </w:rPr>
        <w:t>Set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Flowers</w:t>
      </w:r>
      <w:r>
        <w:rPr>
          <w:rFonts w:cs="Arial" w:ascii="Arial" w:hAnsi="Arial"/>
          <w:spacing w:val="5"/>
        </w:rPr>
        <w:t xml:space="preserve"> </w:t>
      </w:r>
      <w:r>
        <w:rPr>
          <w:rFonts w:cs="Arial" w:ascii="Arial" w:hAnsi="Arial"/>
        </w:rPr>
        <w:t>per</w:t>
      </w:r>
      <w:r>
        <w:rPr>
          <w:rFonts w:cs="Arial" w:ascii="Arial" w:hAnsi="Arial"/>
          <w:spacing w:val="6"/>
        </w:rPr>
        <w:t xml:space="preserve"> </w:t>
      </w:r>
      <w:r>
        <w:rPr>
          <w:rFonts w:cs="Arial" w:ascii="Arial" w:hAnsi="Arial"/>
        </w:rPr>
        <w:t>Plant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w:t>
      </w:r>
      <w:r>
        <w:rPr>
          <w:rFonts w:cs="Arial" w:ascii="Arial" w:hAnsi="Arial"/>
          <w:spacing w:val="6"/>
        </w:rPr>
        <w:t xml:space="preserve"> </w:t>
      </w:r>
      <w:r>
        <w:rPr>
          <w:rFonts w:cs="Arial" w:ascii="Arial" w:hAnsi="Arial"/>
        </w:rPr>
        <w:t>Density</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spacing w:val="-2"/>
        </w:rPr>
        <w:t>(1</w:t>
      </w:r>
      <w:r>
        <w:rPr>
          <w:rFonts w:cs="Arial" w:ascii="Arial" w:hAnsi="Arial"/>
          <w:i/>
          <w:spacing w:val="-2"/>
        </w:rPr>
        <w:t>|</w:t>
      </w:r>
      <w:r>
        <w:rPr>
          <w:rFonts w:cs="Arial" w:ascii="Arial" w:hAnsi="Arial"/>
          <w:spacing w:val="-2"/>
        </w:rPr>
        <w:t>Field)</w:t>
      </w:r>
      <w:r>
        <w:rPr>
          <w:rFonts w:cs="Arial" w:ascii="Arial" w:hAnsi="Arial"/>
          <w:i/>
          <w:spacing w:val="-2"/>
        </w:rPr>
        <w:t>,</w:t>
      </w:r>
    </w:p>
    <w:p>
      <w:pPr>
        <w:pStyle w:val="TextBody"/>
        <w:spacing w:lineRule="exact" w:line="247"/>
        <w:ind w:left="2209" w:hanging="0"/>
        <w:rPr>
          <w:rFonts w:ascii="Arial" w:hAnsi="Arial" w:cs="Arial"/>
        </w:rPr>
      </w:pPr>
      <w:r>
        <w:rPr>
          <w:rFonts w:cs="Arial" w:ascii="Arial" w:hAnsi="Arial"/>
          <w:w w:val="95"/>
        </w:rPr>
        <w:t>distribution</w:t>
      </w:r>
      <w:r>
        <w:rPr>
          <w:rFonts w:cs="Arial" w:ascii="Arial" w:hAnsi="Arial"/>
          <w:spacing w:val="12"/>
        </w:rPr>
        <w:t xml:space="preserve"> </w:t>
      </w:r>
      <w:r>
        <w:rPr>
          <w:rFonts w:cs="Arial" w:ascii="Arial" w:hAnsi="Arial"/>
          <w:w w:val="95"/>
        </w:rPr>
        <w:t>=</w:t>
      </w:r>
      <w:r>
        <w:rPr>
          <w:rFonts w:cs="Arial" w:ascii="Arial" w:hAnsi="Arial"/>
          <w:spacing w:val="13"/>
        </w:rPr>
        <w:t xml:space="preserve"> </w:t>
      </w:r>
      <w:r>
        <w:rPr>
          <w:rFonts w:cs="Arial" w:ascii="Arial" w:hAnsi="Arial"/>
          <w:w w:val="95"/>
        </w:rPr>
        <w:t>exponential-</w:t>
      </w:r>
      <w:r>
        <w:rPr>
          <w:rFonts w:cs="Arial" w:ascii="Arial" w:hAnsi="Arial"/>
          <w:spacing w:val="-2"/>
          <w:w w:val="95"/>
        </w:rPr>
        <w:t>normal</w:t>
      </w:r>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TextBody"/>
        <w:spacing w:before="10" w:after="0"/>
        <w:rPr>
          <w:rFonts w:ascii="Arial" w:hAnsi="Arial" w:cs="Arial"/>
          <w:sz w:val="21"/>
        </w:rPr>
      </w:pPr>
      <w:r>
        <w:rPr>
          <w:rFonts w:cs="Arial" w:ascii="Arial" w:hAnsi="Arial"/>
          <w:sz w:val="21"/>
        </w:rPr>
      </w:r>
    </w:p>
    <w:p>
      <w:pPr>
        <w:pStyle w:val="TextBody"/>
        <w:ind w:left="1464" w:hanging="0"/>
        <w:rPr>
          <w:rFonts w:ascii="Arial" w:hAnsi="Arial" w:cs="Arial"/>
        </w:rPr>
      </w:pPr>
      <w:bookmarkStart w:id="135" w:name="_bookmark124"/>
      <w:bookmarkEnd w:id="135"/>
      <w:r>
        <w:rPr>
          <w:rFonts w:cs="Arial" w:ascii="Arial" w:hAnsi="Arial"/>
          <w:w w:val="95"/>
        </w:rPr>
        <w:t>Table</w:t>
      </w:r>
      <w:r>
        <w:rPr>
          <w:rFonts w:cs="Arial" w:ascii="Arial" w:hAnsi="Arial"/>
          <w:spacing w:val="9"/>
        </w:rPr>
        <w:t xml:space="preserve"> </w:t>
      </w:r>
      <w:r>
        <w:rPr>
          <w:rFonts w:cs="Arial" w:ascii="Arial" w:hAnsi="Arial"/>
          <w:w w:val="95"/>
        </w:rPr>
        <w:t>S4:</w:t>
      </w:r>
      <w:r>
        <w:rPr>
          <w:rFonts w:cs="Arial" w:ascii="Arial" w:hAnsi="Arial"/>
          <w:spacing w:val="31"/>
        </w:rPr>
        <w:t xml:space="preserve"> </w:t>
      </w:r>
      <w:r>
        <w:rPr>
          <w:rFonts w:cs="Arial" w:ascii="Arial" w:hAnsi="Arial"/>
          <w:w w:val="95"/>
        </w:rPr>
        <w:t>Summary</w:t>
      </w:r>
      <w:r>
        <w:rPr>
          <w:rFonts w:cs="Arial" w:ascii="Arial" w:hAnsi="Arial"/>
          <w:spacing w:val="10"/>
        </w:rPr>
        <w:t xml:space="preserve"> </w:t>
      </w:r>
      <w:r>
        <w:rPr>
          <w:rFonts w:cs="Arial" w:ascii="Arial" w:hAnsi="Arial"/>
          <w:w w:val="95"/>
        </w:rPr>
        <w:t>of</w:t>
      </w:r>
      <w:r>
        <w:rPr>
          <w:rFonts w:cs="Arial" w:ascii="Arial" w:hAnsi="Arial"/>
          <w:spacing w:val="10"/>
        </w:rPr>
        <w:t xml:space="preserve"> </w:t>
      </w:r>
      <w:r>
        <w:rPr>
          <w:rFonts w:cs="Arial" w:ascii="Arial" w:hAnsi="Arial"/>
          <w:w w:val="95"/>
        </w:rPr>
        <w:t>parameters</w:t>
      </w:r>
      <w:r>
        <w:rPr>
          <w:rFonts w:cs="Arial" w:ascii="Arial" w:hAnsi="Arial"/>
          <w:spacing w:val="9"/>
        </w:rPr>
        <w:t xml:space="preserve"> </w:t>
      </w:r>
      <w:r>
        <w:rPr>
          <w:rFonts w:cs="Arial" w:ascii="Arial" w:hAnsi="Arial"/>
          <w:w w:val="95"/>
        </w:rPr>
        <w:t>for</w:t>
      </w:r>
      <w:r>
        <w:rPr>
          <w:rFonts w:cs="Arial" w:ascii="Arial" w:hAnsi="Arial"/>
          <w:spacing w:val="10"/>
        </w:rPr>
        <w:t xml:space="preserve"> </w:t>
      </w:r>
      <w:r>
        <w:rPr>
          <w:rFonts w:cs="Arial" w:ascii="Arial" w:hAnsi="Arial"/>
          <w:w w:val="95"/>
        </w:rPr>
        <w:t>commodity</w:t>
      </w:r>
      <w:r>
        <w:rPr>
          <w:rFonts w:cs="Arial" w:ascii="Arial" w:hAnsi="Arial"/>
          <w:spacing w:val="10"/>
        </w:rPr>
        <w:t xml:space="preserve"> </w:t>
      </w:r>
      <w:r>
        <w:rPr>
          <w:rFonts w:cs="Arial" w:ascii="Arial" w:hAnsi="Arial"/>
          <w:w w:val="95"/>
        </w:rPr>
        <w:t>canola</w:t>
      </w:r>
      <w:r>
        <w:rPr>
          <w:rFonts w:cs="Arial" w:ascii="Arial" w:hAnsi="Arial"/>
          <w:spacing w:val="9"/>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9039" w:type="dxa"/>
        <w:jc w:val="left"/>
        <w:tblInd w:w="289" w:type="dxa"/>
        <w:tblLayout w:type="fixed"/>
        <w:tblCellMar>
          <w:top w:w="0" w:type="dxa"/>
          <w:left w:w="0" w:type="dxa"/>
          <w:bottom w:w="0" w:type="dxa"/>
          <w:right w:w="5" w:type="dxa"/>
        </w:tblCellMar>
        <w:tblLook w:val="01e0" w:noHBand="0" w:noVBand="0" w:firstColumn="1" w:lastRow="1" w:lastColumn="1" w:firstRow="1"/>
      </w:tblPr>
      <w:tblGrid>
        <w:gridCol w:w="1655"/>
        <w:gridCol w:w="1661"/>
        <w:gridCol w:w="693"/>
        <w:gridCol w:w="575"/>
        <w:gridCol w:w="846"/>
        <w:gridCol w:w="667"/>
        <w:gridCol w:w="667"/>
        <w:gridCol w:w="903"/>
        <w:gridCol w:w="708"/>
        <w:gridCol w:w="663"/>
      </w:tblGrid>
      <w:tr>
        <w:trPr>
          <w:trHeight w:val="233" w:hRule="atLeast"/>
        </w:trPr>
        <w:tc>
          <w:tcPr>
            <w:tcW w:w="1655"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z w:val="18"/>
              </w:rPr>
            </w:pPr>
            <w:r>
              <w:rPr>
                <w:rFonts w:cs="Arial" w:ascii="Arial" w:hAnsi="Arial"/>
                <w:spacing w:val="-2"/>
                <w:w w:val="110"/>
                <w:sz w:val="18"/>
              </w:rPr>
              <w:t>Model</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z w:val="18"/>
              </w:rPr>
            </w:pPr>
            <w:r>
              <w:rPr>
                <w:rFonts w:cs="Arial" w:ascii="Arial" w:hAnsi="Arial"/>
                <w:spacing w:val="-2"/>
                <w:w w:val="120"/>
                <w:sz w:val="18"/>
              </w:rPr>
              <w:t>Parameter</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spacing w:val="-4"/>
                <w:w w:val="115"/>
                <w:sz w:val="18"/>
              </w:rPr>
              <w:t>Mean</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z w:val="18"/>
              </w:rPr>
            </w:pPr>
            <w:r>
              <w:rPr>
                <w:rFonts w:cs="Arial" w:ascii="Arial" w:hAnsi="Arial"/>
                <w:spacing w:val="-5"/>
                <w:w w:val="110"/>
                <w:sz w:val="18"/>
              </w:rPr>
              <w:t>SD</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spacing w:val="-2"/>
                <w:w w:val="115"/>
                <w:sz w:val="18"/>
              </w:rPr>
              <w:t>Median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z w:val="18"/>
              </w:rPr>
            </w:pPr>
            <w:r>
              <w:rPr>
                <w:rFonts w:cs="Arial" w:ascii="Arial" w:hAnsi="Arial"/>
                <w:spacing w:val="-5"/>
                <w:w w:val="115"/>
                <w:sz w:val="18"/>
              </w:rPr>
              <w:t>Min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45" w:hanging="0"/>
              <w:jc w:val="center"/>
              <w:rPr>
                <w:rFonts w:ascii="Arial" w:hAnsi="Arial" w:cs="Arial"/>
                <w:sz w:val="18"/>
              </w:rPr>
            </w:pPr>
            <w:r>
              <w:rPr>
                <w:rFonts w:cs="Arial" w:ascii="Arial" w:hAnsi="Arial"/>
                <w:spacing w:val="-5"/>
                <w:w w:val="115"/>
                <w:sz w:val="18"/>
              </w:rPr>
              <w:t>Max</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6" w:right="0" w:hanging="0"/>
              <w:jc w:val="left"/>
              <w:rPr>
                <w:rFonts w:ascii="Arial" w:hAnsi="Arial" w:cs="Arial"/>
                <w:sz w:val="18"/>
              </w:rPr>
            </w:pPr>
            <w:r>
              <w:rPr>
                <w:rFonts w:cs="Arial" w:ascii="Arial" w:hAnsi="Arial"/>
                <w:w w:val="120"/>
                <w:sz w:val="18"/>
              </w:rPr>
              <w:t>P-</w:t>
            </w:r>
            <w:r>
              <w:rPr>
                <w:rFonts w:cs="Arial" w:ascii="Arial" w:hAnsi="Arial"/>
                <w:spacing w:val="-2"/>
                <w:w w:val="120"/>
                <w:sz w:val="18"/>
              </w:rPr>
              <w:t>value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42" w:hanging="0"/>
              <w:rPr>
                <w:rFonts w:ascii="Arial" w:hAnsi="Arial" w:cs="Arial"/>
                <w:i/>
                <w:i/>
                <w:sz w:val="12"/>
              </w:rPr>
            </w:pPr>
            <w:r>
              <w:rPr>
                <w:rFonts w:cs="Arial" w:ascii="Arial" w:hAnsi="Arial"/>
                <w:spacing w:val="-4"/>
                <w:position w:val="2"/>
                <w:sz w:val="18"/>
              </w:rPr>
              <w:t>N</w:t>
            </w:r>
            <w:r>
              <w:rPr>
                <w:rFonts w:cs="Arial" w:ascii="Arial" w:hAnsi="Arial"/>
                <w:i/>
                <w:spacing w:val="-4"/>
                <w:sz w:val="12"/>
              </w:rPr>
              <w:t>eff</w:t>
            </w:r>
          </w:p>
        </w:tc>
        <w:tc>
          <w:tcPr>
            <w:tcW w:w="663" w:type="dxa"/>
            <w:tcBorders>
              <w:top w:val="single" w:sz="4" w:space="0" w:color="000000"/>
              <w:left w:val="single" w:sz="4" w:space="0" w:color="000000"/>
              <w:bottom w:val="single" w:sz="4" w:space="0" w:color="000000"/>
            </w:tcBorders>
          </w:tcPr>
          <w:p>
            <w:pPr>
              <w:pStyle w:val="TableParagraph"/>
              <w:widowControl w:val="false"/>
              <w:spacing w:lineRule="auto" w:line="163"/>
              <w:ind w:right="124" w:hanging="0"/>
              <w:rPr>
                <w:rFonts w:ascii="Arial" w:hAnsi="Arial" w:cs="Arial"/>
                <w:sz w:val="18"/>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5" w:after="0"/>
              <w:ind w:right="0" w:hanging="0"/>
              <w:jc w:val="left"/>
              <w:rPr>
                <w:rFonts w:ascii="Arial" w:hAnsi="Arial" w:cs="Arial"/>
                <w:sz w:val="26"/>
              </w:rPr>
            </w:pPr>
            <w:r>
              <w:rPr>
                <w:rFonts w:cs="Arial" w:ascii="Arial" w:hAnsi="Arial"/>
                <w:sz w:val="26"/>
              </w:rPr>
            </w:r>
          </w:p>
          <w:p>
            <w:pPr>
              <w:pStyle w:val="TableParagraph"/>
              <w:widowControl w:val="false"/>
              <w:spacing w:lineRule="auto" w:line="240"/>
              <w:ind w:left="114"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7" w:hanging="0"/>
              <w:rPr>
                <w:rFonts w:ascii="Arial" w:hAnsi="Arial" w:cs="Arial"/>
                <w:sz w:val="18"/>
              </w:rPr>
            </w:pPr>
            <w:r>
              <w:rPr>
                <w:rFonts w:cs="Arial" w:ascii="Arial" w:hAnsi="Arial"/>
                <w:spacing w:val="-4"/>
                <w:w w:val="110"/>
                <w:sz w:val="18"/>
              </w:rPr>
              <w:t>3.76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4"/>
                <w:w w:val="110"/>
                <w:sz w:val="18"/>
              </w:rPr>
              <w:t>0.05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4"/>
                <w:w w:val="110"/>
                <w:sz w:val="18"/>
              </w:rPr>
              <w:t>3.77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4"/>
                <w:w w:val="110"/>
                <w:sz w:val="18"/>
              </w:rPr>
              <w:t>3.66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z w:val="18"/>
              </w:rPr>
            </w:pPr>
            <w:r>
              <w:rPr>
                <w:rFonts w:cs="Arial" w:ascii="Arial" w:hAnsi="Arial"/>
                <w:spacing w:val="-4"/>
                <w:w w:val="110"/>
                <w:sz w:val="18"/>
              </w:rPr>
              <w:t>3.87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9" w:hanging="0"/>
              <w:rPr>
                <w:rFonts w:ascii="Arial" w:hAnsi="Arial" w:cs="Arial"/>
                <w:sz w:val="18"/>
              </w:rPr>
            </w:pPr>
            <w:r>
              <w:rPr>
                <w:rFonts w:cs="Arial" w:ascii="Arial" w:hAnsi="Arial"/>
                <w:spacing w:val="-5"/>
                <w:w w:val="110"/>
                <w:sz w:val="18"/>
              </w:rPr>
              <w:t>855</w:t>
            </w:r>
          </w:p>
        </w:tc>
        <w:tc>
          <w:tcPr>
            <w:tcW w:w="663" w:type="dxa"/>
            <w:tcBorders>
              <w:top w:val="single" w:sz="4" w:space="0" w:color="000000"/>
              <w:left w:val="single" w:sz="4" w:space="0" w:color="000000"/>
              <w:bottom w:val="single" w:sz="4" w:space="0" w:color="000000"/>
            </w:tcBorders>
          </w:tcPr>
          <w:p>
            <w:pPr>
              <w:pStyle w:val="TableParagraph"/>
              <w:widowControl w:val="false"/>
              <w:spacing w:lineRule="exact" w:line="197"/>
              <w:ind w:right="115" w:hanging="0"/>
              <w:rPr>
                <w:rFonts w:ascii="Arial" w:hAnsi="Arial" w:cs="Arial"/>
                <w:sz w:val="18"/>
              </w:rPr>
            </w:pPr>
            <w:r>
              <w:rPr>
                <w:rFonts w:cs="Arial" w:ascii="Arial" w:hAnsi="Arial"/>
                <w:spacing w:val="-2"/>
                <w:w w:val="110"/>
                <w:sz w:val="18"/>
              </w:rPr>
              <w:t>1.005</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0.0868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2"/>
                <w:w w:val="110"/>
                <w:sz w:val="18"/>
              </w:rPr>
              <w:t>10154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5039</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3774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before="5" w:after="0"/>
              <w:ind w:right="0" w:hanging="0"/>
              <w:jc w:val="left"/>
              <w:rPr>
                <w:rFonts w:ascii="Arial" w:hAnsi="Arial" w:cs="Arial"/>
                <w:sz w:val="17"/>
              </w:rPr>
            </w:pPr>
            <w:r>
              <w:rPr>
                <w:rFonts w:cs="Arial" w:ascii="Arial" w:hAnsi="Arial"/>
                <w:sz w:val="17"/>
              </w:rPr>
            </w:r>
          </w:p>
          <w:p>
            <w:pPr>
              <w:pStyle w:val="TableParagraph"/>
              <w:widowControl w:val="false"/>
              <w:spacing w:lineRule="auto" w:line="240"/>
              <w:ind w:left="114"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5.24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5.24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5.72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2108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0.70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0.82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0.57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2097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0.0095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9212</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0.22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1456</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7845</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before="103" w:after="0"/>
              <w:ind w:left="114"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5.74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4.70</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5.70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3.62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z w:val="18"/>
              </w:rPr>
            </w:pPr>
            <w:r>
              <w:rPr>
                <w:rFonts w:cs="Arial" w:ascii="Arial" w:hAnsi="Arial"/>
                <w:spacing w:val="-2"/>
                <w:w w:val="110"/>
                <w:sz w:val="18"/>
              </w:rPr>
              <w:t>15.01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0.222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1822</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1.66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1.66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3.60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0.0926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1632</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0.75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0.96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6878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0.41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0.42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1.86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1.06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0.5792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2243</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3.52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3.51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4976</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3.55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2.88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4.40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9" w:hanging="0"/>
              <w:rPr>
                <w:rFonts w:ascii="Arial" w:hAnsi="Arial" w:cs="Arial"/>
                <w:sz w:val="18"/>
              </w:rPr>
            </w:pPr>
            <w:r>
              <w:rPr>
                <w:rFonts w:cs="Arial" w:ascii="Arial" w:hAnsi="Arial"/>
                <w:spacing w:val="-4"/>
                <w:w w:val="110"/>
                <w:sz w:val="18"/>
              </w:rPr>
              <w:t>4133</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10" w:hRule="atLeast"/>
        </w:trPr>
        <w:tc>
          <w:tcPr>
            <w:tcW w:w="1655" w:type="dxa"/>
            <w:tcBorders>
              <w:top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4"/>
              </w:rPr>
            </w:pPr>
            <w:r>
              <w:rPr>
                <w:rFonts w:cs="Arial" w:ascii="Arial" w:hAnsi="Arial"/>
                <w:sz w:val="14"/>
              </w:rPr>
            </w:r>
          </w:p>
        </w:tc>
        <w:tc>
          <w:tcPr>
            <w:tcW w:w="1661" w:type="dxa"/>
            <w:tcBorders>
              <w:top w:val="single" w:sz="4" w:space="0" w:color="000000"/>
              <w:left w:val="single" w:sz="4" w:space="0" w:color="000000"/>
              <w:right w:val="single" w:sz="4" w:space="0" w:color="000000"/>
            </w:tcBorders>
          </w:tcPr>
          <w:p>
            <w:pPr>
              <w:pStyle w:val="TableParagraph"/>
              <w:widowControl w:val="false"/>
              <w:spacing w:lineRule="exact" w:line="190"/>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z w:val="18"/>
              </w:rPr>
            </w:pPr>
            <w:r>
              <w:rPr>
                <w:rFonts w:cs="Arial" w:ascii="Arial" w:hAnsi="Arial"/>
                <w:w w:val="110"/>
                <w:sz w:val="18"/>
              </w:rPr>
              <w:t>-</w:t>
            </w:r>
            <w:r>
              <w:rPr>
                <w:rFonts w:cs="Arial" w:ascii="Arial" w:hAnsi="Arial"/>
                <w:spacing w:val="-4"/>
                <w:w w:val="110"/>
                <w:sz w:val="18"/>
              </w:rPr>
              <w:t>1.98</w:t>
            </w:r>
          </w:p>
        </w:tc>
        <w:tc>
          <w:tcPr>
            <w:tcW w:w="575"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z w:val="18"/>
              </w:rPr>
            </w:pPr>
            <w:r>
              <w:rPr>
                <w:rFonts w:cs="Arial" w:ascii="Arial" w:hAnsi="Arial"/>
                <w:spacing w:val="-4"/>
                <w:w w:val="110"/>
                <w:sz w:val="18"/>
              </w:rPr>
              <w:t>0.45</w:t>
            </w:r>
          </w:p>
        </w:tc>
        <w:tc>
          <w:tcPr>
            <w:tcW w:w="846"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z w:val="18"/>
              </w:rPr>
            </w:pPr>
            <w:r>
              <w:rPr>
                <w:rFonts w:cs="Arial" w:ascii="Arial" w:hAnsi="Arial"/>
                <w:w w:val="110"/>
                <w:sz w:val="18"/>
              </w:rPr>
              <w:t>-</w:t>
            </w:r>
            <w:r>
              <w:rPr>
                <w:rFonts w:cs="Arial" w:ascii="Arial" w:hAnsi="Arial"/>
                <w:spacing w:val="-4"/>
                <w:w w:val="110"/>
                <w:sz w:val="18"/>
              </w:rPr>
              <w:t>1.96</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z w:val="18"/>
              </w:rPr>
            </w:pPr>
            <w:r>
              <w:rPr>
                <w:rFonts w:cs="Arial" w:ascii="Arial" w:hAnsi="Arial"/>
                <w:w w:val="110"/>
                <w:sz w:val="18"/>
              </w:rPr>
              <w:t>-</w:t>
            </w:r>
            <w:r>
              <w:rPr>
                <w:rFonts w:cs="Arial" w:ascii="Arial" w:hAnsi="Arial"/>
                <w:spacing w:val="-4"/>
                <w:w w:val="110"/>
                <w:sz w:val="18"/>
              </w:rPr>
              <w:t>2.89</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1.17</w:t>
            </w:r>
          </w:p>
        </w:tc>
        <w:tc>
          <w:tcPr>
            <w:tcW w:w="903" w:type="dxa"/>
            <w:tcBorders>
              <w:top w:val="single" w:sz="4" w:space="0" w:color="000000"/>
              <w:left w:val="single" w:sz="4" w:space="0" w:color="000000"/>
              <w:right w:val="single" w:sz="4" w:space="0" w:color="000000"/>
            </w:tcBorders>
          </w:tcPr>
          <w:p>
            <w:pPr>
              <w:pStyle w:val="TableParagraph"/>
              <w:widowControl w:val="false"/>
              <w:spacing w:lineRule="exact" w:line="190"/>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right w:val="single" w:sz="4" w:space="0" w:color="000000"/>
            </w:tcBorders>
          </w:tcPr>
          <w:p>
            <w:pPr>
              <w:pStyle w:val="TableParagraph"/>
              <w:widowControl w:val="false"/>
              <w:spacing w:lineRule="exact" w:line="190"/>
              <w:ind w:right="119" w:hanging="0"/>
              <w:rPr>
                <w:rFonts w:ascii="Arial" w:hAnsi="Arial" w:cs="Arial"/>
                <w:sz w:val="18"/>
              </w:rPr>
            </w:pPr>
            <w:r>
              <w:rPr>
                <w:rFonts w:cs="Arial" w:ascii="Arial" w:hAnsi="Arial"/>
                <w:spacing w:val="-5"/>
                <w:w w:val="110"/>
                <w:sz w:val="18"/>
              </w:rPr>
              <w:t>936</w:t>
            </w:r>
          </w:p>
        </w:tc>
        <w:tc>
          <w:tcPr>
            <w:tcW w:w="663" w:type="dxa"/>
            <w:tcBorders>
              <w:top w:val="single" w:sz="4" w:space="0" w:color="000000"/>
              <w:left w:val="single" w:sz="4" w:space="0" w:color="000000"/>
            </w:tcBorders>
          </w:tcPr>
          <w:p>
            <w:pPr>
              <w:pStyle w:val="TableParagraph"/>
              <w:widowControl w:val="false"/>
              <w:spacing w:lineRule="exact" w:line="190"/>
              <w:ind w:right="115" w:hanging="0"/>
              <w:rPr>
                <w:rFonts w:ascii="Arial" w:hAnsi="Arial" w:cs="Arial"/>
                <w:sz w:val="18"/>
              </w:rPr>
            </w:pPr>
            <w:r>
              <w:rPr>
                <w:rFonts w:cs="Arial" w:ascii="Arial" w:hAnsi="Arial"/>
                <w:spacing w:val="-2"/>
                <w:w w:val="110"/>
                <w:sz w:val="18"/>
              </w:rPr>
              <w:t>1.006</w:t>
            </w:r>
          </w:p>
        </w:tc>
      </w:tr>
    </w:tbl>
    <w:p>
      <w:pPr>
        <w:sectPr>
          <w:footerReference w:type="default" r:id="rId29"/>
          <w:type w:val="nextPage"/>
          <w:pgSz w:w="12240" w:h="15840"/>
          <w:pgMar w:left="1320" w:right="380" w:gutter="0" w:header="0" w:top="1340" w:footer="822" w:bottom="1020"/>
          <w:pgNumType w:fmt="decimal"/>
          <w:formProt w:val="false"/>
          <w:textDirection w:val="lrTb"/>
          <w:docGrid w:type="default" w:linePitch="100" w:charSpace="4096"/>
        </w:sectPr>
      </w:pPr>
    </w:p>
    <w:p>
      <w:pPr>
        <w:pStyle w:val="Normal"/>
        <w:spacing w:before="42" w:after="26"/>
        <w:ind w:left="282" w:hanging="0"/>
        <w:rPr>
          <w:rFonts w:ascii="Arial" w:hAnsi="Arial" w:cs="Arial"/>
          <w:i/>
          <w:i/>
          <w:sz w:val="18"/>
        </w:rPr>
      </w:pPr>
      <w:r>
        <w:rPr>
          <w:rFonts w:cs="Arial" w:ascii="Arial" w:hAnsi="Arial"/>
          <w:i/>
          <w:spacing w:val="-2"/>
          <w:w w:val="105"/>
          <w:sz w:val="18"/>
        </w:rPr>
        <w:t>(continued)</w:t>
      </w:r>
    </w:p>
    <w:tbl>
      <w:tblPr>
        <w:tblW w:w="9039" w:type="dxa"/>
        <w:jc w:val="left"/>
        <w:tblInd w:w="289" w:type="dxa"/>
        <w:tblLayout w:type="fixed"/>
        <w:tblCellMar>
          <w:top w:w="0" w:type="dxa"/>
          <w:left w:w="0" w:type="dxa"/>
          <w:bottom w:w="0" w:type="dxa"/>
          <w:right w:w="5" w:type="dxa"/>
        </w:tblCellMar>
        <w:tblLook w:val="01e0" w:noHBand="0" w:noVBand="0" w:firstColumn="1" w:lastRow="1" w:lastColumn="1" w:firstRow="1"/>
      </w:tblPr>
      <w:tblGrid>
        <w:gridCol w:w="1655"/>
        <w:gridCol w:w="1661"/>
        <w:gridCol w:w="693"/>
        <w:gridCol w:w="575"/>
        <w:gridCol w:w="846"/>
        <w:gridCol w:w="667"/>
        <w:gridCol w:w="667"/>
        <w:gridCol w:w="903"/>
        <w:gridCol w:w="708"/>
        <w:gridCol w:w="663"/>
      </w:tblGrid>
      <w:tr>
        <w:trPr>
          <w:trHeight w:val="232" w:hRule="atLeast"/>
        </w:trPr>
        <w:tc>
          <w:tcPr>
            <w:tcW w:w="1655" w:type="dxa"/>
            <w:tcBorders>
              <w:top w:val="single" w:sz="4" w:space="0" w:color="000000"/>
              <w:bottom w:val="single" w:sz="4" w:space="0" w:color="000000"/>
              <w:right w:val="single" w:sz="4" w:space="0" w:color="000000"/>
            </w:tcBorders>
          </w:tcPr>
          <w:p>
            <w:pPr>
              <w:pStyle w:val="TableParagraph"/>
              <w:widowControl w:val="false"/>
              <w:spacing w:lineRule="exact" w:line="213"/>
              <w:ind w:left="114" w:right="0" w:hanging="0"/>
              <w:jc w:val="left"/>
              <w:rPr>
                <w:rFonts w:ascii="Arial" w:hAnsi="Arial" w:cs="Arial"/>
                <w:sz w:val="18"/>
              </w:rPr>
            </w:pPr>
            <w:r>
              <w:rPr>
                <w:rFonts w:cs="Arial" w:ascii="Arial" w:hAnsi="Arial"/>
                <w:spacing w:val="-2"/>
                <w:w w:val="110"/>
                <w:sz w:val="18"/>
              </w:rPr>
              <w:t>Model</w:t>
            </w:r>
          </w:p>
        </w:tc>
        <w:tc>
          <w:tcPr>
            <w:tcW w:w="1661"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8" w:right="0" w:hanging="0"/>
              <w:jc w:val="left"/>
              <w:rPr>
                <w:rFonts w:ascii="Arial" w:hAnsi="Arial" w:cs="Arial"/>
                <w:sz w:val="18"/>
              </w:rPr>
            </w:pPr>
            <w:r>
              <w:rPr>
                <w:rFonts w:cs="Arial" w:ascii="Arial" w:hAnsi="Arial"/>
                <w:spacing w:val="-2"/>
                <w:w w:val="120"/>
                <w:sz w:val="18"/>
              </w:rPr>
              <w:t>Parameter</w:t>
            </w:r>
          </w:p>
        </w:tc>
        <w:tc>
          <w:tcPr>
            <w:tcW w:w="69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right="117" w:hanging="0"/>
              <w:rPr>
                <w:rFonts w:ascii="Arial" w:hAnsi="Arial" w:cs="Arial"/>
                <w:sz w:val="18"/>
              </w:rPr>
            </w:pPr>
            <w:r>
              <w:rPr>
                <w:rFonts w:cs="Arial" w:ascii="Arial" w:hAnsi="Arial"/>
                <w:spacing w:val="-4"/>
                <w:w w:val="115"/>
                <w:sz w:val="18"/>
              </w:rPr>
              <w:t>Mean</w:t>
            </w:r>
          </w:p>
        </w:tc>
        <w:tc>
          <w:tcPr>
            <w:tcW w:w="575"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z w:val="18"/>
              </w:rPr>
            </w:pPr>
            <w:r>
              <w:rPr>
                <w:rFonts w:cs="Arial" w:ascii="Arial" w:hAnsi="Arial"/>
                <w:spacing w:val="-5"/>
                <w:w w:val="110"/>
                <w:sz w:val="18"/>
              </w:rPr>
              <w:t>SD</w:t>
            </w:r>
          </w:p>
        </w:tc>
        <w:tc>
          <w:tcPr>
            <w:tcW w:w="846"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right="117" w:hanging="0"/>
              <w:rPr>
                <w:rFonts w:ascii="Arial" w:hAnsi="Arial" w:cs="Arial"/>
                <w:sz w:val="18"/>
              </w:rPr>
            </w:pPr>
            <w:r>
              <w:rPr>
                <w:rFonts w:cs="Arial" w:ascii="Arial" w:hAnsi="Arial"/>
                <w:spacing w:val="-2"/>
                <w:w w:val="115"/>
                <w:sz w:val="18"/>
              </w:rPr>
              <w:t>Median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03" w:right="9" w:hanging="0"/>
              <w:jc w:val="center"/>
              <w:rPr>
                <w:rFonts w:ascii="Arial" w:hAnsi="Arial" w:cs="Arial"/>
                <w:sz w:val="18"/>
              </w:rPr>
            </w:pPr>
            <w:r>
              <w:rPr>
                <w:rFonts w:cs="Arial" w:ascii="Arial" w:hAnsi="Arial"/>
                <w:spacing w:val="-5"/>
                <w:w w:val="115"/>
                <w:sz w:val="18"/>
              </w:rPr>
              <w:t>Min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03" w:right="45" w:hanging="0"/>
              <w:jc w:val="center"/>
              <w:rPr>
                <w:rFonts w:ascii="Arial" w:hAnsi="Arial" w:cs="Arial"/>
                <w:sz w:val="18"/>
              </w:rPr>
            </w:pPr>
            <w:r>
              <w:rPr>
                <w:rFonts w:cs="Arial" w:ascii="Arial" w:hAnsi="Arial"/>
                <w:spacing w:val="-5"/>
                <w:w w:val="115"/>
                <w:sz w:val="18"/>
              </w:rPr>
              <w:t>Max</w:t>
            </w:r>
          </w:p>
        </w:tc>
        <w:tc>
          <w:tcPr>
            <w:tcW w:w="90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6" w:right="0" w:hanging="0"/>
              <w:jc w:val="left"/>
              <w:rPr>
                <w:rFonts w:ascii="Arial" w:hAnsi="Arial" w:cs="Arial"/>
                <w:sz w:val="18"/>
              </w:rPr>
            </w:pPr>
            <w:r>
              <w:rPr>
                <w:rFonts w:cs="Arial" w:ascii="Arial" w:hAnsi="Arial"/>
                <w:w w:val="120"/>
                <w:sz w:val="18"/>
              </w:rPr>
              <w:t>P-</w:t>
            </w:r>
            <w:r>
              <w:rPr>
                <w:rFonts w:cs="Arial" w:ascii="Arial" w:hAnsi="Arial"/>
                <w:spacing w:val="-2"/>
                <w:w w:val="120"/>
                <w:sz w:val="18"/>
              </w:rPr>
              <w:t>value</w:t>
            </w:r>
          </w:p>
        </w:tc>
        <w:tc>
          <w:tcPr>
            <w:tcW w:w="708"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49" w:right="107" w:hanging="0"/>
              <w:jc w:val="center"/>
              <w:rPr>
                <w:rFonts w:ascii="Arial" w:hAnsi="Arial" w:cs="Arial"/>
                <w:i/>
                <w:i/>
                <w:sz w:val="12"/>
              </w:rPr>
            </w:pPr>
            <w:r>
              <w:rPr>
                <w:rFonts w:cs="Arial" w:ascii="Arial" w:hAnsi="Arial"/>
                <w:spacing w:val="-4"/>
                <w:position w:val="2"/>
                <w:sz w:val="18"/>
              </w:rPr>
              <w:t>N</w:t>
            </w:r>
            <w:r>
              <w:rPr>
                <w:rFonts w:cs="Arial" w:ascii="Arial" w:hAnsi="Arial"/>
                <w:i/>
                <w:spacing w:val="-4"/>
                <w:sz w:val="12"/>
              </w:rPr>
              <w:t>eff</w:t>
            </w:r>
          </w:p>
        </w:tc>
        <w:tc>
          <w:tcPr>
            <w:tcW w:w="663" w:type="dxa"/>
            <w:tcBorders>
              <w:top w:val="single" w:sz="4" w:space="0" w:color="000000"/>
              <w:left w:val="single" w:sz="4" w:space="0" w:color="000000"/>
              <w:bottom w:val="single" w:sz="8" w:space="0" w:color="000000"/>
            </w:tcBorders>
          </w:tcPr>
          <w:p>
            <w:pPr>
              <w:pStyle w:val="TableParagraph"/>
              <w:widowControl w:val="false"/>
              <w:spacing w:lineRule="auto" w:line="163"/>
              <w:ind w:right="124" w:hanging="0"/>
              <w:rPr>
                <w:rFonts w:ascii="Arial" w:hAnsi="Arial" w:cs="Arial"/>
                <w:sz w:val="18"/>
              </w:rPr>
            </w:pPr>
            <w:r>
              <w:rPr>
                <w:rFonts w:cs="Arial" w:ascii="Arial" w:hAnsi="Arial"/>
                <w:i/>
                <w:spacing w:val="-55"/>
                <w:w w:val="110"/>
                <w:position w:val="-4"/>
                <w:sz w:val="18"/>
              </w:rPr>
              <w:t>R</w:t>
            </w:r>
            <w:r>
              <w:rPr>
                <w:rFonts w:cs="Arial" w:ascii="Arial" w:hAnsi="Arial"/>
                <w:spacing w:val="45"/>
                <w:w w:val="140"/>
                <w:sz w:val="18"/>
              </w:rPr>
              <w:t>ˆ</w:t>
            </w:r>
          </w:p>
        </w:tc>
      </w:tr>
      <w:tr>
        <w:trPr>
          <w:trHeight w:val="208"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10" w:after="0"/>
              <w:ind w:right="0" w:hanging="0"/>
              <w:jc w:val="left"/>
              <w:rPr>
                <w:rFonts w:ascii="Arial" w:hAnsi="Arial" w:cs="Arial"/>
                <w:i/>
                <w:i/>
                <w:sz w:val="24"/>
              </w:rPr>
            </w:pPr>
            <w:r>
              <w:rPr>
                <w:rFonts w:cs="Arial" w:ascii="Arial" w:hAnsi="Arial"/>
                <w:i/>
                <w:sz w:val="24"/>
              </w:rPr>
            </w:r>
          </w:p>
          <w:p>
            <w:pPr>
              <w:pStyle w:val="TableParagraph"/>
              <w:widowControl w:val="false"/>
              <w:spacing w:lineRule="auto" w:line="240" w:before="1" w:after="0"/>
              <w:ind w:left="114"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1661"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w w:val="110"/>
                <w:sz w:val="18"/>
              </w:rPr>
              <w:t>-</w:t>
            </w:r>
            <w:r>
              <w:rPr>
                <w:rFonts w:cs="Arial" w:ascii="Arial" w:hAnsi="Arial"/>
                <w:spacing w:val="-4"/>
                <w:w w:val="110"/>
                <w:sz w:val="18"/>
              </w:rPr>
              <w:t>0.31</w:t>
            </w:r>
          </w:p>
        </w:tc>
        <w:tc>
          <w:tcPr>
            <w:tcW w:w="575"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spacing w:val="-4"/>
                <w:w w:val="110"/>
                <w:sz w:val="18"/>
              </w:rPr>
              <w:t>0.10</w:t>
            </w:r>
          </w:p>
        </w:tc>
        <w:tc>
          <w:tcPr>
            <w:tcW w:w="846"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w w:val="110"/>
                <w:sz w:val="18"/>
              </w:rPr>
              <w:t>-</w:t>
            </w:r>
            <w:r>
              <w:rPr>
                <w:rFonts w:cs="Arial" w:ascii="Arial" w:hAnsi="Arial"/>
                <w:spacing w:val="-4"/>
                <w:w w:val="110"/>
                <w:sz w:val="18"/>
              </w:rPr>
              <w:t>0.31</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0.50</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0.13</w:t>
            </w:r>
          </w:p>
        </w:tc>
        <w:tc>
          <w:tcPr>
            <w:tcW w:w="90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6" w:right="0" w:hanging="0"/>
              <w:jc w:val="left"/>
              <w:rPr>
                <w:rFonts w:ascii="Arial" w:hAnsi="Arial" w:cs="Arial"/>
                <w:sz w:val="18"/>
              </w:rPr>
            </w:pPr>
            <w:r>
              <w:rPr>
                <w:rFonts w:cs="Arial" w:ascii="Arial" w:hAnsi="Arial"/>
                <w:spacing w:val="-2"/>
                <w:w w:val="110"/>
                <w:sz w:val="18"/>
              </w:rPr>
              <w:t>0.0011</w:t>
            </w:r>
          </w:p>
        </w:tc>
        <w:tc>
          <w:tcPr>
            <w:tcW w:w="708"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88" w:right="101" w:hanging="0"/>
              <w:jc w:val="center"/>
              <w:rPr>
                <w:rFonts w:ascii="Arial" w:hAnsi="Arial" w:cs="Arial"/>
                <w:sz w:val="18"/>
              </w:rPr>
            </w:pPr>
            <w:r>
              <w:rPr>
                <w:rFonts w:cs="Arial" w:ascii="Arial" w:hAnsi="Arial"/>
                <w:spacing w:val="-4"/>
                <w:w w:val="110"/>
                <w:sz w:val="18"/>
              </w:rPr>
              <w:t>3526</w:t>
            </w:r>
          </w:p>
        </w:tc>
        <w:tc>
          <w:tcPr>
            <w:tcW w:w="663" w:type="dxa"/>
            <w:tcBorders>
              <w:top w:val="single" w:sz="8" w:space="0" w:color="000000"/>
              <w:left w:val="single" w:sz="4" w:space="0" w:color="000000"/>
              <w:bottom w:val="single" w:sz="4" w:space="0" w:color="000000"/>
            </w:tcBorders>
          </w:tcPr>
          <w:p>
            <w:pPr>
              <w:pStyle w:val="TableParagraph"/>
              <w:widowControl w:val="false"/>
              <w:spacing w:lineRule="exact" w:line="188"/>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Number</w:t>
            </w:r>
            <w:r>
              <w:rPr>
                <w:rFonts w:cs="Arial" w:ascii="Arial" w:hAnsi="Arial"/>
                <w:spacing w:val="4"/>
                <w:w w:val="115"/>
                <w:sz w:val="18"/>
              </w:rPr>
              <w:t xml:space="preserve"> </w:t>
            </w:r>
            <w:r>
              <w:rPr>
                <w:rFonts w:cs="Arial" w:ascii="Arial" w:hAnsi="Arial"/>
                <w:w w:val="115"/>
                <w:sz w:val="18"/>
              </w:rPr>
              <w:t>of</w:t>
            </w:r>
            <w:r>
              <w:rPr>
                <w:rFonts w:cs="Arial" w:ascii="Arial" w:hAnsi="Arial"/>
                <w:spacing w:val="5"/>
                <w:w w:val="115"/>
                <w:sz w:val="18"/>
              </w:rPr>
              <w:t xml:space="preserve"> </w:t>
            </w:r>
            <w:r>
              <w:rPr>
                <w:rFonts w:cs="Arial" w:ascii="Arial" w:hAnsi="Arial"/>
                <w:spacing w:val="-2"/>
                <w:w w:val="115"/>
                <w:sz w:val="18"/>
              </w:rPr>
              <w:t>hives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0.72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1.04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1534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0.541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2397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1.44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0.80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z w:val="18"/>
              </w:rPr>
            </w:pPr>
            <w:r>
              <w:rPr>
                <w:rFonts w:cs="Arial" w:ascii="Arial" w:hAnsi="Arial"/>
                <w:spacing w:val="-5"/>
                <w:w w:val="110"/>
                <w:sz w:val="18"/>
              </w:rPr>
              <w:t>494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1.014</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5"/>
                <w:w w:val="125"/>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1630</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rFonts w:ascii="Arial" w:hAnsi="Arial" w:cs="Arial"/>
                <w:sz w:val="18"/>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2.56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2.63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z w:val="18"/>
              </w:rPr>
            </w:pPr>
            <w:r>
              <w:rPr>
                <w:rFonts w:cs="Arial" w:ascii="Arial" w:hAnsi="Arial"/>
                <w:spacing w:val="-5"/>
                <w:w w:val="110"/>
                <w:sz w:val="18"/>
              </w:rPr>
              <w:t>594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1.006</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0.94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0.96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1709</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2108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Phi</w:t>
            </w:r>
            <w:r>
              <w:rPr>
                <w:rFonts w:cs="Arial" w:ascii="Arial" w:hAnsi="Arial"/>
                <w:spacing w:val="25"/>
                <w:w w:val="115"/>
                <w:sz w:val="18"/>
              </w:rPr>
              <w:t xml:space="preserve"> </w:t>
            </w:r>
            <w:r>
              <w:rPr>
                <w:rFonts w:cs="Arial" w:ascii="Arial" w:hAnsi="Arial"/>
                <w:spacing w:val="-2"/>
                <w:w w:val="115"/>
                <w:sz w:val="18"/>
              </w:rPr>
              <w:t>(field)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3461</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2.17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1517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1587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SigmaPhi</w:t>
            </w:r>
            <w:r>
              <w:rPr>
                <w:rFonts w:cs="Arial" w:ascii="Arial" w:hAnsi="Arial"/>
                <w:spacing w:val="13"/>
                <w:w w:val="115"/>
                <w:sz w:val="18"/>
              </w:rPr>
              <w:t xml:space="preserve"> </w:t>
            </w:r>
            <w:r>
              <w:rPr>
                <w:rFonts w:cs="Arial" w:ascii="Arial" w:hAnsi="Arial"/>
                <w:spacing w:val="-2"/>
                <w:w w:val="115"/>
                <w:sz w:val="18"/>
              </w:rPr>
              <w:t>(field)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0.90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z w:val="18"/>
              </w:rPr>
            </w:pPr>
            <w:r>
              <w:rPr>
                <w:rFonts w:cs="Arial" w:ascii="Arial" w:hAnsi="Arial"/>
                <w:spacing w:val="-5"/>
                <w:w w:val="110"/>
                <w:sz w:val="18"/>
              </w:rPr>
              <w:t>844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1.005</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right="0" w:hanging="0"/>
              <w:jc w:val="left"/>
              <w:rPr>
                <w:rFonts w:ascii="Arial" w:hAnsi="Arial" w:cs="Arial"/>
                <w:i/>
                <w:i/>
                <w:sz w:val="25"/>
              </w:rPr>
            </w:pPr>
            <w:r>
              <w:rPr>
                <w:rFonts w:cs="Arial" w:ascii="Arial" w:hAnsi="Arial"/>
                <w:i/>
                <w:sz w:val="25"/>
              </w:rPr>
            </w:r>
          </w:p>
          <w:p>
            <w:pPr>
              <w:pStyle w:val="TableParagraph"/>
              <w:widowControl w:val="false"/>
              <w:spacing w:lineRule="auto" w:line="240"/>
              <w:ind w:left="114"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0.82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1946</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4"/>
                <w:w w:val="110"/>
                <w:sz w:val="18"/>
              </w:rPr>
              <w:t>0.96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3292</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3345</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0.1515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z w:val="18"/>
              </w:rPr>
            </w:pPr>
            <w:r>
              <w:rPr>
                <w:rFonts w:cs="Arial" w:ascii="Arial" w:hAnsi="Arial"/>
                <w:spacing w:val="-5"/>
                <w:w w:val="110"/>
                <w:sz w:val="18"/>
              </w:rPr>
              <w:t>638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0.29</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2675</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5"/>
                <w:w w:val="125"/>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3.35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3.35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3.21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3.48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3828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rFonts w:ascii="Arial" w:hAnsi="Arial" w:cs="Arial"/>
                <w:sz w:val="18"/>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25.07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1.77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25.07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z w:val="18"/>
              </w:rPr>
            </w:pPr>
            <w:r>
              <w:rPr>
                <w:rFonts w:cs="Arial" w:ascii="Arial" w:hAnsi="Arial"/>
                <w:spacing w:val="-2"/>
                <w:w w:val="110"/>
                <w:sz w:val="18"/>
              </w:rPr>
              <w:t>21.64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z w:val="18"/>
              </w:rPr>
            </w:pPr>
            <w:r>
              <w:rPr>
                <w:rFonts w:cs="Arial" w:ascii="Arial" w:hAnsi="Arial"/>
                <w:spacing w:val="-2"/>
                <w:w w:val="110"/>
                <w:sz w:val="18"/>
              </w:rPr>
              <w:t>28.54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2277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0.60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0.4284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4417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0.97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0.84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0.98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2.60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0.2447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z w:val="18"/>
              </w:rPr>
            </w:pPr>
            <w:r>
              <w:rPr>
                <w:rFonts w:cs="Arial" w:ascii="Arial" w:hAnsi="Arial"/>
                <w:spacing w:val="-5"/>
                <w:w w:val="110"/>
                <w:sz w:val="18"/>
              </w:rPr>
              <w:t>707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4.31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4.31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5.58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2229</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0.56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0.0529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4888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2.80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2.79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4.08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1.55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2105</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4.06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3.83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4.29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6604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1.98</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0.26</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1.96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1.51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2.53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2526</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Lambda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2.00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1.74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0.84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4.64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3265</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1" w:after="0"/>
              <w:ind w:right="0" w:hanging="0"/>
              <w:jc w:val="left"/>
              <w:rPr>
                <w:rFonts w:ascii="Arial" w:hAnsi="Arial" w:cs="Arial"/>
                <w:i/>
                <w:i/>
                <w:sz w:val="19"/>
              </w:rPr>
            </w:pPr>
            <w:r>
              <w:rPr>
                <w:rFonts w:cs="Arial" w:ascii="Arial" w:hAnsi="Arial"/>
                <w:i/>
                <w:sz w:val="19"/>
              </w:rPr>
            </w:r>
          </w:p>
          <w:p>
            <w:pPr>
              <w:pStyle w:val="TableParagraph"/>
              <w:widowControl w:val="false"/>
              <w:spacing w:lineRule="auto" w:line="240"/>
              <w:ind w:left="114" w:right="0" w:hanging="0"/>
              <w:jc w:val="left"/>
              <w:rPr>
                <w:rFonts w:ascii="Arial" w:hAnsi="Arial" w:cs="Arial"/>
                <w:sz w:val="18"/>
              </w:rPr>
            </w:pPr>
            <w:r>
              <w:rPr>
                <w:rFonts w:cs="Arial" w:ascii="Arial" w:hAnsi="Arial"/>
                <w:w w:val="110"/>
                <w:sz w:val="18"/>
              </w:rPr>
              <w:t>Seed</w:t>
            </w:r>
            <w:r>
              <w:rPr>
                <w:rFonts w:cs="Arial" w:ascii="Arial" w:hAnsi="Arial"/>
                <w:spacing w:val="15"/>
                <w:w w:val="110"/>
                <w:sz w:val="18"/>
              </w:rPr>
              <w:t xml:space="preserve"> </w:t>
            </w:r>
            <w:r>
              <w:rPr>
                <w:rFonts w:cs="Arial" w:ascii="Arial" w:hAnsi="Arial"/>
                <w:spacing w:val="-4"/>
                <w:w w:val="110"/>
                <w:sz w:val="18"/>
              </w:rPr>
              <w:t>size</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1.72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0.2367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1402</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0.6113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2748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0.48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0.3744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z w:val="18"/>
              </w:rPr>
            </w:pPr>
            <w:r>
              <w:rPr>
                <w:rFonts w:cs="Arial" w:ascii="Arial" w:hAnsi="Arial"/>
                <w:spacing w:val="-5"/>
                <w:w w:val="110"/>
                <w:sz w:val="18"/>
              </w:rPr>
              <w:t>358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1.008</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0.4508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3348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0.7955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1633</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1704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0.1686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1404</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0.0159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3037</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0.363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1526</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2213</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0.52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2100</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0.47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2828</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Lambda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2.71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2.63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3.86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z w:val="18"/>
              </w:rPr>
            </w:pPr>
            <w:r>
              <w:rPr>
                <w:rFonts w:cs="Arial" w:ascii="Arial" w:hAnsi="Arial"/>
                <w:spacing w:val="-4"/>
                <w:w w:val="110"/>
                <w:sz w:val="18"/>
              </w:rPr>
              <w:t>1792</w:t>
            </w:r>
          </w:p>
        </w:tc>
        <w:tc>
          <w:tcPr>
            <w:tcW w:w="663"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18" w:hRule="atLeast"/>
        </w:trPr>
        <w:tc>
          <w:tcPr>
            <w:tcW w:w="1655" w:type="dxa"/>
            <w:tcBorders>
              <w:top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4"/>
              </w:rPr>
            </w:pPr>
            <w:r>
              <w:rPr>
                <w:rFonts w:cs="Arial" w:ascii="Arial" w:hAnsi="Arial"/>
                <w:sz w:val="14"/>
              </w:rPr>
            </w:r>
          </w:p>
        </w:tc>
        <w:tc>
          <w:tcPr>
            <w:tcW w:w="7383" w:type="dxa"/>
            <w:gridSpan w:val="9"/>
            <w:tcBorders>
              <w:top w:val="single" w:sz="4" w:space="0" w:color="000000"/>
              <w:left w:val="single" w:sz="4" w:space="0" w:color="000000"/>
            </w:tcBorders>
          </w:tcPr>
          <w:p>
            <w:pPr>
              <w:pStyle w:val="TableParagraph"/>
              <w:widowControl w:val="false"/>
              <w:spacing w:lineRule="auto" w:line="240"/>
              <w:ind w:right="0" w:hanging="0"/>
              <w:jc w:val="left"/>
              <w:rPr>
                <w:rFonts w:ascii="Arial" w:hAnsi="Arial" w:cs="Arial"/>
                <w:sz w:val="14"/>
              </w:rPr>
            </w:pPr>
            <w:r>
              <w:rPr>
                <w:rFonts w:cs="Arial" w:ascii="Arial" w:hAnsi="Arial"/>
                <w:sz w:val="14"/>
              </w:rPr>
            </w:r>
          </w:p>
        </w:tc>
      </w:tr>
    </w:tbl>
    <w:p>
      <w:pPr>
        <w:pStyle w:val="TextBody"/>
        <w:rPr>
          <w:rFonts w:ascii="Arial" w:hAnsi="Arial" w:cs="Arial"/>
          <w:i/>
          <w:i/>
          <w:sz w:val="18"/>
        </w:rPr>
      </w:pPr>
      <w:r>
        <w:rPr>
          <w:rFonts w:cs="Arial" w:ascii="Arial" w:hAnsi="Arial"/>
          <w:i/>
          <w:sz w:val="18"/>
        </w:rPr>
      </w:r>
    </w:p>
    <w:p>
      <w:pPr>
        <w:pStyle w:val="TextBody"/>
        <w:spacing w:before="9" w:after="0"/>
        <w:rPr>
          <w:rFonts w:ascii="Arial" w:hAnsi="Arial" w:cs="Arial"/>
          <w:i/>
          <w:i/>
          <w:sz w:val="17"/>
        </w:rPr>
      </w:pPr>
      <w:r>
        <w:rPr>
          <w:rFonts w:cs="Arial" w:ascii="Arial" w:hAnsi="Arial"/>
          <w:i/>
          <w:sz w:val="17"/>
        </w:rPr>
      </w:r>
    </w:p>
    <w:p>
      <w:pPr>
        <w:pStyle w:val="Heading2"/>
        <w:rPr>
          <w:rFonts w:ascii="Arial" w:hAnsi="Arial" w:cs="Arial"/>
        </w:rPr>
      </w:pPr>
      <w:r>
        <w:rPr>
          <w:rFonts w:cs="Arial" w:ascii="Arial" w:hAnsi="Arial"/>
          <w:w w:val="95"/>
        </w:rPr>
        <w:t>Seed</w:t>
      </w:r>
      <w:r>
        <w:rPr>
          <w:rFonts w:cs="Arial" w:ascii="Arial" w:hAnsi="Arial"/>
          <w:spacing w:val="-13"/>
          <w:w w:val="95"/>
        </w:rPr>
        <w:t xml:space="preserve"> </w:t>
      </w:r>
      <w:r>
        <w:rPr>
          <w:rFonts w:cs="Arial" w:ascii="Arial" w:hAnsi="Arial"/>
          <w:w w:val="95"/>
        </w:rPr>
        <w:t>canola</w:t>
      </w:r>
      <w:r>
        <w:rPr>
          <w:rFonts w:cs="Arial" w:ascii="Arial" w:hAnsi="Arial"/>
          <w:spacing w:val="-12"/>
          <w:w w:val="95"/>
        </w:rPr>
        <w:t xml:space="preserve"> </w:t>
      </w:r>
      <w:r>
        <w:rPr>
          <w:rFonts w:cs="Arial" w:ascii="Arial" w:hAnsi="Arial"/>
          <w:spacing w:val="-2"/>
          <w:w w:val="95"/>
        </w:rPr>
        <w:t>models</w:t>
      </w:r>
    </w:p>
    <w:p>
      <w:pPr>
        <w:pStyle w:val="TextBody"/>
        <w:spacing w:lineRule="exact" w:line="410" w:before="100" w:after="0"/>
        <w:ind w:left="120" w:hanging="0"/>
        <w:rPr>
          <w:rFonts w:ascii="Arial" w:hAnsi="Arial" w:cs="Arial"/>
          <w:i/>
          <w:i/>
        </w:rPr>
      </w:pPr>
      <w:r>
        <w:rPr>
          <w:rFonts w:cs="Arial" w:ascii="Arial" w:hAnsi="Arial"/>
        </w:rPr>
        <w:t>Formulas</w:t>
      </w:r>
      <w:r>
        <w:rPr>
          <w:rFonts w:cs="Arial" w:ascii="Arial" w:hAnsi="Arial"/>
          <w:spacing w:val="16"/>
        </w:rPr>
        <w:t xml:space="preserve"> </w:t>
      </w:r>
      <w:r>
        <w:rPr>
          <w:rFonts w:cs="Arial" w:ascii="Arial" w:hAnsi="Arial"/>
        </w:rPr>
        <w:t>for</w:t>
      </w:r>
      <w:r>
        <w:rPr>
          <w:rFonts w:cs="Arial" w:ascii="Arial" w:hAnsi="Arial"/>
          <w:spacing w:val="17"/>
        </w:rPr>
        <w:t xml:space="preserve"> </w:t>
      </w:r>
      <w:r>
        <w:rPr>
          <w:rFonts w:cs="Arial" w:ascii="Arial" w:hAnsi="Arial"/>
        </w:rPr>
        <w:t>seed</w:t>
      </w:r>
      <w:r>
        <w:rPr>
          <w:rFonts w:cs="Arial" w:ascii="Arial" w:hAnsi="Arial"/>
          <w:spacing w:val="17"/>
        </w:rPr>
        <w:t xml:space="preserve"> </w:t>
      </w:r>
      <w:r>
        <w:rPr>
          <w:rFonts w:cs="Arial" w:ascii="Arial" w:hAnsi="Arial"/>
        </w:rPr>
        <w:t>canola</w:t>
      </w:r>
      <w:r>
        <w:rPr>
          <w:rFonts w:cs="Arial" w:ascii="Arial" w:hAnsi="Arial"/>
          <w:spacing w:val="17"/>
        </w:rPr>
        <w:t xml:space="preserve"> </w:t>
      </w:r>
      <w:r>
        <w:rPr>
          <w:rFonts w:cs="Arial" w:ascii="Arial" w:hAnsi="Arial"/>
        </w:rPr>
        <w:t>model</w:t>
      </w:r>
      <w:r>
        <w:rPr>
          <w:rFonts w:cs="Arial" w:ascii="Arial" w:hAnsi="Arial"/>
          <w:spacing w:val="17"/>
        </w:rPr>
        <w:t xml:space="preserve"> </w:t>
      </w:r>
      <w:r>
        <w:rPr>
          <w:rFonts w:cs="Arial" w:ascii="Arial" w:hAnsi="Arial"/>
        </w:rPr>
        <w:t>using</w:t>
      </w:r>
      <w:r>
        <w:rPr>
          <w:rFonts w:cs="Arial" w:ascii="Arial" w:hAnsi="Arial"/>
          <w:spacing w:val="19"/>
        </w:rPr>
        <w:t xml:space="preserve"> </w:t>
      </w:r>
      <w:r>
        <w:rPr>
          <w:rFonts w:cs="Arial" w:ascii="Arial" w:hAnsi="Arial"/>
        </w:rPr>
        <w:t>lmer-style</w:t>
      </w:r>
      <w:r>
        <w:rPr>
          <w:rFonts w:cs="Arial" w:ascii="Arial" w:hAnsi="Arial"/>
          <w:spacing w:val="17"/>
        </w:rPr>
        <w:t xml:space="preserve"> </w:t>
      </w:r>
      <w:r>
        <w:rPr>
          <w:rFonts w:cs="Arial" w:ascii="Arial" w:hAnsi="Arial"/>
        </w:rPr>
        <w:t>R</w:t>
      </w:r>
      <w:r>
        <w:rPr>
          <w:rFonts w:cs="Arial" w:ascii="Arial" w:hAnsi="Arial"/>
          <w:spacing w:val="17"/>
        </w:rPr>
        <w:t xml:space="preserve"> </w:t>
      </w:r>
      <w:r>
        <w:rPr>
          <w:rFonts w:cs="Arial" w:ascii="Arial" w:hAnsi="Arial"/>
        </w:rPr>
        <w:t>formulas.</w:t>
      </w:r>
      <w:r>
        <w:rPr>
          <w:rFonts w:cs="Arial" w:ascii="Arial" w:hAnsi="Arial"/>
          <w:spacing w:val="78"/>
        </w:rPr>
        <w:t xml:space="preserve"> </w:t>
      </w:r>
      <w:r>
        <w:rPr>
          <w:rFonts w:cs="Arial" w:ascii="Arial" w:hAnsi="Arial"/>
        </w:rPr>
        <w:t>Terms</w:t>
      </w:r>
      <w:r>
        <w:rPr>
          <w:rFonts w:cs="Arial" w:ascii="Arial" w:hAnsi="Arial"/>
          <w:spacing w:val="17"/>
        </w:rPr>
        <w:t xml:space="preserve"> </w:t>
      </w:r>
      <w:r>
        <w:rPr>
          <w:rFonts w:cs="Arial" w:ascii="Arial" w:hAnsi="Arial"/>
        </w:rPr>
        <w:t>on</w:t>
      </w:r>
      <w:r>
        <w:rPr>
          <w:rFonts w:cs="Arial" w:ascii="Arial" w:hAnsi="Arial"/>
          <w:spacing w:val="17"/>
        </w:rPr>
        <w:t xml:space="preserve"> </w:t>
      </w:r>
      <w:r>
        <w:rPr>
          <w:rFonts w:cs="Arial" w:ascii="Arial" w:hAnsi="Arial"/>
        </w:rPr>
        <w:t>right</w:t>
      </w:r>
      <w:r>
        <w:rPr>
          <w:rFonts w:cs="Arial" w:ascii="Arial" w:hAnsi="Arial"/>
          <w:spacing w:val="17"/>
        </w:rPr>
        <w:t xml:space="preserve"> </w:t>
      </w:r>
      <w:r>
        <w:rPr>
          <w:rFonts w:cs="Arial" w:ascii="Arial" w:hAnsi="Arial"/>
        </w:rPr>
        <w:t>side</w:t>
      </w:r>
      <w:r>
        <w:rPr>
          <w:rFonts w:cs="Arial" w:ascii="Arial" w:hAnsi="Arial"/>
          <w:spacing w:val="17"/>
        </w:rPr>
        <w:t xml:space="preserve"> </w:t>
      </w:r>
      <w:r>
        <w:rPr>
          <w:rFonts w:cs="Arial" w:ascii="Arial" w:hAnsi="Arial"/>
        </w:rPr>
        <w:t>of</w:t>
      </w:r>
      <w:r>
        <w:rPr>
          <w:rFonts w:cs="Arial" w:ascii="Arial" w:hAnsi="Arial"/>
          <w:spacing w:val="16"/>
        </w:rPr>
        <w:t xml:space="preserve"> </w:t>
      </w:r>
      <w:r>
        <w:rPr>
          <w:rFonts w:cs="Cambria Math" w:ascii="Cambria Math" w:hAnsi="Cambria Math"/>
          <w:i/>
          <w:spacing w:val="-10"/>
        </w:rPr>
        <w:t>∼</w:t>
      </w:r>
    </w:p>
    <w:p>
      <w:pPr>
        <w:pStyle w:val="TextBody"/>
        <w:spacing w:lineRule="exact" w:line="210"/>
        <w:ind w:left="120" w:hanging="0"/>
        <w:rPr>
          <w:rFonts w:ascii="Arial" w:hAnsi="Arial" w:cs="Arial"/>
        </w:rPr>
      </w:pPr>
      <w:r>
        <w:rPr>
          <w:rFonts w:cs="Arial" w:ascii="Arial" w:hAnsi="Arial"/>
          <w:w w:val="95"/>
        </w:rPr>
        <w:t>indicate</w:t>
      </w:r>
      <w:r>
        <w:rPr>
          <w:rFonts w:cs="Arial" w:ascii="Arial" w:hAnsi="Arial"/>
          <w:spacing w:val="33"/>
        </w:rPr>
        <w:t xml:space="preserve"> </w:t>
      </w:r>
      <w:r>
        <w:rPr>
          <w:rFonts w:cs="Arial" w:ascii="Arial" w:hAnsi="Arial"/>
          <w:w w:val="95"/>
        </w:rPr>
        <w:t>fixed</w:t>
      </w:r>
      <w:r>
        <w:rPr>
          <w:rFonts w:cs="Arial" w:ascii="Arial" w:hAnsi="Arial"/>
          <w:spacing w:val="33"/>
        </w:rPr>
        <w:t xml:space="preserve"> </w:t>
      </w:r>
      <w:r>
        <w:rPr>
          <w:rFonts w:cs="Arial" w:ascii="Arial" w:hAnsi="Arial"/>
          <w:w w:val="95"/>
        </w:rPr>
        <w:t>effects,</w:t>
      </w:r>
      <w:r>
        <w:rPr>
          <w:rFonts w:cs="Arial" w:ascii="Arial" w:hAnsi="Arial"/>
          <w:spacing w:val="39"/>
        </w:rPr>
        <w:t xml:space="preserve"> </w:t>
      </w:r>
      <w:r>
        <w:rPr>
          <w:rFonts w:cs="Arial" w:ascii="Arial" w:hAnsi="Arial"/>
          <w:w w:val="95"/>
        </w:rPr>
        <w:t>while</w:t>
      </w:r>
      <w:r>
        <w:rPr>
          <w:rFonts w:cs="Arial" w:ascii="Arial" w:hAnsi="Arial"/>
          <w:spacing w:val="33"/>
        </w:rPr>
        <w:t xml:space="preserve"> </w:t>
      </w:r>
      <w:r>
        <w:rPr>
          <w:rFonts w:cs="Arial" w:ascii="Arial" w:hAnsi="Arial"/>
          <w:w w:val="95"/>
        </w:rPr>
        <w:t>terms</w:t>
      </w:r>
      <w:r>
        <w:rPr>
          <w:rFonts w:cs="Arial" w:ascii="Arial" w:hAnsi="Arial"/>
          <w:spacing w:val="33"/>
        </w:rPr>
        <w:t xml:space="preserve"> </w:t>
      </w:r>
      <w:r>
        <w:rPr>
          <w:rFonts w:cs="Arial" w:ascii="Arial" w:hAnsi="Arial"/>
          <w:w w:val="95"/>
        </w:rPr>
        <w:t>in</w:t>
      </w:r>
      <w:r>
        <w:rPr>
          <w:rFonts w:cs="Arial" w:ascii="Arial" w:hAnsi="Arial"/>
          <w:spacing w:val="33"/>
        </w:rPr>
        <w:t xml:space="preserve"> </w:t>
      </w:r>
      <w:r>
        <w:rPr>
          <w:rFonts w:cs="Arial" w:ascii="Arial" w:hAnsi="Arial"/>
          <w:w w:val="95"/>
        </w:rPr>
        <w:t>brackets</w:t>
      </w:r>
      <w:r>
        <w:rPr>
          <w:rFonts w:cs="Arial" w:ascii="Arial" w:hAnsi="Arial"/>
          <w:spacing w:val="33"/>
        </w:rPr>
        <w:t xml:space="preserve"> </w:t>
      </w:r>
      <w:r>
        <w:rPr>
          <w:rFonts w:cs="Arial" w:ascii="Arial" w:hAnsi="Arial"/>
          <w:w w:val="95"/>
        </w:rPr>
        <w:t>indicate</w:t>
      </w:r>
      <w:r>
        <w:rPr>
          <w:rFonts w:cs="Arial" w:ascii="Arial" w:hAnsi="Arial"/>
          <w:spacing w:val="33"/>
        </w:rPr>
        <w:t xml:space="preserve"> </w:t>
      </w:r>
      <w:r>
        <w:rPr>
          <w:rFonts w:cs="Arial" w:ascii="Arial" w:hAnsi="Arial"/>
          <w:w w:val="95"/>
        </w:rPr>
        <w:t>random</w:t>
      </w:r>
      <w:r>
        <w:rPr>
          <w:rFonts w:cs="Arial" w:ascii="Arial" w:hAnsi="Arial"/>
          <w:spacing w:val="33"/>
        </w:rPr>
        <w:t xml:space="preserve"> </w:t>
      </w:r>
      <w:r>
        <w:rPr>
          <w:rFonts w:cs="Arial" w:ascii="Arial" w:hAnsi="Arial"/>
          <w:w w:val="95"/>
        </w:rPr>
        <w:t>effects</w:t>
      </w:r>
      <w:r>
        <w:rPr>
          <w:rFonts w:cs="Arial" w:ascii="Arial" w:hAnsi="Arial"/>
          <w:spacing w:val="33"/>
        </w:rPr>
        <w:t xml:space="preserve"> </w:t>
      </w:r>
      <w:r>
        <w:rPr>
          <w:rFonts w:cs="Arial" w:ascii="Arial" w:hAnsi="Arial"/>
          <w:w w:val="95"/>
        </w:rPr>
        <w:t>(heirarchical</w:t>
      </w:r>
      <w:r>
        <w:rPr>
          <w:rFonts w:cs="Arial" w:ascii="Arial" w:hAnsi="Arial"/>
          <w:spacing w:val="33"/>
        </w:rPr>
        <w:t xml:space="preserve"> </w:t>
      </w:r>
      <w:r>
        <w:rPr>
          <w:rFonts w:cs="Arial" w:ascii="Arial" w:hAnsi="Arial"/>
          <w:spacing w:val="-2"/>
          <w:w w:val="95"/>
        </w:rPr>
        <w:t>inter-</w:t>
      </w:r>
    </w:p>
    <w:p>
      <w:pPr>
        <w:sectPr>
          <w:footerReference w:type="default" r:id="rId30"/>
          <w:type w:val="nextPage"/>
          <w:pgSz w:w="12240" w:h="15840"/>
          <w:pgMar w:left="1320" w:right="380" w:gutter="0" w:header="0" w:top="1380" w:footer="822" w:bottom="1020"/>
          <w:pgNumType w:fmt="decimal"/>
          <w:formProt w:val="false"/>
          <w:textDirection w:val="lrTb"/>
          <w:docGrid w:type="default" w:linePitch="100" w:charSpace="4096"/>
        </w:sectPr>
        <w:pStyle w:val="TextBody"/>
        <w:spacing w:lineRule="auto" w:line="235"/>
        <w:ind w:left="120" w:right="1006" w:hanging="0"/>
        <w:rPr>
          <w:rFonts w:ascii="Arial" w:hAnsi="Arial" w:cs="Arial"/>
        </w:rPr>
      </w:pPr>
      <w:r>
        <w:rPr>
          <w:rFonts w:cs="Arial" w:ascii="Arial" w:hAnsi="Arial"/>
        </w:rPr>
        <w:t>cepts).</w:t>
      </w:r>
      <w:r>
        <w:rPr>
          <w:rFonts w:cs="Arial" w:ascii="Arial" w:hAnsi="Arial"/>
          <w:spacing w:val="61"/>
        </w:rPr>
        <w:t xml:space="preserve"> </w:t>
      </w:r>
      <w:r>
        <w:rPr>
          <w:rFonts w:cs="Arial" w:ascii="Arial" w:hAnsi="Arial"/>
          <w:i/>
        </w:rPr>
        <w:t>distribution</w:t>
      </w:r>
      <w:r>
        <w:rPr>
          <w:rFonts w:cs="Arial" w:ascii="Arial" w:hAnsi="Arial"/>
          <w:i/>
          <w:spacing w:val="22"/>
        </w:rPr>
        <w:t xml:space="preserve"> </w:t>
      </w:r>
      <w:r>
        <w:rPr>
          <w:rFonts w:cs="Arial" w:ascii="Arial" w:hAnsi="Arial"/>
        </w:rPr>
        <w:t>indicates</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type</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probability</w:t>
      </w:r>
      <w:r>
        <w:rPr>
          <w:rFonts w:cs="Arial" w:ascii="Arial" w:hAnsi="Arial"/>
          <w:spacing w:val="11"/>
        </w:rPr>
        <w:t xml:space="preserve"> </w:t>
      </w:r>
      <w:r>
        <w:rPr>
          <w:rFonts w:cs="Arial" w:ascii="Arial" w:hAnsi="Arial"/>
        </w:rPr>
        <w:t>distribution</w:t>
      </w:r>
      <w:r>
        <w:rPr>
          <w:rFonts w:cs="Arial" w:ascii="Arial" w:hAnsi="Arial"/>
          <w:spacing w:val="11"/>
        </w:rPr>
        <w:t xml:space="preserve"> </w:t>
      </w:r>
      <w:r>
        <w:rPr>
          <w:rFonts w:cs="Arial" w:ascii="Arial" w:hAnsi="Arial"/>
        </w:rPr>
        <w:t>function</w:t>
      </w:r>
      <w:r>
        <w:rPr>
          <w:rFonts w:cs="Arial" w:ascii="Arial" w:hAnsi="Arial"/>
          <w:spacing w:val="11"/>
        </w:rPr>
        <w:t xml:space="preserve"> </w:t>
      </w:r>
      <w:r>
        <w:rPr>
          <w:rFonts w:cs="Arial" w:ascii="Arial" w:hAnsi="Arial"/>
        </w:rPr>
        <w:t>used</w:t>
      </w:r>
      <w:r>
        <w:rPr>
          <w:rFonts w:cs="Arial" w:ascii="Arial" w:hAnsi="Arial"/>
          <w:spacing w:val="11"/>
        </w:rPr>
        <w:t xml:space="preserve"> </w:t>
      </w:r>
      <w:r>
        <w:rPr>
          <w:rFonts w:cs="Arial" w:ascii="Arial" w:hAnsi="Arial"/>
        </w:rPr>
        <w:t>to</w:t>
      </w:r>
      <w:r>
        <w:rPr>
          <w:rFonts w:cs="Arial" w:ascii="Arial" w:hAnsi="Arial"/>
          <w:spacing w:val="11"/>
        </w:rPr>
        <w:t xml:space="preserve"> </w:t>
      </w:r>
      <w:r>
        <w:rPr>
          <w:rFonts w:cs="Arial" w:ascii="Arial" w:hAnsi="Arial"/>
        </w:rPr>
        <w:t>model each variable.</w:t>
      </w:r>
    </w:p>
    <w:p>
      <w:pPr>
        <w:pStyle w:val="TextBody"/>
        <w:spacing w:before="5" w:after="0"/>
        <w:rPr>
          <w:rFonts w:ascii="Arial" w:hAnsi="Arial" w:cs="Arial"/>
          <w:sz w:val="9"/>
        </w:rPr>
      </w:pPr>
      <w:r>
        <w:rPr>
          <w:rFonts w:cs="Arial" w:ascii="Arial" w:hAnsi="Arial"/>
          <w:sz w:val="9"/>
        </w:rPr>
      </w:r>
    </w:p>
    <w:p>
      <w:pPr>
        <w:pStyle w:val="TextBody"/>
        <w:spacing w:lineRule="exact" w:line="401"/>
        <w:ind w:left="544" w:hanging="0"/>
        <w:rPr>
          <w:rFonts w:ascii="Arial" w:hAnsi="Arial" w:cs="Arial"/>
        </w:rPr>
      </w:pPr>
      <w:r>
        <w:rPr>
          <w:rFonts w:cs="Arial" w:ascii="Arial" w:hAnsi="Arial"/>
          <w:w w:val="95"/>
        </w:rPr>
        <w:t>Plant</w:t>
      </w:r>
      <w:r>
        <w:rPr>
          <w:rFonts w:cs="Arial" w:ascii="Arial" w:hAnsi="Arial"/>
          <w:spacing w:val="30"/>
        </w:rPr>
        <w:t xml:space="preserve"> </w:t>
      </w:r>
      <w:r>
        <w:rPr>
          <w:rFonts w:cs="Arial" w:ascii="Arial" w:hAnsi="Arial"/>
          <w:w w:val="95"/>
        </w:rPr>
        <w:t>Density</w:t>
      </w:r>
      <w:r>
        <w:rPr>
          <w:rFonts w:cs="Arial" w:ascii="Arial" w:hAnsi="Arial"/>
          <w:spacing w:val="18"/>
        </w:rPr>
        <w:t xml:space="preserve"> </w:t>
      </w:r>
      <w:r>
        <w:rPr>
          <w:rFonts w:cs="Cambria Math" w:ascii="Cambria Math" w:hAnsi="Cambria Math"/>
          <w:i/>
          <w:w w:val="95"/>
        </w:rPr>
        <w:t>∼</w:t>
      </w:r>
      <w:r>
        <w:rPr>
          <w:rFonts w:cs="Arial" w:ascii="Arial" w:hAnsi="Arial"/>
          <w:w w:val="95"/>
        </w:rPr>
        <w:t>HB</w:t>
      </w:r>
      <w:r>
        <w:rPr>
          <w:rFonts w:cs="Arial" w:ascii="Arial" w:hAnsi="Arial"/>
          <w:spacing w:val="30"/>
        </w:rPr>
        <w:t xml:space="preserve"> </w:t>
      </w:r>
      <w:r>
        <w:rPr>
          <w:rFonts w:cs="Arial" w:ascii="Arial" w:hAnsi="Arial"/>
          <w:w w:val="95"/>
        </w:rPr>
        <w:t>Distance</w:t>
      </w:r>
      <w:r>
        <w:rPr>
          <w:rFonts w:cs="Arial" w:ascii="Arial" w:hAnsi="Arial"/>
          <w:spacing w:val="3"/>
        </w:rPr>
        <w:t xml:space="preserve"> </w:t>
      </w:r>
      <w:r>
        <w:rPr>
          <w:rFonts w:cs="Arial" w:ascii="Arial" w:hAnsi="Arial"/>
          <w:w w:val="95"/>
        </w:rPr>
        <w:t>+</w:t>
      </w:r>
      <w:r>
        <w:rPr>
          <w:rFonts w:cs="Arial" w:ascii="Arial" w:hAnsi="Arial"/>
          <w:spacing w:val="2"/>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log-</w:t>
      </w:r>
      <w:r>
        <w:rPr>
          <w:rFonts w:cs="Arial" w:ascii="Arial" w:hAnsi="Arial"/>
          <w:spacing w:val="-2"/>
          <w:w w:val="95"/>
        </w:rPr>
        <w:t>normal</w:t>
      </w:r>
    </w:p>
    <w:p>
      <w:pPr>
        <w:pStyle w:val="TextBody"/>
        <w:spacing w:lineRule="auto" w:line="180" w:before="13" w:after="0"/>
        <w:ind w:left="414" w:right="1359" w:firstLine="505"/>
        <w:rPr>
          <w:rFonts w:ascii="Arial" w:hAnsi="Arial" w:cs="Arial"/>
        </w:rPr>
      </w:pP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14"/>
        </w:rPr>
        <w:t xml:space="preserve"> </w:t>
      </w:r>
      <w:r>
        <w:rPr>
          <w:rFonts w:cs="Cambria Math" w:ascii="Cambria Math" w:hAnsi="Cambria Math"/>
          <w:i/>
        </w:rPr>
        <w:t>∼</w:t>
      </w:r>
      <w:r>
        <w:rPr>
          <w:rFonts w:cs="Arial" w:ascii="Arial" w:hAnsi="Arial"/>
        </w:rPr>
        <w:t>HB</w:t>
      </w:r>
      <w:r>
        <w:rPr>
          <w:rFonts w:cs="Arial" w:ascii="Arial" w:hAnsi="Arial"/>
          <w:spacing w:val="-7"/>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Plant</w:t>
      </w:r>
      <w:r>
        <w:rPr>
          <w:rFonts w:cs="Arial" w:ascii="Arial" w:hAnsi="Arial"/>
          <w:spacing w:val="-8"/>
        </w:rPr>
        <w:t xml:space="preserve"> </w:t>
      </w:r>
      <w:r>
        <w:rPr>
          <w:rFonts w:cs="Arial" w:ascii="Arial" w:hAnsi="Arial"/>
        </w:rPr>
        <w:t>Density</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log-t Flower</w:t>
      </w:r>
      <w:r>
        <w:rPr>
          <w:rFonts w:cs="Arial" w:ascii="Arial" w:hAnsi="Arial"/>
          <w:spacing w:val="-6"/>
        </w:rPr>
        <w:t xml:space="preserve"> </w:t>
      </w:r>
      <w:r>
        <w:rPr>
          <w:rFonts w:cs="Arial" w:ascii="Arial" w:hAnsi="Arial"/>
        </w:rPr>
        <w:t>Density</w:t>
      </w:r>
      <w:r>
        <w:rPr>
          <w:rFonts w:cs="Arial" w:ascii="Arial" w:hAnsi="Arial"/>
          <w:spacing w:val="-5"/>
        </w:rPr>
        <w:t xml:space="preserve"> </w:t>
      </w:r>
      <w:r>
        <w:rPr>
          <w:rFonts w:cs="Cambria Math" w:ascii="Cambria Math" w:hAnsi="Cambria Math"/>
          <w:i/>
        </w:rPr>
        <w:t>∼</w:t>
      </w:r>
      <w:r>
        <w:rPr>
          <w:rFonts w:cs="Arial" w:ascii="Arial" w:hAnsi="Arial"/>
        </w:rPr>
        <w:t>HB 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 = square root-t</w:t>
      </w:r>
    </w:p>
    <w:p>
      <w:pPr>
        <w:pStyle w:val="TextBody"/>
        <w:spacing w:lineRule="auto" w:line="180"/>
        <w:ind w:left="2209" w:right="1006" w:hanging="1393"/>
        <w:rPr>
          <w:rFonts w:ascii="Arial" w:hAnsi="Arial" w:cs="Arial"/>
        </w:rPr>
      </w:pPr>
      <w:r>
        <w:rPr>
          <w:rFonts w:cs="Arial" w:ascii="Arial" w:hAnsi="Arial"/>
        </w:rPr>
        <w:t xml:space="preserve">LCB Visits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HB Distance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LCB Distance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Bay Centre+ Flower Density</w:t>
      </w:r>
      <w:r>
        <w:rPr>
          <w:rFonts w:cs="Arial" w:ascii="Arial" w:hAnsi="Arial"/>
          <w:spacing w:val="-12"/>
        </w:rPr>
        <w:t xml:space="preserve"> </w:t>
      </w:r>
      <w:r>
        <w:rPr>
          <w:rFonts w:cs="Arial" w:ascii="Arial" w:hAnsi="Arial"/>
        </w:rPr>
        <w:t>+</w:t>
      </w:r>
      <w:r>
        <w:rPr>
          <w:rFonts w:cs="Arial" w:ascii="Arial" w:hAnsi="Arial"/>
          <w:spacing w:val="-12"/>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 = ZI negative binomial</w:t>
      </w:r>
    </w:p>
    <w:p>
      <w:pPr>
        <w:pStyle w:val="TextBody"/>
        <w:spacing w:lineRule="auto" w:line="180"/>
        <w:ind w:left="2209" w:right="1006" w:hanging="1254"/>
        <w:rPr>
          <w:rFonts w:ascii="Arial" w:hAnsi="Arial" w:cs="Arial"/>
        </w:rPr>
      </w:pPr>
      <w:r>
        <w:rPr>
          <w:rFonts w:cs="Arial" w:ascii="Arial" w:hAnsi="Arial"/>
        </w:rPr>
        <w:t>HB Visits</w:t>
      </w:r>
      <w:r>
        <w:rPr>
          <w:rFonts w:cs="Arial" w:ascii="Arial" w:hAnsi="Arial"/>
          <w:spacing w:val="-2"/>
        </w:rPr>
        <w:t xml:space="preserve">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HB Distance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LCB Distance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Bay Centre+ Flower Density</w:t>
      </w:r>
      <w:r>
        <w:rPr>
          <w:rFonts w:cs="Arial" w:ascii="Arial" w:hAnsi="Arial"/>
          <w:spacing w:val="-12"/>
        </w:rPr>
        <w:t xml:space="preserve"> </w:t>
      </w:r>
      <w:r>
        <w:rPr>
          <w:rFonts w:cs="Arial" w:ascii="Arial" w:hAnsi="Arial"/>
        </w:rPr>
        <w:t>+</w:t>
      </w:r>
      <w:r>
        <w:rPr>
          <w:rFonts w:cs="Arial" w:ascii="Arial" w:hAnsi="Arial"/>
          <w:spacing w:val="-12"/>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 = ZI negative binomial</w:t>
      </w:r>
    </w:p>
    <w:p>
      <w:pPr>
        <w:pStyle w:val="TextBody"/>
        <w:spacing w:lineRule="auto" w:line="180"/>
        <w:ind w:left="2209" w:right="1006" w:hanging="2090"/>
        <w:rPr>
          <w:rFonts w:ascii="Arial" w:hAnsi="Arial" w:cs="Arial"/>
        </w:rPr>
      </w:pPr>
      <w:r>
        <w:rPr>
          <w:rFonts w:cs="Arial" w:ascii="Arial" w:hAnsi="Arial"/>
        </w:rPr>
        <w:t xml:space="preserve">Pollen per Stigma </w:t>
      </w:r>
      <w:r>
        <w:rPr>
          <w:rFonts w:cs="Cambria Math" w:ascii="Cambria Math" w:hAnsi="Cambria Math"/>
          <w:i/>
        </w:rPr>
        <w:t>∼</w:t>
      </w:r>
      <w:r>
        <w:rPr>
          <w:rFonts w:cs="Arial" w:ascii="Arial" w:hAnsi="Arial"/>
        </w:rPr>
        <w:t>HB Visits</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Visits</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Bay Centre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HB Distance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Distance+ Flower Density</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(1</w:t>
      </w:r>
      <w:r>
        <w:rPr>
          <w:rFonts w:cs="Arial" w:ascii="Arial" w:hAnsi="Arial"/>
          <w:i/>
        </w:rPr>
        <w:t>|</w:t>
      </w:r>
      <w:r>
        <w:rPr>
          <w:rFonts w:cs="Arial" w:ascii="Arial" w:hAnsi="Arial"/>
        </w:rPr>
        <w:t>Field)</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(1</w:t>
      </w:r>
      <w:r>
        <w:rPr>
          <w:rFonts w:cs="Arial" w:ascii="Arial" w:hAnsi="Arial"/>
          <w:i/>
        </w:rPr>
        <w:t>|</w:t>
      </w:r>
      <w:r>
        <w:rPr>
          <w:rFonts w:cs="Arial" w:ascii="Arial" w:hAnsi="Arial"/>
        </w:rPr>
        <w:t>Plot)</w:t>
      </w:r>
      <w:r>
        <w:rPr>
          <w:rFonts w:cs="Arial" w:ascii="Arial" w:hAnsi="Arial"/>
          <w:i/>
        </w:rPr>
        <w:t>,</w:t>
      </w:r>
      <w:r>
        <w:rPr>
          <w:rFonts w:cs="Arial" w:ascii="Arial" w:hAnsi="Arial"/>
          <w:i/>
          <w:spacing w:val="-27"/>
        </w:rPr>
        <w:t xml:space="preserve"> </w:t>
      </w:r>
      <w:r>
        <w:rPr>
          <w:rFonts w:cs="Arial" w:ascii="Arial" w:hAnsi="Arial"/>
        </w:rPr>
        <w:t>family = negative binomial</w:t>
      </w:r>
    </w:p>
    <w:p>
      <w:pPr>
        <w:pStyle w:val="TextBody"/>
        <w:spacing w:lineRule="auto" w:line="180"/>
        <w:ind w:left="2209" w:right="3197" w:hanging="2075"/>
        <w:rPr>
          <w:rFonts w:ascii="Arial" w:hAnsi="Arial" w:cs="Arial"/>
        </w:rPr>
      </w:pPr>
      <w:r>
        <w:rPr>
          <w:rFonts w:cs="Arial" w:ascii="Arial" w:hAnsi="Arial"/>
        </w:rPr>
        <w:t>Flowers per Plant</w:t>
      </w:r>
      <w:r>
        <w:rPr>
          <w:rFonts w:cs="Arial" w:ascii="Arial" w:hAnsi="Arial"/>
          <w:spacing w:val="-4"/>
        </w:rPr>
        <w:t xml:space="preserve"> </w:t>
      </w:r>
      <w:r>
        <w:rPr>
          <w:rFonts w:eastAsia="Meiryo" w:cs="Cambria Math" w:ascii="Cambria Math" w:hAnsi="Cambria Math"/>
          <w:i/>
          <w:iCs/>
        </w:rPr>
        <w:t>∼</w:t>
      </w:r>
      <w:r>
        <w:rPr>
          <w:rFonts w:cs="Arial" w:ascii="Arial" w:hAnsi="Arial"/>
        </w:rPr>
        <w:t>Plant Size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Bay Centre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 Pod Set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eastAsia="Meiryo" w:cs="Arial" w:ascii="Arial" w:hAnsi="Arial"/>
          <w:i/>
          <w:iCs/>
        </w:rPr>
        <w:t>|</w:t>
      </w:r>
      <w:r>
        <w:rPr>
          <w:rFonts w:cs="Arial" w:ascii="Arial" w:hAnsi="Arial"/>
        </w:rPr>
        <w:t>Field)</w:t>
      </w:r>
      <w:r>
        <w:rPr>
          <w:rFonts w:eastAsia="Arial" w:cs="Arial" w:ascii="Arial" w:hAnsi="Arial"/>
          <w:i/>
          <w:iCs/>
        </w:rPr>
        <w:t xml:space="preserve">, ϕ </w:t>
      </w:r>
      <w:r>
        <w:rPr>
          <w:rFonts w:eastAsia="Meiryo" w:cs="Cambria Math" w:ascii="Cambria Math" w:hAnsi="Cambria Math"/>
          <w:i/>
          <w:iCs/>
        </w:rPr>
        <w:t>∼</w:t>
      </w:r>
      <w:r>
        <w:rPr>
          <w:rFonts w:eastAsia="Meiryo" w:cs="Arial" w:ascii="Arial" w:hAnsi="Arial"/>
          <w:i/>
          <w:iCs/>
          <w:spacing w:val="-14"/>
        </w:rPr>
        <w:t xml:space="preserve"> </w:t>
      </w:r>
      <w:r>
        <w:rPr>
          <w:rFonts w:cs="Arial" w:ascii="Arial" w:hAnsi="Arial"/>
        </w:rPr>
        <w:t>Plant Size</w:t>
      </w:r>
      <w:r>
        <w:rPr>
          <w:rFonts w:eastAsia="Arial" w:cs="Arial" w:ascii="Arial" w:hAnsi="Arial"/>
          <w:i/>
          <w:iCs/>
        </w:rPr>
        <w:t>,</w:t>
      </w:r>
      <w:r>
        <w:rPr>
          <w:rFonts w:eastAsia="Arial" w:cs="Arial" w:ascii="Arial" w:hAnsi="Arial"/>
          <w:i/>
          <w:iCs/>
          <w:spacing w:val="-27"/>
        </w:rPr>
        <w:t xml:space="preserve"> </w:t>
      </w:r>
      <w:r>
        <w:rPr>
          <w:rFonts w:cs="Arial" w:ascii="Arial" w:hAnsi="Arial"/>
        </w:rPr>
        <w:t>family = negative binomial</w:t>
      </w:r>
    </w:p>
    <w:p>
      <w:pPr>
        <w:pStyle w:val="TextBody"/>
        <w:spacing w:lineRule="auto" w:line="180"/>
        <w:ind w:left="2209" w:right="1006" w:hanging="1336"/>
        <w:rPr>
          <w:rFonts w:ascii="Arial" w:hAnsi="Arial" w:cs="Arial"/>
        </w:rPr>
      </w:pPr>
      <w:r>
        <w:rPr>
          <w:rFonts w:cs="Arial" w:ascii="Arial" w:hAnsi="Arial"/>
        </w:rPr>
        <w:t xml:space="preserve">% Pod Set </w:t>
      </w:r>
      <w:r>
        <w:rPr>
          <w:rFonts w:cs="Cambria Math" w:ascii="Cambria Math" w:hAnsi="Cambria Math"/>
          <w:i/>
        </w:rPr>
        <w:t>∼</w:t>
      </w:r>
      <w:r>
        <w:rPr>
          <w:rFonts w:cs="Arial" w:ascii="Arial" w:hAnsi="Arial"/>
        </w:rPr>
        <w:t>Pollen</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Plant Size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Bay Centre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HB Distance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Distance+ Flower</w:t>
      </w:r>
      <w:r>
        <w:rPr>
          <w:rFonts w:cs="Arial" w:ascii="Arial" w:hAnsi="Arial"/>
          <w:spacing w:val="14"/>
        </w:rPr>
        <w:t xml:space="preserve"> </w:t>
      </w:r>
      <w:r>
        <w:rPr>
          <w:rFonts w:cs="Arial" w:ascii="Arial" w:hAnsi="Arial"/>
        </w:rPr>
        <w:t>Density</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Field)</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Plot)</w:t>
      </w:r>
      <w:r>
        <w:rPr>
          <w:rFonts w:cs="Arial" w:ascii="Arial" w:hAnsi="Arial"/>
          <w:i/>
        </w:rPr>
        <w:t>,</w:t>
      </w:r>
      <w:r>
        <w:rPr>
          <w:rFonts w:cs="Arial" w:ascii="Arial" w:hAnsi="Arial"/>
          <w:i/>
          <w:spacing w:val="-27"/>
        </w:rPr>
        <w:t xml:space="preserve"> </w:t>
      </w:r>
      <w:r>
        <w:rPr>
          <w:rFonts w:cs="Arial" w:ascii="Arial" w:hAnsi="Arial"/>
        </w:rPr>
        <w:t>family</w:t>
      </w:r>
      <w:r>
        <w:rPr>
          <w:rFonts w:cs="Arial" w:ascii="Arial" w:hAnsi="Arial"/>
          <w:spacing w:val="16"/>
        </w:rPr>
        <w:t xml:space="preserve"> </w:t>
      </w:r>
      <w:r>
        <w:rPr>
          <w:rFonts w:cs="Arial" w:ascii="Arial" w:hAnsi="Arial"/>
        </w:rPr>
        <w:t>=</w:t>
      </w:r>
      <w:r>
        <w:rPr>
          <w:rFonts w:cs="Arial" w:ascii="Arial" w:hAnsi="Arial"/>
          <w:spacing w:val="16"/>
        </w:rPr>
        <w:t xml:space="preserve"> </w:t>
      </w:r>
      <w:r>
        <w:rPr>
          <w:rFonts w:cs="Arial" w:ascii="Arial" w:hAnsi="Arial"/>
        </w:rPr>
        <w:t>beta-binomial</w:t>
      </w:r>
    </w:p>
    <w:p>
      <w:pPr>
        <w:pStyle w:val="TextBody"/>
        <w:spacing w:lineRule="exact" w:line="335"/>
        <w:ind w:left="502" w:hanging="0"/>
        <w:rPr>
          <w:rFonts w:ascii="Arial" w:hAnsi="Arial" w:cs="Arial"/>
        </w:rPr>
      </w:pPr>
      <w:r>
        <w:rPr>
          <w:rFonts w:cs="Arial" w:ascii="Arial" w:hAnsi="Arial"/>
        </w:rPr>
        <w:t>Seeds</w:t>
      </w:r>
      <w:r>
        <w:rPr>
          <w:rFonts w:cs="Arial" w:ascii="Arial" w:hAnsi="Arial"/>
          <w:spacing w:val="-8"/>
        </w:rPr>
        <w:t xml:space="preserve"> </w:t>
      </w:r>
      <w:r>
        <w:rPr>
          <w:rFonts w:cs="Arial" w:ascii="Arial" w:hAnsi="Arial"/>
        </w:rPr>
        <w:t>per</w:t>
      </w:r>
      <w:r>
        <w:rPr>
          <w:rFonts w:cs="Arial" w:ascii="Arial" w:hAnsi="Arial"/>
          <w:spacing w:val="-2"/>
        </w:rPr>
        <w:t xml:space="preserve"> </w:t>
      </w:r>
      <w:r>
        <w:rPr>
          <w:rFonts w:cs="Arial" w:ascii="Arial" w:hAnsi="Arial"/>
        </w:rPr>
        <w:t>Pod</w:t>
      </w:r>
      <w:r>
        <w:rPr>
          <w:rFonts w:cs="Arial" w:ascii="Arial" w:hAnsi="Arial"/>
          <w:spacing w:val="-6"/>
        </w:rPr>
        <w:t xml:space="preserve"> </w:t>
      </w:r>
      <w:r>
        <w:rPr>
          <w:rFonts w:cs="Cambria Math" w:ascii="Cambria Math" w:hAnsi="Cambria Math"/>
          <w:i/>
        </w:rPr>
        <w:t>∼</w:t>
      </w:r>
      <w:r>
        <w:rPr>
          <w:rFonts w:cs="Arial" w:ascii="Arial" w:hAnsi="Arial"/>
        </w:rPr>
        <w:t>Pollen</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rPr>
        <w:t>Size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Bay</w:t>
      </w:r>
      <w:r>
        <w:rPr>
          <w:rFonts w:cs="Arial" w:ascii="Arial" w:hAnsi="Arial"/>
          <w:spacing w:val="3"/>
        </w:rPr>
        <w:t xml:space="preserve"> </w:t>
      </w:r>
      <w:r>
        <w:rPr>
          <w:rFonts w:cs="Arial" w:ascii="Arial" w:hAnsi="Arial"/>
        </w:rPr>
        <w:t>Centre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HB</w:t>
      </w:r>
      <w:r>
        <w:rPr>
          <w:rFonts w:cs="Arial" w:ascii="Arial" w:hAnsi="Arial"/>
          <w:spacing w:val="3"/>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w:t>
      </w:r>
      <w:r>
        <w:rPr>
          <w:rFonts w:cs="Arial" w:ascii="Arial" w:hAnsi="Arial"/>
          <w:spacing w:val="3"/>
        </w:rPr>
        <w:t xml:space="preserve"> </w:t>
      </w:r>
      <w:r>
        <w:rPr>
          <w:rFonts w:cs="Arial" w:ascii="Arial" w:hAnsi="Arial"/>
          <w:spacing w:val="-2"/>
        </w:rPr>
        <w:t>Density+</w:t>
      </w:r>
    </w:p>
    <w:p>
      <w:pPr>
        <w:pStyle w:val="TextBody"/>
        <w:spacing w:lineRule="auto" w:line="180" w:before="8" w:after="0"/>
        <w:ind w:left="279" w:right="1101" w:firstLine="1930"/>
        <w:rPr>
          <w:rFonts w:ascii="Arial" w:hAnsi="Arial" w:cs="Arial"/>
        </w:rPr>
      </w:pPr>
      <w:r>
        <w:rPr>
          <w:rFonts w:cs="Arial" w:ascii="Arial" w:hAnsi="Arial"/>
        </w:rPr>
        <w:t>%</w:t>
      </w:r>
      <w:r>
        <w:rPr>
          <w:rFonts w:cs="Arial" w:ascii="Arial" w:hAnsi="Arial"/>
          <w:spacing w:val="-8"/>
        </w:rPr>
        <w:t xml:space="preserve"> </w:t>
      </w:r>
      <w:r>
        <w:rPr>
          <w:rFonts w:cs="Arial" w:ascii="Arial" w:hAnsi="Arial"/>
        </w:rPr>
        <w:t>Pod</w:t>
      </w:r>
      <w:r>
        <w:rPr>
          <w:rFonts w:cs="Arial" w:ascii="Arial" w:hAnsi="Arial"/>
          <w:spacing w:val="-7"/>
        </w:rPr>
        <w:t xml:space="preserve"> </w:t>
      </w:r>
      <w:r>
        <w:rPr>
          <w:rFonts w:cs="Arial" w:ascii="Arial" w:hAnsi="Arial"/>
        </w:rPr>
        <w:t>Set</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Flowers</w:t>
      </w:r>
      <w:r>
        <w:rPr>
          <w:rFonts w:cs="Arial" w:ascii="Arial" w:hAnsi="Arial"/>
          <w:spacing w:val="-7"/>
        </w:rPr>
        <w:t xml:space="preserve"> </w:t>
      </w:r>
      <w:r>
        <w:rPr>
          <w:rFonts w:cs="Arial" w:ascii="Arial" w:hAnsi="Arial"/>
        </w:rPr>
        <w:t>per</w:t>
      </w:r>
      <w:r>
        <w:rPr>
          <w:rFonts w:cs="Arial" w:ascii="Arial" w:hAnsi="Arial"/>
          <w:spacing w:val="-7"/>
        </w:rPr>
        <w:t xml:space="preserve"> </w:t>
      </w:r>
      <w:r>
        <w:rPr>
          <w:rFonts w:cs="Arial" w:ascii="Arial" w:hAnsi="Arial"/>
        </w:rPr>
        <w:t>plant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w:t>
      </w:r>
      <w:r>
        <w:rPr>
          <w:rFonts w:cs="Arial" w:ascii="Arial" w:hAnsi="Arial"/>
          <w:spacing w:val="-8"/>
        </w:rPr>
        <w:t xml:space="preserve"> </w:t>
      </w:r>
      <w:r>
        <w:rPr>
          <w:rFonts w:cs="Arial" w:ascii="Arial" w:hAnsi="Arial"/>
        </w:rPr>
        <w:t>=</w:t>
      </w:r>
      <w:r>
        <w:rPr>
          <w:rFonts w:cs="Arial" w:ascii="Arial" w:hAnsi="Arial"/>
          <w:spacing w:val="-7"/>
        </w:rPr>
        <w:t xml:space="preserve"> </w:t>
      </w:r>
      <w:r>
        <w:rPr>
          <w:rFonts w:cs="Arial" w:ascii="Arial" w:hAnsi="Arial"/>
        </w:rPr>
        <w:t>negative</w:t>
      </w:r>
      <w:r>
        <w:rPr>
          <w:rFonts w:cs="Arial" w:ascii="Arial" w:hAnsi="Arial"/>
          <w:spacing w:val="-7"/>
        </w:rPr>
        <w:t xml:space="preserve"> </w:t>
      </w:r>
      <w:r>
        <w:rPr>
          <w:rFonts w:cs="Arial" w:ascii="Arial" w:hAnsi="Arial"/>
        </w:rPr>
        <w:t xml:space="preserve">binomial Weight per Seed </w:t>
      </w:r>
      <w:r>
        <w:rPr>
          <w:rFonts w:cs="Cambria Math" w:ascii="Cambria Math" w:hAnsi="Cambria Math"/>
          <w:i/>
        </w:rPr>
        <w:t>∼</w:t>
      </w:r>
      <w:r>
        <w:rPr>
          <w:rFonts w:cs="Arial" w:ascii="Arial" w:hAnsi="Arial"/>
        </w:rPr>
        <w:t>Pollen</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Seeds per Pod</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Plant Size</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LCB Distance+</w:t>
      </w:r>
    </w:p>
    <w:p>
      <w:pPr>
        <w:pStyle w:val="TextBody"/>
        <w:spacing w:lineRule="exact" w:line="393"/>
        <w:ind w:left="2209" w:hanging="0"/>
        <w:rPr>
          <w:rFonts w:ascii="Arial" w:hAnsi="Arial" w:cs="Arial"/>
        </w:rPr>
      </w:pPr>
      <w:r>
        <w:rPr>
          <w:rFonts w:cs="Arial" w:ascii="Arial" w:hAnsi="Arial"/>
          <w:w w:val="95"/>
        </w:rPr>
        <w:t>Plant</w:t>
      </w:r>
      <w:r>
        <w:rPr>
          <w:rFonts w:cs="Arial" w:ascii="Arial" w:hAnsi="Arial"/>
          <w:spacing w:val="31"/>
        </w:rPr>
        <w:t xml:space="preserve"> </w:t>
      </w:r>
      <w:r>
        <w:rPr>
          <w:rFonts w:cs="Arial" w:ascii="Arial" w:hAnsi="Arial"/>
          <w:w w:val="95"/>
        </w:rPr>
        <w:t>Density</w:t>
      </w:r>
      <w:r>
        <w:rPr>
          <w:rFonts w:cs="Arial" w:ascii="Arial" w:hAnsi="Arial"/>
          <w:spacing w:val="2"/>
        </w:rPr>
        <w:t xml:space="preserve"> </w:t>
      </w:r>
      <w:r>
        <w:rPr>
          <w:rFonts w:cs="Arial" w:ascii="Arial" w:hAnsi="Arial"/>
          <w:w w:val="95"/>
        </w:rPr>
        <w:t>+</w:t>
      </w:r>
      <w:r>
        <w:rPr>
          <w:rFonts w:cs="Arial" w:ascii="Arial" w:hAnsi="Arial"/>
          <w:spacing w:val="3"/>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family</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exponential-</w:t>
      </w:r>
      <w:r>
        <w:rPr>
          <w:rFonts w:cs="Arial" w:ascii="Arial" w:hAnsi="Arial"/>
          <w:spacing w:val="-2"/>
          <w:w w:val="95"/>
        </w:rPr>
        <w:t>normal</w:t>
      </w:r>
    </w:p>
    <w:p>
      <w:pPr>
        <w:pStyle w:val="TextBody"/>
        <w:rPr>
          <w:rFonts w:ascii="Arial" w:hAnsi="Arial" w:cs="Arial"/>
        </w:rPr>
      </w:pPr>
      <w:r>
        <w:rPr>
          <w:rFonts w:cs="Arial" w:ascii="Arial" w:hAnsi="Arial"/>
        </w:rPr>
      </w:r>
    </w:p>
    <w:p>
      <w:pPr>
        <w:pStyle w:val="TextBody"/>
        <w:spacing w:before="8" w:after="0"/>
        <w:rPr>
          <w:rFonts w:ascii="Arial" w:hAnsi="Arial" w:cs="Arial"/>
          <w:sz w:val="34"/>
        </w:rPr>
      </w:pPr>
      <w:r>
        <w:rPr>
          <w:rFonts w:cs="Arial" w:ascii="Arial" w:hAnsi="Arial"/>
          <w:sz w:val="34"/>
        </w:rPr>
      </w:r>
    </w:p>
    <w:p>
      <w:pPr>
        <w:pStyle w:val="TextBody"/>
        <w:ind w:left="1818" w:hanging="0"/>
        <w:rPr>
          <w:rFonts w:ascii="Arial" w:hAnsi="Arial" w:cs="Arial"/>
        </w:rPr>
      </w:pPr>
      <w:bookmarkStart w:id="136" w:name="_bookmark125"/>
      <w:bookmarkEnd w:id="136"/>
      <w:r>
        <w:rPr>
          <w:rFonts w:cs="Arial" w:ascii="Arial" w:hAnsi="Arial"/>
          <w:w w:val="95"/>
        </w:rPr>
        <w:t>Table</w:t>
      </w:r>
      <w:r>
        <w:rPr>
          <w:rFonts w:cs="Arial" w:ascii="Arial" w:hAnsi="Arial"/>
          <w:spacing w:val="8"/>
        </w:rPr>
        <w:t xml:space="preserve"> </w:t>
      </w:r>
      <w:r>
        <w:rPr>
          <w:rFonts w:cs="Arial" w:ascii="Arial" w:hAnsi="Arial"/>
          <w:w w:val="95"/>
        </w:rPr>
        <w:t>S5:</w:t>
      </w:r>
      <w:r>
        <w:rPr>
          <w:rFonts w:cs="Arial" w:ascii="Arial" w:hAnsi="Arial"/>
          <w:spacing w:val="30"/>
        </w:rPr>
        <w:t xml:space="preserve"> </w:t>
      </w:r>
      <w:r>
        <w:rPr>
          <w:rFonts w:cs="Arial" w:ascii="Arial" w:hAnsi="Arial"/>
          <w:w w:val="95"/>
        </w:rPr>
        <w:t>Summary</w:t>
      </w:r>
      <w:r>
        <w:rPr>
          <w:rFonts w:cs="Arial" w:ascii="Arial" w:hAnsi="Arial"/>
          <w:spacing w:val="8"/>
        </w:rPr>
        <w:t xml:space="preserve"> </w:t>
      </w:r>
      <w:r>
        <w:rPr>
          <w:rFonts w:cs="Arial" w:ascii="Arial" w:hAnsi="Arial"/>
          <w:w w:val="95"/>
        </w:rPr>
        <w:t>of</w:t>
      </w:r>
      <w:r>
        <w:rPr>
          <w:rFonts w:cs="Arial" w:ascii="Arial" w:hAnsi="Arial"/>
          <w:spacing w:val="8"/>
        </w:rPr>
        <w:t xml:space="preserve"> </w:t>
      </w:r>
      <w:r>
        <w:rPr>
          <w:rFonts w:cs="Arial" w:ascii="Arial" w:hAnsi="Arial"/>
          <w:w w:val="95"/>
        </w:rPr>
        <w:t>parameters</w:t>
      </w:r>
      <w:r>
        <w:rPr>
          <w:rFonts w:cs="Arial" w:ascii="Arial" w:hAnsi="Arial"/>
          <w:spacing w:val="9"/>
        </w:rPr>
        <w:t xml:space="preserve"> </w:t>
      </w:r>
      <w:r>
        <w:rPr>
          <w:rFonts w:cs="Arial" w:ascii="Arial" w:hAnsi="Arial"/>
          <w:w w:val="95"/>
        </w:rPr>
        <w:t>for</w:t>
      </w:r>
      <w:r>
        <w:rPr>
          <w:rFonts w:cs="Arial" w:ascii="Arial" w:hAnsi="Arial"/>
          <w:spacing w:val="8"/>
        </w:rPr>
        <w:t xml:space="preserve"> </w:t>
      </w:r>
      <w:r>
        <w:rPr>
          <w:rFonts w:cs="Arial" w:ascii="Arial" w:hAnsi="Arial"/>
          <w:w w:val="95"/>
        </w:rPr>
        <w:t>seed</w:t>
      </w:r>
      <w:r>
        <w:rPr>
          <w:rFonts w:cs="Arial" w:ascii="Arial" w:hAnsi="Arial"/>
          <w:spacing w:val="9"/>
        </w:rPr>
        <w:t xml:space="preserve"> </w:t>
      </w:r>
      <w:r>
        <w:rPr>
          <w:rFonts w:cs="Arial" w:ascii="Arial" w:hAnsi="Arial"/>
          <w:w w:val="95"/>
        </w:rPr>
        <w:t>canola</w:t>
      </w:r>
      <w:r>
        <w:rPr>
          <w:rFonts w:cs="Arial" w:ascii="Arial" w:hAnsi="Arial"/>
          <w:spacing w:val="8"/>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8967" w:type="dxa"/>
        <w:jc w:val="left"/>
        <w:tblInd w:w="325" w:type="dxa"/>
        <w:tblLayout w:type="fixed"/>
        <w:tblCellMar>
          <w:top w:w="0" w:type="dxa"/>
          <w:left w:w="0" w:type="dxa"/>
          <w:bottom w:w="0" w:type="dxa"/>
          <w:right w:w="5" w:type="dxa"/>
        </w:tblCellMar>
        <w:tblLook w:val="01e0" w:noHBand="0" w:noVBand="0" w:firstColumn="1" w:lastRow="1" w:lastColumn="1" w:firstRow="1"/>
      </w:tblPr>
      <w:tblGrid>
        <w:gridCol w:w="1656"/>
        <w:gridCol w:w="1659"/>
        <w:gridCol w:w="694"/>
        <w:gridCol w:w="574"/>
        <w:gridCol w:w="847"/>
        <w:gridCol w:w="666"/>
        <w:gridCol w:w="667"/>
        <w:gridCol w:w="903"/>
        <w:gridCol w:w="639"/>
        <w:gridCol w:w="661"/>
      </w:tblGrid>
      <w:tr>
        <w:trPr>
          <w:trHeight w:val="233" w:hRule="atLeast"/>
        </w:trPr>
        <w:tc>
          <w:tcPr>
            <w:tcW w:w="1656"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z w:val="18"/>
              </w:rPr>
            </w:pPr>
            <w:r>
              <w:rPr>
                <w:rFonts w:cs="Arial" w:ascii="Arial" w:hAnsi="Arial"/>
                <w:spacing w:val="-2"/>
                <w:w w:val="110"/>
                <w:sz w:val="18"/>
              </w:rPr>
              <w:t>Model</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z w:val="18"/>
              </w:rPr>
            </w:pPr>
            <w:r>
              <w:rPr>
                <w:rFonts w:cs="Arial" w:ascii="Arial" w:hAnsi="Arial"/>
                <w:spacing w:val="-2"/>
                <w:w w:val="120"/>
                <w:sz w:val="18"/>
              </w:rPr>
              <w:t>Parameter</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spacing w:val="-4"/>
                <w:w w:val="115"/>
                <w:sz w:val="18"/>
              </w:rPr>
              <w:t>Mean</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z w:val="18"/>
              </w:rPr>
            </w:pPr>
            <w:r>
              <w:rPr>
                <w:rFonts w:cs="Arial" w:ascii="Arial" w:hAnsi="Arial"/>
                <w:spacing w:val="-5"/>
                <w:w w:val="110"/>
                <w:sz w:val="18"/>
              </w:rPr>
              <w:t>SD</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spacing w:val="-2"/>
                <w:w w:val="115"/>
                <w:sz w:val="18"/>
              </w:rPr>
              <w:t>Median</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9" w:hanging="0"/>
              <w:jc w:val="center"/>
              <w:rPr>
                <w:rFonts w:ascii="Arial" w:hAnsi="Arial" w:cs="Arial"/>
                <w:sz w:val="18"/>
              </w:rPr>
            </w:pPr>
            <w:r>
              <w:rPr>
                <w:rFonts w:cs="Arial" w:ascii="Arial" w:hAnsi="Arial"/>
                <w:spacing w:val="-5"/>
                <w:w w:val="115"/>
                <w:sz w:val="18"/>
              </w:rPr>
              <w:t>Min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45" w:hanging="0"/>
              <w:jc w:val="center"/>
              <w:rPr>
                <w:rFonts w:ascii="Arial" w:hAnsi="Arial" w:cs="Arial"/>
                <w:sz w:val="18"/>
              </w:rPr>
            </w:pPr>
            <w:r>
              <w:rPr>
                <w:rFonts w:cs="Arial" w:ascii="Arial" w:hAnsi="Arial"/>
                <w:spacing w:val="-5"/>
                <w:w w:val="115"/>
                <w:sz w:val="18"/>
              </w:rPr>
              <w:t>Max</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6" w:right="0" w:hanging="0"/>
              <w:jc w:val="left"/>
              <w:rPr>
                <w:rFonts w:ascii="Arial" w:hAnsi="Arial" w:cs="Arial"/>
                <w:sz w:val="18"/>
              </w:rPr>
            </w:pPr>
            <w:r>
              <w:rPr>
                <w:rFonts w:cs="Arial" w:ascii="Arial" w:hAnsi="Arial"/>
                <w:w w:val="120"/>
                <w:sz w:val="18"/>
              </w:rPr>
              <w:t>P-</w:t>
            </w:r>
            <w:r>
              <w:rPr>
                <w:rFonts w:cs="Arial" w:ascii="Arial" w:hAnsi="Arial"/>
                <w:spacing w:val="-2"/>
                <w:w w:val="120"/>
                <w:sz w:val="18"/>
              </w:rPr>
              <w:t>value</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81" w:right="107" w:hanging="0"/>
              <w:jc w:val="center"/>
              <w:rPr>
                <w:rFonts w:ascii="Arial" w:hAnsi="Arial" w:cs="Arial"/>
                <w:i/>
                <w:i/>
                <w:sz w:val="12"/>
              </w:rPr>
            </w:pPr>
            <w:r>
              <w:rPr>
                <w:rFonts w:cs="Arial" w:ascii="Arial" w:hAnsi="Arial"/>
                <w:spacing w:val="-4"/>
                <w:position w:val="2"/>
                <w:sz w:val="18"/>
              </w:rPr>
              <w:t>N</w:t>
            </w:r>
            <w:r>
              <w:rPr>
                <w:rFonts w:cs="Arial" w:ascii="Arial" w:hAnsi="Arial"/>
                <w:i/>
                <w:spacing w:val="-4"/>
                <w:sz w:val="12"/>
              </w:rPr>
              <w:t>eff</w:t>
            </w:r>
          </w:p>
        </w:tc>
        <w:tc>
          <w:tcPr>
            <w:tcW w:w="661" w:type="dxa"/>
            <w:tcBorders>
              <w:top w:val="single" w:sz="4" w:space="0" w:color="000000"/>
              <w:left w:val="single" w:sz="4" w:space="0" w:color="000000"/>
              <w:bottom w:val="single" w:sz="4" w:space="0" w:color="000000"/>
            </w:tcBorders>
          </w:tcPr>
          <w:p>
            <w:pPr>
              <w:pStyle w:val="TableParagraph"/>
              <w:widowControl w:val="false"/>
              <w:spacing w:lineRule="auto" w:line="163"/>
              <w:ind w:right="124" w:hanging="0"/>
              <w:rPr>
                <w:rFonts w:ascii="Arial" w:hAnsi="Arial" w:cs="Arial"/>
                <w:sz w:val="18"/>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5" w:after="0"/>
              <w:ind w:right="0" w:hanging="0"/>
              <w:jc w:val="left"/>
              <w:rPr>
                <w:rFonts w:ascii="Arial" w:hAnsi="Arial" w:cs="Arial"/>
                <w:sz w:val="26"/>
              </w:rPr>
            </w:pPr>
            <w:r>
              <w:rPr>
                <w:rFonts w:cs="Arial" w:ascii="Arial" w:hAnsi="Arial"/>
                <w:sz w:val="26"/>
              </w:rPr>
            </w:r>
          </w:p>
          <w:p>
            <w:pPr>
              <w:pStyle w:val="TableParagraph"/>
              <w:widowControl w:val="false"/>
              <w:spacing w:lineRule="auto" w:line="240"/>
              <w:ind w:left="114"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7" w:hanging="0"/>
              <w:rPr>
                <w:rFonts w:ascii="Arial" w:hAnsi="Arial" w:cs="Arial"/>
                <w:sz w:val="18"/>
              </w:rPr>
            </w:pPr>
            <w:r>
              <w:rPr>
                <w:rFonts w:cs="Arial" w:ascii="Arial" w:hAnsi="Arial"/>
                <w:spacing w:val="-4"/>
                <w:w w:val="110"/>
                <w:sz w:val="18"/>
              </w:rPr>
              <w:t>3.60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4"/>
                <w:w w:val="110"/>
                <w:sz w:val="18"/>
              </w:rPr>
              <w:t>3.60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z w:val="18"/>
              </w:rPr>
            </w:pPr>
            <w:r>
              <w:rPr>
                <w:rFonts w:cs="Arial" w:ascii="Arial" w:hAnsi="Arial"/>
                <w:spacing w:val="-4"/>
                <w:w w:val="110"/>
                <w:sz w:val="18"/>
              </w:rPr>
              <w:t>3.47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z w:val="18"/>
              </w:rPr>
            </w:pPr>
            <w:r>
              <w:rPr>
                <w:rFonts w:cs="Arial" w:ascii="Arial" w:hAnsi="Arial"/>
                <w:spacing w:val="-4"/>
                <w:w w:val="110"/>
                <w:sz w:val="18"/>
              </w:rPr>
              <w:t>3.73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9" w:right="12" w:hanging="0"/>
              <w:jc w:val="center"/>
              <w:rPr>
                <w:rFonts w:ascii="Arial" w:hAnsi="Arial" w:cs="Arial"/>
                <w:sz w:val="18"/>
              </w:rPr>
            </w:pPr>
            <w:r>
              <w:rPr>
                <w:rFonts w:cs="Arial" w:ascii="Arial" w:hAnsi="Arial"/>
                <w:spacing w:val="-5"/>
                <w:w w:val="110"/>
                <w:sz w:val="18"/>
              </w:rPr>
              <w:t>524</w:t>
            </w:r>
          </w:p>
        </w:tc>
        <w:tc>
          <w:tcPr>
            <w:tcW w:w="661" w:type="dxa"/>
            <w:tcBorders>
              <w:top w:val="single" w:sz="4" w:space="0" w:color="000000"/>
              <w:left w:val="single" w:sz="4" w:space="0" w:color="000000"/>
              <w:bottom w:val="single" w:sz="4" w:space="0" w:color="000000"/>
            </w:tcBorders>
          </w:tcPr>
          <w:p>
            <w:pPr>
              <w:pStyle w:val="TableParagraph"/>
              <w:widowControl w:val="false"/>
              <w:spacing w:lineRule="exact" w:line="197"/>
              <w:ind w:right="115" w:hanging="0"/>
              <w:rPr>
                <w:rFonts w:ascii="Arial" w:hAnsi="Arial" w:cs="Arial"/>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5750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0.27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5199</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4182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before="103" w:after="0"/>
              <w:ind w:left="114"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6.08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6.08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5.57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6.56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2480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0.79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0.80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0.66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2470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6446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0.50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0.45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2332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1053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Nu</w:t>
            </w:r>
            <w:r>
              <w:rPr>
                <w:rFonts w:cs="Arial" w:ascii="Arial" w:hAnsi="Arial"/>
                <w:spacing w:val="-4"/>
                <w:w w:val="120"/>
                <w:sz w:val="18"/>
              </w:rPr>
              <w:t xml:space="preserve"> (DF)</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1.91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1.87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2.65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2700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before="5" w:after="0"/>
              <w:ind w:right="0" w:hanging="0"/>
              <w:jc w:val="left"/>
              <w:rPr>
                <w:rFonts w:ascii="Arial" w:hAnsi="Arial" w:cs="Arial"/>
                <w:sz w:val="17"/>
              </w:rPr>
            </w:pPr>
            <w:r>
              <w:rPr>
                <w:rFonts w:cs="Arial" w:ascii="Arial" w:hAnsi="Arial"/>
                <w:sz w:val="17"/>
              </w:rPr>
            </w:r>
          </w:p>
          <w:p>
            <w:pPr>
              <w:pStyle w:val="TableParagraph"/>
              <w:widowControl w:val="false"/>
              <w:spacing w:lineRule="auto" w:line="240"/>
              <w:ind w:left="114"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0.48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0.58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1.64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0.3827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2" w:hanging="0"/>
              <w:jc w:val="center"/>
              <w:rPr>
                <w:rFonts w:ascii="Arial" w:hAnsi="Arial" w:cs="Arial"/>
                <w:sz w:val="18"/>
              </w:rPr>
            </w:pPr>
            <w:r>
              <w:rPr>
                <w:rFonts w:cs="Arial" w:ascii="Arial" w:hAnsi="Arial"/>
                <w:spacing w:val="-5"/>
                <w:w w:val="110"/>
                <w:sz w:val="18"/>
              </w:rPr>
              <w:t>661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1.005</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1.11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1.11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0.87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1.36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5389</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4.06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3.59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4.56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2404</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3.48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3.44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4.49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2640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Nu</w:t>
            </w:r>
            <w:r>
              <w:rPr>
                <w:rFonts w:cs="Arial" w:ascii="Arial" w:hAnsi="Arial"/>
                <w:spacing w:val="-4"/>
                <w:w w:val="120"/>
                <w:sz w:val="18"/>
              </w:rPr>
              <w:t xml:space="preserve"> (DF)</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1.88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1.84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1.30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1500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1.004</w:t>
            </w:r>
          </w:p>
        </w:tc>
      </w:tr>
      <w:tr>
        <w:trPr>
          <w:trHeight w:val="209" w:hRule="atLeast"/>
        </w:trPr>
        <w:tc>
          <w:tcPr>
            <w:tcW w:w="1656" w:type="dxa"/>
            <w:vMerge w:val="restart"/>
            <w:tcBorders>
              <w:top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before="118" w:after="0"/>
              <w:ind w:left="114"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2.87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3.28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2722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0.5267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4150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rFonts w:ascii="Arial" w:hAnsi="Arial" w:cs="Arial"/>
                <w:sz w:val="18"/>
              </w:rPr>
            </w:pPr>
            <w:r>
              <w:rPr>
                <w:rFonts w:cs="Arial" w:ascii="Arial" w:hAnsi="Arial"/>
                <w:w w:val="110"/>
                <w:sz w:val="18"/>
              </w:rPr>
              <w:t>-</w:t>
            </w: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0.6229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4410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0.42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5053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0.45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0.88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0.0284</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6486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0.72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0.55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0.92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4354</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Theta</w:t>
            </w:r>
            <w:r>
              <w:rPr>
                <w:rFonts w:cs="Arial" w:ascii="Arial" w:hAnsi="Arial"/>
                <w:spacing w:val="20"/>
                <w:w w:val="120"/>
                <w:sz w:val="18"/>
              </w:rPr>
              <w:t xml:space="preserve"> </w:t>
            </w:r>
            <w:r>
              <w:rPr>
                <w:rFonts w:cs="Arial" w:ascii="Arial" w:hAnsi="Arial"/>
                <w:spacing w:val="-4"/>
                <w:w w:val="120"/>
                <w:sz w:val="18"/>
              </w:rPr>
              <w:t>(ZI)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3955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10" w:hRule="atLeast"/>
        </w:trPr>
        <w:tc>
          <w:tcPr>
            <w:tcW w:w="1656" w:type="dxa"/>
            <w:vMerge w:val="continue"/>
            <w:tcBorders>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right w:val="single" w:sz="4" w:space="0" w:color="000000"/>
            </w:tcBorders>
          </w:tcPr>
          <w:p>
            <w:pPr>
              <w:pStyle w:val="TableParagraph"/>
              <w:widowControl w:val="false"/>
              <w:spacing w:lineRule="exact" w:line="190"/>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right w:val="single" w:sz="4" w:space="0" w:color="000000"/>
            </w:tcBorders>
          </w:tcPr>
          <w:p>
            <w:pPr>
              <w:pStyle w:val="TableParagraph"/>
              <w:widowControl w:val="false"/>
              <w:spacing w:lineRule="exact" w:line="190"/>
              <w:ind w:right="117" w:hanging="0"/>
              <w:rPr>
                <w:rFonts w:ascii="Arial" w:hAnsi="Arial" w:cs="Arial"/>
                <w:sz w:val="18"/>
              </w:rPr>
            </w:pPr>
            <w:r>
              <w:rPr>
                <w:rFonts w:cs="Arial" w:ascii="Arial" w:hAnsi="Arial"/>
                <w:spacing w:val="-4"/>
                <w:w w:val="110"/>
                <w:sz w:val="18"/>
              </w:rPr>
              <w:t>0.41</w:t>
            </w:r>
          </w:p>
        </w:tc>
        <w:tc>
          <w:tcPr>
            <w:tcW w:w="574"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z w:val="18"/>
              </w:rPr>
            </w:pPr>
            <w:r>
              <w:rPr>
                <w:rFonts w:cs="Arial" w:ascii="Arial" w:hAnsi="Arial"/>
                <w:spacing w:val="-4"/>
                <w:w w:val="110"/>
                <w:sz w:val="18"/>
              </w:rPr>
              <w:t>0.11</w:t>
            </w:r>
          </w:p>
        </w:tc>
        <w:tc>
          <w:tcPr>
            <w:tcW w:w="847"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z w:val="18"/>
              </w:rPr>
            </w:pPr>
            <w:r>
              <w:rPr>
                <w:rFonts w:cs="Arial" w:ascii="Arial" w:hAnsi="Arial"/>
                <w:spacing w:val="-4"/>
                <w:w w:val="110"/>
                <w:sz w:val="18"/>
              </w:rPr>
              <w:t>0.41</w:t>
            </w:r>
          </w:p>
        </w:tc>
        <w:tc>
          <w:tcPr>
            <w:tcW w:w="666" w:type="dxa"/>
            <w:tcBorders>
              <w:top w:val="single" w:sz="4" w:space="0" w:color="000000"/>
              <w:left w:val="single" w:sz="4" w:space="0" w:color="000000"/>
              <w:right w:val="single" w:sz="4" w:space="0" w:color="000000"/>
            </w:tcBorders>
          </w:tcPr>
          <w:p>
            <w:pPr>
              <w:pStyle w:val="TableParagraph"/>
              <w:widowControl w:val="false"/>
              <w:spacing w:lineRule="exact" w:line="190"/>
              <w:ind w:left="103" w:right="15" w:hanging="0"/>
              <w:jc w:val="center"/>
              <w:rPr>
                <w:rFonts w:ascii="Arial" w:hAnsi="Arial" w:cs="Arial"/>
                <w:sz w:val="18"/>
              </w:rPr>
            </w:pPr>
            <w:r>
              <w:rPr>
                <w:rFonts w:cs="Arial" w:ascii="Arial" w:hAnsi="Arial"/>
                <w:spacing w:val="-4"/>
                <w:w w:val="110"/>
                <w:sz w:val="18"/>
              </w:rPr>
              <w:t>0.22</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ind w:left="103" w:right="15" w:hanging="0"/>
              <w:jc w:val="center"/>
              <w:rPr>
                <w:rFonts w:ascii="Arial" w:hAnsi="Arial" w:cs="Arial"/>
                <w:sz w:val="18"/>
              </w:rPr>
            </w:pPr>
            <w:r>
              <w:rPr>
                <w:rFonts w:cs="Arial" w:ascii="Arial" w:hAnsi="Arial"/>
                <w:spacing w:val="-4"/>
                <w:w w:val="110"/>
                <w:sz w:val="18"/>
              </w:rPr>
              <w:t>0.64</w:t>
            </w:r>
          </w:p>
        </w:tc>
        <w:tc>
          <w:tcPr>
            <w:tcW w:w="903" w:type="dxa"/>
            <w:tcBorders>
              <w:top w:val="single" w:sz="4" w:space="0" w:color="000000"/>
              <w:left w:val="single" w:sz="4" w:space="0" w:color="000000"/>
              <w:right w:val="single" w:sz="4" w:space="0" w:color="000000"/>
            </w:tcBorders>
          </w:tcPr>
          <w:p>
            <w:pPr>
              <w:pStyle w:val="TableParagraph"/>
              <w:widowControl w:val="false"/>
              <w:spacing w:lineRule="exact" w:line="190"/>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right w:val="single" w:sz="4" w:space="0" w:color="000000"/>
            </w:tcBorders>
          </w:tcPr>
          <w:p>
            <w:pPr>
              <w:pStyle w:val="TableParagraph"/>
              <w:widowControl w:val="false"/>
              <w:spacing w:lineRule="exact" w:line="190"/>
              <w:ind w:left="119" w:right="12" w:hanging="0"/>
              <w:jc w:val="center"/>
              <w:rPr>
                <w:rFonts w:ascii="Arial" w:hAnsi="Arial" w:cs="Arial"/>
                <w:sz w:val="18"/>
              </w:rPr>
            </w:pPr>
            <w:r>
              <w:rPr>
                <w:rFonts w:cs="Arial" w:ascii="Arial" w:hAnsi="Arial"/>
                <w:spacing w:val="-5"/>
                <w:w w:val="110"/>
                <w:sz w:val="18"/>
              </w:rPr>
              <w:t>600</w:t>
            </w:r>
          </w:p>
        </w:tc>
        <w:tc>
          <w:tcPr>
            <w:tcW w:w="661" w:type="dxa"/>
            <w:tcBorders>
              <w:top w:val="single" w:sz="4" w:space="0" w:color="000000"/>
              <w:left w:val="single" w:sz="4" w:space="0" w:color="000000"/>
            </w:tcBorders>
          </w:tcPr>
          <w:p>
            <w:pPr>
              <w:pStyle w:val="TableParagraph"/>
              <w:widowControl w:val="false"/>
              <w:spacing w:lineRule="exact" w:line="190"/>
              <w:ind w:right="115" w:hanging="0"/>
              <w:rPr>
                <w:rFonts w:ascii="Arial" w:hAnsi="Arial" w:cs="Arial"/>
                <w:sz w:val="18"/>
              </w:rPr>
            </w:pPr>
            <w:r>
              <w:rPr>
                <w:rFonts w:cs="Arial" w:ascii="Arial" w:hAnsi="Arial"/>
                <w:spacing w:val="-2"/>
                <w:w w:val="110"/>
                <w:sz w:val="18"/>
              </w:rPr>
              <w:t>1.001</w:t>
            </w:r>
          </w:p>
        </w:tc>
      </w:tr>
    </w:tbl>
    <w:p>
      <w:pPr>
        <w:sectPr>
          <w:footerReference w:type="default" r:id="rId31"/>
          <w:type w:val="nextPage"/>
          <w:pgSz w:w="12240" w:h="15840"/>
          <w:pgMar w:left="1320" w:right="380" w:gutter="0" w:header="0" w:top="1820" w:footer="822" w:bottom="1020"/>
          <w:pgNumType w:fmt="decimal"/>
          <w:formProt w:val="false"/>
          <w:textDirection w:val="lrTb"/>
          <w:docGrid w:type="default" w:linePitch="100" w:charSpace="4096"/>
        </w:sectPr>
      </w:pPr>
    </w:p>
    <w:p>
      <w:pPr>
        <w:pStyle w:val="Normal"/>
        <w:spacing w:before="42" w:after="26"/>
        <w:ind w:left="317" w:hanging="0"/>
        <w:rPr>
          <w:rFonts w:ascii="Arial" w:hAnsi="Arial" w:cs="Arial"/>
          <w:i/>
          <w:i/>
          <w:sz w:val="18"/>
        </w:rPr>
      </w:pPr>
      <w:r>
        <w:rPr>
          <w:rFonts w:cs="Arial" w:ascii="Arial" w:hAnsi="Arial"/>
          <w:i/>
          <w:spacing w:val="-2"/>
          <w:w w:val="105"/>
          <w:sz w:val="18"/>
        </w:rPr>
        <w:t>(continued)</w:t>
      </w:r>
    </w:p>
    <w:tbl>
      <w:tblPr>
        <w:tblW w:w="8967" w:type="dxa"/>
        <w:jc w:val="left"/>
        <w:tblInd w:w="325" w:type="dxa"/>
        <w:tblLayout w:type="fixed"/>
        <w:tblCellMar>
          <w:top w:w="0" w:type="dxa"/>
          <w:left w:w="0" w:type="dxa"/>
          <w:bottom w:w="0" w:type="dxa"/>
          <w:right w:w="5" w:type="dxa"/>
        </w:tblCellMar>
        <w:tblLook w:val="01e0" w:noHBand="0" w:noVBand="0" w:firstColumn="1" w:lastRow="1" w:lastColumn="1" w:firstRow="1"/>
      </w:tblPr>
      <w:tblGrid>
        <w:gridCol w:w="1656"/>
        <w:gridCol w:w="1659"/>
        <w:gridCol w:w="694"/>
        <w:gridCol w:w="574"/>
        <w:gridCol w:w="847"/>
        <w:gridCol w:w="666"/>
        <w:gridCol w:w="667"/>
        <w:gridCol w:w="903"/>
        <w:gridCol w:w="639"/>
        <w:gridCol w:w="661"/>
      </w:tblGrid>
      <w:tr>
        <w:trPr>
          <w:trHeight w:val="232" w:hRule="atLeast"/>
        </w:trPr>
        <w:tc>
          <w:tcPr>
            <w:tcW w:w="1656" w:type="dxa"/>
            <w:tcBorders>
              <w:top w:val="single" w:sz="4" w:space="0" w:color="000000"/>
              <w:bottom w:val="single" w:sz="8" w:space="0" w:color="000000"/>
              <w:right w:val="single" w:sz="4" w:space="0" w:color="000000"/>
            </w:tcBorders>
          </w:tcPr>
          <w:p>
            <w:pPr>
              <w:pStyle w:val="TableParagraph"/>
              <w:widowControl w:val="false"/>
              <w:spacing w:lineRule="exact" w:line="213"/>
              <w:ind w:left="114" w:right="0" w:hanging="0"/>
              <w:jc w:val="left"/>
              <w:rPr>
                <w:rFonts w:ascii="Arial" w:hAnsi="Arial" w:cs="Arial"/>
                <w:sz w:val="18"/>
              </w:rPr>
            </w:pPr>
            <w:r>
              <w:rPr>
                <w:rFonts w:cs="Arial" w:ascii="Arial" w:hAnsi="Arial"/>
                <w:spacing w:val="-2"/>
                <w:w w:val="110"/>
                <w:sz w:val="18"/>
              </w:rPr>
              <w:t>Model</w:t>
            </w:r>
          </w:p>
        </w:tc>
        <w:tc>
          <w:tcPr>
            <w:tcW w:w="1659"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8" w:right="0" w:hanging="0"/>
              <w:jc w:val="left"/>
              <w:rPr>
                <w:rFonts w:ascii="Arial" w:hAnsi="Arial" w:cs="Arial"/>
                <w:sz w:val="18"/>
              </w:rPr>
            </w:pPr>
            <w:r>
              <w:rPr>
                <w:rFonts w:cs="Arial" w:ascii="Arial" w:hAnsi="Arial"/>
                <w:spacing w:val="-2"/>
                <w:w w:val="120"/>
                <w:sz w:val="18"/>
              </w:rPr>
              <w:t>Parameter</w:t>
            </w:r>
          </w:p>
        </w:tc>
        <w:tc>
          <w:tcPr>
            <w:tcW w:w="694"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right="117" w:hanging="0"/>
              <w:rPr>
                <w:rFonts w:ascii="Arial" w:hAnsi="Arial" w:cs="Arial"/>
                <w:sz w:val="18"/>
              </w:rPr>
            </w:pPr>
            <w:r>
              <w:rPr>
                <w:rFonts w:cs="Arial" w:ascii="Arial" w:hAnsi="Arial"/>
                <w:spacing w:val="-4"/>
                <w:w w:val="115"/>
                <w:sz w:val="18"/>
              </w:rPr>
              <w:t>Mean</w:t>
            </w:r>
          </w:p>
        </w:tc>
        <w:tc>
          <w:tcPr>
            <w:tcW w:w="574"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z w:val="18"/>
              </w:rPr>
            </w:pPr>
            <w:r>
              <w:rPr>
                <w:rFonts w:cs="Arial" w:ascii="Arial" w:hAnsi="Arial"/>
                <w:spacing w:val="-5"/>
                <w:w w:val="110"/>
                <w:sz w:val="18"/>
              </w:rPr>
              <w:t>SD</w:t>
            </w:r>
          </w:p>
        </w:tc>
        <w:tc>
          <w:tcPr>
            <w:tcW w:w="84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right="117" w:hanging="0"/>
              <w:rPr>
                <w:rFonts w:ascii="Arial" w:hAnsi="Arial" w:cs="Arial"/>
                <w:sz w:val="18"/>
              </w:rPr>
            </w:pPr>
            <w:r>
              <w:rPr>
                <w:rFonts w:cs="Arial" w:ascii="Arial" w:hAnsi="Arial"/>
                <w:spacing w:val="-2"/>
                <w:w w:val="115"/>
                <w:sz w:val="18"/>
              </w:rPr>
              <w:t>Median</w:t>
            </w:r>
          </w:p>
        </w:tc>
        <w:tc>
          <w:tcPr>
            <w:tcW w:w="666"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z w:val="18"/>
              </w:rPr>
            </w:pPr>
            <w:r>
              <w:rPr>
                <w:rFonts w:cs="Arial" w:ascii="Arial" w:hAnsi="Arial"/>
                <w:spacing w:val="-5"/>
                <w:w w:val="115"/>
                <w:sz w:val="18"/>
              </w:rPr>
              <w:t>Min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z w:val="18"/>
              </w:rPr>
            </w:pPr>
            <w:r>
              <w:rPr>
                <w:rFonts w:cs="Arial" w:ascii="Arial" w:hAnsi="Arial"/>
                <w:spacing w:val="-5"/>
                <w:w w:val="115"/>
                <w:sz w:val="18"/>
              </w:rPr>
              <w:t>Max</w:t>
            </w:r>
          </w:p>
        </w:tc>
        <w:tc>
          <w:tcPr>
            <w:tcW w:w="90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6" w:right="0" w:hanging="0"/>
              <w:jc w:val="left"/>
              <w:rPr>
                <w:rFonts w:ascii="Arial" w:hAnsi="Arial" w:cs="Arial"/>
                <w:sz w:val="18"/>
              </w:rPr>
            </w:pPr>
            <w:r>
              <w:rPr>
                <w:rFonts w:cs="Arial" w:ascii="Arial" w:hAnsi="Arial"/>
                <w:w w:val="120"/>
                <w:sz w:val="18"/>
              </w:rPr>
              <w:t>P-</w:t>
            </w:r>
            <w:r>
              <w:rPr>
                <w:rFonts w:cs="Arial" w:ascii="Arial" w:hAnsi="Arial"/>
                <w:spacing w:val="-2"/>
                <w:w w:val="120"/>
                <w:sz w:val="18"/>
              </w:rPr>
              <w:t>value</w:t>
            </w:r>
          </w:p>
        </w:tc>
        <w:tc>
          <w:tcPr>
            <w:tcW w:w="639"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81" w:right="107" w:hanging="0"/>
              <w:jc w:val="center"/>
              <w:rPr>
                <w:rFonts w:ascii="Arial" w:hAnsi="Arial" w:cs="Arial"/>
                <w:i/>
                <w:i/>
                <w:sz w:val="12"/>
              </w:rPr>
            </w:pPr>
            <w:r>
              <w:rPr>
                <w:rFonts w:cs="Arial" w:ascii="Arial" w:hAnsi="Arial"/>
                <w:spacing w:val="-4"/>
                <w:position w:val="2"/>
                <w:sz w:val="18"/>
              </w:rPr>
              <w:t>N</w:t>
            </w:r>
            <w:r>
              <w:rPr>
                <w:rFonts w:cs="Arial" w:ascii="Arial" w:hAnsi="Arial"/>
                <w:i/>
                <w:spacing w:val="-4"/>
                <w:sz w:val="12"/>
              </w:rPr>
              <w:t>eff</w:t>
            </w:r>
          </w:p>
        </w:tc>
        <w:tc>
          <w:tcPr>
            <w:tcW w:w="661" w:type="dxa"/>
            <w:tcBorders>
              <w:top w:val="single" w:sz="4" w:space="0" w:color="000000"/>
              <w:left w:val="single" w:sz="4" w:space="0" w:color="000000"/>
              <w:bottom w:val="single" w:sz="8" w:space="0" w:color="000000"/>
            </w:tcBorders>
          </w:tcPr>
          <w:p>
            <w:pPr>
              <w:pStyle w:val="TableParagraph"/>
              <w:widowControl w:val="false"/>
              <w:spacing w:lineRule="auto" w:line="163"/>
              <w:ind w:right="124" w:hanging="0"/>
              <w:rPr>
                <w:rFonts w:ascii="Arial" w:hAnsi="Arial" w:cs="Arial"/>
                <w:sz w:val="18"/>
              </w:rPr>
            </w:pPr>
            <w:r>
              <w:rPr>
                <w:rFonts w:cs="Arial" w:ascii="Arial" w:hAnsi="Arial"/>
                <w:i/>
                <w:spacing w:val="-55"/>
                <w:w w:val="110"/>
                <w:position w:val="-4"/>
                <w:sz w:val="18"/>
              </w:rPr>
              <w:t>R</w:t>
            </w:r>
            <w:r>
              <w:rPr>
                <w:rFonts w:cs="Arial" w:ascii="Arial" w:hAnsi="Arial"/>
                <w:spacing w:val="45"/>
                <w:w w:val="140"/>
                <w:sz w:val="18"/>
              </w:rPr>
              <w:t>ˆ</w:t>
            </w:r>
          </w:p>
        </w:tc>
      </w:tr>
      <w:tr>
        <w:trPr>
          <w:trHeight w:val="208" w:hRule="atLeast"/>
        </w:trPr>
        <w:tc>
          <w:tcPr>
            <w:tcW w:w="1656" w:type="dxa"/>
            <w:vMerge w:val="restart"/>
            <w:tcBorders>
              <w:top w:val="single" w:sz="8"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3" w:after="0"/>
              <w:ind w:right="0" w:hanging="0"/>
              <w:jc w:val="left"/>
              <w:rPr>
                <w:rFonts w:ascii="Arial" w:hAnsi="Arial" w:cs="Arial"/>
                <w:i/>
                <w:i/>
                <w:sz w:val="26"/>
              </w:rPr>
            </w:pPr>
            <w:r>
              <w:rPr>
                <w:rFonts w:cs="Arial" w:ascii="Arial" w:hAnsi="Arial"/>
                <w:i/>
                <w:sz w:val="26"/>
              </w:rPr>
            </w:r>
          </w:p>
          <w:p>
            <w:pPr>
              <w:pStyle w:val="TableParagraph"/>
              <w:widowControl w:val="false"/>
              <w:spacing w:lineRule="auto" w:line="240"/>
              <w:ind w:left="114"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visits</w:t>
            </w:r>
          </w:p>
        </w:tc>
        <w:tc>
          <w:tcPr>
            <w:tcW w:w="1659"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right="117" w:hanging="0"/>
              <w:rPr>
                <w:rFonts w:ascii="Arial" w:hAnsi="Arial" w:cs="Arial"/>
                <w:sz w:val="18"/>
              </w:rPr>
            </w:pPr>
            <w:r>
              <w:rPr>
                <w:rFonts w:cs="Arial" w:ascii="Arial" w:hAnsi="Arial"/>
                <w:spacing w:val="-4"/>
                <w:w w:val="110"/>
                <w:sz w:val="18"/>
              </w:rPr>
              <w:t>2.25</w:t>
            </w:r>
          </w:p>
        </w:tc>
        <w:tc>
          <w:tcPr>
            <w:tcW w:w="574"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spacing w:val="-4"/>
                <w:w w:val="110"/>
                <w:sz w:val="18"/>
              </w:rPr>
              <w:t>0.14</w:t>
            </w:r>
          </w:p>
        </w:tc>
        <w:tc>
          <w:tcPr>
            <w:tcW w:w="84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spacing w:val="-4"/>
                <w:w w:val="110"/>
                <w:sz w:val="18"/>
              </w:rPr>
              <w:t>2.25</w:t>
            </w:r>
          </w:p>
        </w:tc>
        <w:tc>
          <w:tcPr>
            <w:tcW w:w="666"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spacing w:val="-4"/>
                <w:w w:val="110"/>
                <w:sz w:val="18"/>
              </w:rPr>
              <w:t>1.96</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z w:val="18"/>
              </w:rPr>
            </w:pPr>
            <w:r>
              <w:rPr>
                <w:rFonts w:cs="Arial" w:ascii="Arial" w:hAnsi="Arial"/>
                <w:spacing w:val="-4"/>
                <w:w w:val="110"/>
                <w:sz w:val="18"/>
              </w:rPr>
              <w:t>2.51</w:t>
            </w:r>
          </w:p>
        </w:tc>
        <w:tc>
          <w:tcPr>
            <w:tcW w:w="90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9" w:right="104" w:hanging="0"/>
              <w:jc w:val="center"/>
              <w:rPr>
                <w:rFonts w:ascii="Arial" w:hAnsi="Arial" w:cs="Arial"/>
                <w:sz w:val="18"/>
              </w:rPr>
            </w:pPr>
            <w:r>
              <w:rPr>
                <w:rFonts w:cs="Arial" w:ascii="Arial" w:hAnsi="Arial"/>
                <w:spacing w:val="-4"/>
                <w:w w:val="110"/>
                <w:sz w:val="18"/>
              </w:rPr>
              <w:t>1734</w:t>
            </w:r>
          </w:p>
        </w:tc>
        <w:tc>
          <w:tcPr>
            <w:tcW w:w="661" w:type="dxa"/>
            <w:tcBorders>
              <w:top w:val="single" w:sz="8" w:space="0" w:color="000000"/>
              <w:left w:val="single" w:sz="4" w:space="0" w:color="000000"/>
              <w:bottom w:val="single" w:sz="4" w:space="0" w:color="000000"/>
            </w:tcBorders>
          </w:tcPr>
          <w:p>
            <w:pPr>
              <w:pStyle w:val="TableParagraph"/>
              <w:widowControl w:val="false"/>
              <w:spacing w:lineRule="exact" w:line="188"/>
              <w:ind w:right="115" w:hanging="0"/>
              <w:rPr>
                <w:rFonts w:ascii="Arial" w:hAnsi="Arial" w:cs="Arial"/>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0.79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0.79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0.65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4016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5128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0.1458</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6667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0.0115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4364</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1072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0.70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3097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Theta</w:t>
            </w:r>
            <w:r>
              <w:rPr>
                <w:rFonts w:cs="Arial" w:ascii="Arial" w:hAnsi="Arial"/>
                <w:spacing w:val="20"/>
                <w:w w:val="120"/>
                <w:sz w:val="18"/>
              </w:rPr>
              <w:t xml:space="preserve"> </w:t>
            </w:r>
            <w:r>
              <w:rPr>
                <w:rFonts w:cs="Arial" w:ascii="Arial" w:hAnsi="Arial"/>
                <w:spacing w:val="-4"/>
                <w:w w:val="120"/>
                <w:sz w:val="18"/>
              </w:rPr>
              <w:t>(ZI)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0.25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2383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106" w:after="0"/>
              <w:ind w:left="114"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2.49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2.50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2.85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1141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0.195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2317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visits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0.0155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2239</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0.55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0.55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0.80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2540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2265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0.63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0.0164</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2513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0.1284</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2058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0.86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0.85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1.15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2978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(plot)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0.65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1142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0.82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0.82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5125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rFonts w:ascii="Arial" w:hAnsi="Arial" w:cs="Arial"/>
                <w:sz w:val="18"/>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3.05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2.96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3283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0.93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3712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6790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5503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2649</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2.24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2.24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1.62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2875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2871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5" w:after="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114"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0.1211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2261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0.0074</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2" w:hanging="0"/>
              <w:jc w:val="center"/>
              <w:rPr>
                <w:rFonts w:ascii="Arial" w:hAnsi="Arial" w:cs="Arial"/>
                <w:sz w:val="18"/>
              </w:rPr>
            </w:pPr>
            <w:r>
              <w:rPr>
                <w:rFonts w:cs="Arial" w:ascii="Arial" w:hAnsi="Arial"/>
                <w:spacing w:val="-5"/>
                <w:w w:val="110"/>
                <w:sz w:val="18"/>
              </w:rPr>
              <w:t>915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0.19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4570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0.0003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1886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1929</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0.34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0.0005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2637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0.5456</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2998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(plot)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1367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2905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3.07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2.36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3.85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2268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0.22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2538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1.003</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5" w:after="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114" w:right="0" w:hanging="0"/>
              <w:jc w:val="left"/>
              <w:rPr>
                <w:rFonts w:ascii="Arial" w:hAnsi="Arial" w:cs="Arial"/>
                <w:sz w:val="18"/>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25.38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2.29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25.48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20.64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29.38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1651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1.20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1046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4.76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4.76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6.23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1752</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0.50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0.50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1.39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0.2639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5315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0.881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3007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0.23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0.0451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2596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1.65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1.65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2485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4.26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4.27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5.60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2.73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1571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4.25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4.25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3.92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2951</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1.97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1.95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1.41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1767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Lambda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1.67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1.00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1.39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2448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ind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rFonts w:ascii="Arial" w:hAnsi="Arial" w:cs="Arial"/>
                <w:sz w:val="18"/>
              </w:rPr>
            </w:pPr>
            <w:r>
              <w:rPr>
                <w:rFonts w:cs="Arial" w:ascii="Arial" w:hAnsi="Arial"/>
                <w:w w:val="110"/>
                <w:sz w:val="18"/>
              </w:rPr>
              <w:t>Seed</w:t>
            </w:r>
            <w:r>
              <w:rPr>
                <w:rFonts w:cs="Arial" w:ascii="Arial" w:hAnsi="Arial"/>
                <w:spacing w:val="15"/>
                <w:w w:val="110"/>
                <w:sz w:val="18"/>
              </w:rPr>
              <w:t xml:space="preserve"> </w:t>
            </w:r>
            <w:r>
              <w:rPr>
                <w:rFonts w:cs="Arial" w:ascii="Arial" w:hAnsi="Arial"/>
                <w:spacing w:val="-4"/>
                <w:w w:val="110"/>
                <w:sz w:val="18"/>
              </w:rPr>
              <w:t>size</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1.17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0.50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1.18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2.16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0.0189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2004</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0.7002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2345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0.0765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3719</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0.23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i/>
                <w:spacing w:val="-2"/>
                <w:w w:val="110"/>
                <w:sz w:val="18"/>
              </w:rPr>
              <w:t>&lt;</w:t>
            </w:r>
            <w:r>
              <w:rPr>
                <w:rFonts w:cs="Arial" w:ascii="Arial" w:hAnsi="Arial"/>
                <w:spacing w:val="-2"/>
                <w:w w:val="110"/>
                <w:sz w:val="18"/>
              </w:rPr>
              <w:t>0.0001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3607</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0.41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0.11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0.0002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1988</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spacing w:val="-2"/>
                <w:w w:val="110"/>
                <w:sz w:val="18"/>
              </w:rPr>
              <w:t>0.3146</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4466</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0.75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0.75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3533</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0.36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0.35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0.49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2060</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Lambda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4"/>
                <w:w w:val="110"/>
                <w:sz w:val="18"/>
              </w:rPr>
              <w:t>4.44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1.22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4.23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7.42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z w:val="18"/>
              </w:rPr>
            </w:pPr>
            <w:r>
              <w:rPr>
                <w:rFonts w:cs="Arial" w:ascii="Arial" w:hAnsi="Arial"/>
                <w:w w:val="108"/>
                <w:sz w:val="18"/>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z w:val="18"/>
              </w:rPr>
            </w:pPr>
            <w:r>
              <w:rPr>
                <w:rFonts w:cs="Arial" w:ascii="Arial" w:hAnsi="Arial"/>
                <w:spacing w:val="-4"/>
                <w:w w:val="110"/>
                <w:sz w:val="18"/>
              </w:rPr>
              <w:t>2125</w:t>
            </w:r>
          </w:p>
        </w:tc>
        <w:tc>
          <w:tcPr>
            <w:tcW w:w="661" w:type="dxa"/>
            <w:tcBorders>
              <w:top w:val="single" w:sz="4" w:space="0" w:color="000000"/>
              <w:left w:val="single" w:sz="4" w:space="0" w:color="000000"/>
              <w:bottom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1.000</w:t>
            </w:r>
          </w:p>
        </w:tc>
      </w:tr>
      <w:tr>
        <w:trPr>
          <w:trHeight w:val="218" w:hRule="atLeast"/>
        </w:trPr>
        <w:tc>
          <w:tcPr>
            <w:tcW w:w="1656" w:type="dxa"/>
            <w:tcBorders>
              <w:top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4"/>
              </w:rPr>
            </w:pPr>
            <w:r>
              <w:rPr>
                <w:rFonts w:cs="Arial" w:ascii="Arial" w:hAnsi="Arial"/>
                <w:sz w:val="14"/>
              </w:rPr>
            </w:r>
          </w:p>
        </w:tc>
        <w:tc>
          <w:tcPr>
            <w:tcW w:w="7310" w:type="dxa"/>
            <w:gridSpan w:val="9"/>
            <w:tcBorders>
              <w:top w:val="single" w:sz="4" w:space="0" w:color="000000"/>
              <w:left w:val="single" w:sz="4" w:space="0" w:color="000000"/>
            </w:tcBorders>
          </w:tcPr>
          <w:p>
            <w:pPr>
              <w:pStyle w:val="TableParagraph"/>
              <w:widowControl w:val="false"/>
              <w:spacing w:lineRule="auto" w:line="240"/>
              <w:ind w:right="0" w:hanging="0"/>
              <w:jc w:val="left"/>
              <w:rPr>
                <w:rFonts w:ascii="Arial" w:hAnsi="Arial" w:cs="Arial"/>
                <w:sz w:val="14"/>
              </w:rPr>
            </w:pPr>
            <w:r>
              <w:rPr>
                <w:rFonts w:cs="Arial" w:ascii="Arial" w:hAnsi="Arial"/>
                <w:sz w:val="14"/>
              </w:rPr>
            </w:r>
          </w:p>
        </w:tc>
      </w:tr>
    </w:tbl>
    <w:p>
      <w:pPr>
        <w:sectPr>
          <w:footerReference w:type="default" r:id="rId32"/>
          <w:type w:val="nextPage"/>
          <w:pgSz w:w="12240" w:h="15840"/>
          <w:pgMar w:left="1320" w:right="380" w:gutter="0" w:header="0" w:top="1380" w:footer="822" w:bottom="1020"/>
          <w:pgNumType w:fmt="decimal"/>
          <w:formProt w:val="false"/>
          <w:textDirection w:val="lrTb"/>
          <w:docGrid w:type="default" w:linePitch="100" w:charSpace="4096"/>
        </w:sectPr>
      </w:pPr>
    </w:p>
    <w:p>
      <w:pPr>
        <w:pStyle w:val="Heading2"/>
        <w:spacing w:before="19" w:after="0"/>
        <w:jc w:val="both"/>
        <w:rPr>
          <w:rFonts w:ascii="Arial" w:hAnsi="Arial" w:cs="Arial"/>
        </w:rPr>
      </w:pPr>
      <w:r>
        <w:rPr>
          <w:rFonts w:cs="Arial" w:ascii="Arial" w:hAnsi="Arial"/>
          <w:spacing w:val="-2"/>
        </w:rPr>
        <w:t>Total</w:t>
      </w:r>
      <w:r>
        <w:rPr>
          <w:rFonts w:cs="Arial" w:ascii="Arial" w:hAnsi="Arial"/>
          <w:spacing w:val="-13"/>
        </w:rPr>
        <w:t xml:space="preserve"> </w:t>
      </w:r>
      <w:r>
        <w:rPr>
          <w:rFonts w:cs="Arial" w:ascii="Arial" w:hAnsi="Arial"/>
          <w:spacing w:val="-2"/>
        </w:rPr>
        <w:t>yield</w:t>
      </w:r>
      <w:r>
        <w:rPr>
          <w:rFonts w:cs="Arial" w:ascii="Arial" w:hAnsi="Arial"/>
          <w:spacing w:val="-13"/>
        </w:rPr>
        <w:t xml:space="preserve"> </w:t>
      </w:r>
      <w:r>
        <w:rPr>
          <w:rFonts w:cs="Arial" w:ascii="Arial" w:hAnsi="Arial"/>
          <w:spacing w:val="-2"/>
        </w:rPr>
        <w:t>models</w:t>
      </w:r>
    </w:p>
    <w:p>
      <w:pPr>
        <w:pStyle w:val="TextBody"/>
        <w:spacing w:lineRule="auto" w:line="163" w:before="217" w:after="0"/>
        <w:ind w:left="119" w:right="1057" w:hanging="0"/>
        <w:jc w:val="both"/>
        <w:rPr>
          <w:rFonts w:ascii="Arial" w:hAnsi="Arial" w:cs="Arial"/>
        </w:rPr>
      </w:pPr>
      <w:r>
        <w:rPr>
          <w:rFonts w:cs="Arial" w:ascii="Arial" w:hAnsi="Arial"/>
        </w:rPr>
        <w:t>Formulas for total yield models are using lmer-style R formulas.</w:t>
      </w:r>
      <w:r>
        <w:rPr>
          <w:rFonts w:cs="Arial" w:ascii="Arial" w:hAnsi="Arial"/>
          <w:spacing w:val="40"/>
        </w:rPr>
        <w:t xml:space="preserve"> </w:t>
      </w:r>
      <w:r>
        <w:rPr>
          <w:rFonts w:cs="Arial" w:ascii="Arial" w:hAnsi="Arial"/>
        </w:rPr>
        <w:t>Predicted yield for each plant was calculated as:</w:t>
      </w:r>
      <w:r>
        <w:rPr>
          <w:rFonts w:cs="Arial" w:ascii="Arial" w:hAnsi="Arial"/>
          <w:spacing w:val="40"/>
        </w:rPr>
        <w:t xml:space="preserve"> </w:t>
      </w:r>
      <w:r>
        <w:rPr>
          <w:rFonts w:cs="Arial" w:ascii="Arial" w:hAnsi="Arial"/>
        </w:rPr>
        <w:t xml:space="preserve">pods per plant </w:t>
      </w:r>
      <w:r>
        <w:rPr>
          <w:rFonts w:cs="Arial" w:ascii="Arial" w:hAnsi="Arial"/>
          <w:i/>
        </w:rPr>
        <w:t>×</w:t>
      </w:r>
      <w:r>
        <w:rPr>
          <w:rFonts w:cs="Arial" w:ascii="Arial" w:hAnsi="Arial"/>
          <w:i/>
          <w:spacing w:val="-5"/>
        </w:rPr>
        <w:t xml:space="preserve"> </w:t>
      </w:r>
      <w:r>
        <w:rPr>
          <w:rFonts w:cs="Arial" w:ascii="Arial" w:hAnsi="Arial"/>
        </w:rPr>
        <w:t xml:space="preserve">seeds per pod </w:t>
      </w:r>
      <w:r>
        <w:rPr>
          <w:rFonts w:cs="Arial" w:ascii="Arial" w:hAnsi="Arial"/>
          <w:i/>
        </w:rPr>
        <w:t>×</w:t>
      </w:r>
      <w:r>
        <w:rPr>
          <w:rFonts w:cs="Arial" w:ascii="Arial" w:hAnsi="Arial"/>
          <w:i/>
          <w:spacing w:val="-5"/>
        </w:rPr>
        <w:t xml:space="preserve"> </w:t>
      </w:r>
      <w:r>
        <w:rPr>
          <w:rFonts w:cs="Arial" w:ascii="Arial" w:hAnsi="Arial"/>
        </w:rPr>
        <w:t>weight per seed.</w:t>
      </w:r>
      <w:r>
        <w:rPr>
          <w:rFonts w:cs="Arial" w:ascii="Arial" w:hAnsi="Arial"/>
          <w:spacing w:val="40"/>
        </w:rPr>
        <w:t xml:space="preserve"> </w:t>
      </w:r>
      <w:r>
        <w:rPr>
          <w:rFonts w:cs="Arial" w:ascii="Arial" w:hAnsi="Arial"/>
        </w:rPr>
        <w:t xml:space="preserve">Terms on </w:t>
      </w:r>
      <w:r>
        <w:rPr>
          <w:rFonts w:cs="Arial" w:ascii="Arial" w:hAnsi="Arial"/>
          <w:w w:val="95"/>
        </w:rPr>
        <w:t>right</w:t>
      </w:r>
      <w:r>
        <w:rPr>
          <w:rFonts w:cs="Arial" w:ascii="Arial" w:hAnsi="Arial"/>
          <w:spacing w:val="-5"/>
          <w:w w:val="95"/>
        </w:rPr>
        <w:t xml:space="preserve"> </w:t>
      </w:r>
      <w:r>
        <w:rPr>
          <w:rFonts w:cs="Arial" w:ascii="Arial" w:hAnsi="Arial"/>
          <w:w w:val="95"/>
        </w:rPr>
        <w:t xml:space="preserve">side of </w:t>
      </w:r>
      <w:r>
        <w:rPr>
          <w:rFonts w:cs="Cambria Math" w:ascii="Cambria Math" w:hAnsi="Cambria Math"/>
          <w:i/>
          <w:w w:val="95"/>
        </w:rPr>
        <w:t>∼</w:t>
      </w:r>
      <w:r>
        <w:rPr>
          <w:rFonts w:cs="Arial" w:ascii="Arial" w:hAnsi="Arial"/>
          <w:i/>
          <w:spacing w:val="-17"/>
          <w:w w:val="95"/>
        </w:rPr>
        <w:t xml:space="preserve"> </w:t>
      </w:r>
      <w:r>
        <w:rPr>
          <w:rFonts w:cs="Arial" w:ascii="Arial" w:hAnsi="Arial"/>
          <w:w w:val="95"/>
        </w:rPr>
        <w:t xml:space="preserve">indicate fixed effects, while terms in brackets indicate random intercepts (and </w:t>
      </w:r>
      <w:r>
        <w:rPr>
          <w:rFonts w:cs="Arial" w:ascii="Arial" w:hAnsi="Arial"/>
          <w:spacing w:val="-2"/>
        </w:rPr>
        <w:t>slopes).</w:t>
      </w:r>
    </w:p>
    <w:p>
      <w:pPr>
        <w:pStyle w:val="TextBody"/>
        <w:rPr>
          <w:rFonts w:ascii="Arial" w:hAnsi="Arial" w:cs="Arial"/>
        </w:rPr>
      </w:pPr>
      <w:r>
        <w:rPr>
          <w:rFonts w:cs="Arial" w:ascii="Arial" w:hAnsi="Arial"/>
        </w:rPr>
      </w:r>
    </w:p>
    <w:p>
      <w:pPr>
        <w:pStyle w:val="TextBody"/>
        <w:spacing w:before="3" w:after="0"/>
        <w:rPr>
          <w:rFonts w:ascii="Arial" w:hAnsi="Arial" w:cs="Arial"/>
          <w:sz w:val="25"/>
        </w:rPr>
      </w:pPr>
      <w:r>
        <w:rPr>
          <w:rFonts w:cs="Arial" w:ascii="Arial" w:hAnsi="Arial"/>
          <w:sz w:val="25"/>
        </w:rPr>
      </w:r>
    </w:p>
    <w:p>
      <w:pPr>
        <w:pStyle w:val="TextBody"/>
        <w:spacing w:lineRule="auto" w:line="180"/>
        <w:ind w:left="2754" w:right="1006" w:hanging="1410"/>
        <w:rPr>
          <w:rFonts w:ascii="Arial" w:hAnsi="Arial" w:cs="Arial"/>
        </w:rPr>
      </w:pPr>
      <w:r>
        <w:rPr>
          <w:rFonts w:cs="Arial" w:ascii="Arial" w:hAnsi="Arial"/>
        </w:rPr>
        <w:t>Total Yield</w:t>
      </w:r>
      <w:r>
        <w:rPr>
          <w:rFonts w:cs="Arial" w:ascii="Arial" w:hAnsi="Arial"/>
          <w:spacing w:val="-1"/>
        </w:rPr>
        <w:t xml:space="preserve"> </w:t>
      </w:r>
      <w:r>
        <w:rPr>
          <w:rFonts w:cs="Cambria Math" w:ascii="Cambria Math" w:hAnsi="Cambria Math"/>
          <w:i/>
        </w:rPr>
        <w:t>∼</w:t>
      </w:r>
      <w:r>
        <w:rPr>
          <w:rFonts w:cs="Arial" w:ascii="Arial" w:hAnsi="Arial"/>
          <w:i/>
        </w:rPr>
        <w:t>log</w:t>
      </w:r>
      <w:r>
        <w:rPr>
          <w:rFonts w:cs="Arial" w:ascii="Arial" w:hAnsi="Arial"/>
        </w:rPr>
        <w:t>(Predicted Yield)</w:t>
      </w:r>
      <w:r>
        <w:rPr>
          <w:rFonts w:cs="Arial" w:ascii="Arial" w:hAnsi="Arial"/>
          <w:spacing w:val="-13"/>
        </w:rPr>
        <w:t xml:space="preserve"> </w:t>
      </w:r>
      <w:r>
        <w:rPr>
          <w:rFonts w:cs="Arial" w:ascii="Arial" w:hAnsi="Arial"/>
        </w:rPr>
        <w:t>+</w:t>
      </w:r>
      <w:r>
        <w:rPr>
          <w:rFonts w:cs="Arial" w:ascii="Arial" w:hAnsi="Arial"/>
          <w:spacing w:val="-13"/>
        </w:rPr>
        <w:t xml:space="preserve"> </w:t>
      </w:r>
      <w:r>
        <w:rPr>
          <w:rFonts w:cs="Arial" w:ascii="Arial" w:hAnsi="Arial"/>
        </w:rPr>
        <w:t>(</w:t>
      </w:r>
      <w:r>
        <w:rPr>
          <w:rFonts w:cs="Arial" w:ascii="Arial" w:hAnsi="Arial"/>
          <w:i/>
        </w:rPr>
        <w:t>log</w:t>
      </w:r>
      <w:r>
        <w:rPr>
          <w:rFonts w:cs="Arial" w:ascii="Arial" w:hAnsi="Arial"/>
        </w:rPr>
        <w:t>(Predicted Yield)</w:t>
      </w:r>
      <w:r>
        <w:rPr>
          <w:rFonts w:cs="Arial" w:ascii="Arial" w:hAnsi="Arial"/>
          <w:i/>
        </w:rPr>
        <w:t>|</w:t>
      </w:r>
      <w:r>
        <w:rPr>
          <w:rFonts w:cs="Arial" w:ascii="Arial" w:hAnsi="Arial"/>
        </w:rPr>
        <w:t xml:space="preserve">Field)+ </w:t>
      </w:r>
      <w:r>
        <w:rPr>
          <w:rFonts w:cs="Arial" w:ascii="Arial" w:hAnsi="Arial"/>
          <w:w w:val="95"/>
        </w:rPr>
        <w:t>(</w:t>
      </w:r>
      <w:r>
        <w:rPr>
          <w:rFonts w:cs="Arial" w:ascii="Arial" w:hAnsi="Arial"/>
          <w:i/>
          <w:w w:val="95"/>
        </w:rPr>
        <w:t>log</w:t>
      </w:r>
      <w:r>
        <w:rPr>
          <w:rFonts w:cs="Arial" w:ascii="Arial" w:hAnsi="Arial"/>
          <w:w w:val="95"/>
        </w:rPr>
        <w:t>(Predicted Yield)</w:t>
      </w:r>
      <w:r>
        <w:rPr>
          <w:rFonts w:cs="Arial" w:ascii="Arial" w:hAnsi="Arial"/>
          <w:i/>
          <w:w w:val="95"/>
        </w:rPr>
        <w:t>|</w:t>
      </w:r>
      <w:r>
        <w:rPr>
          <w:rFonts w:cs="Arial" w:ascii="Arial" w:hAnsi="Arial"/>
          <w:w w:val="95"/>
        </w:rPr>
        <w:t>Plot)</w:t>
      </w:r>
      <w:r>
        <w:rPr>
          <w:rFonts w:cs="Arial" w:ascii="Arial" w:hAnsi="Arial"/>
          <w:i/>
          <w:w w:val="95"/>
        </w:rPr>
        <w:t>,</w:t>
      </w:r>
      <w:r>
        <w:rPr>
          <w:rFonts w:cs="Arial" w:ascii="Arial" w:hAnsi="Arial"/>
          <w:i/>
          <w:spacing w:val="-19"/>
          <w:w w:val="95"/>
        </w:rPr>
        <w:t xml:space="preserve"> </w:t>
      </w:r>
      <w:r>
        <w:rPr>
          <w:rFonts w:cs="Arial" w:ascii="Arial" w:hAnsi="Arial"/>
          <w:w w:val="95"/>
        </w:rPr>
        <w:t>distribution = log-normal</w:t>
      </w:r>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TextBody"/>
        <w:spacing w:before="5" w:after="0"/>
        <w:rPr>
          <w:rFonts w:ascii="Arial" w:hAnsi="Arial" w:cs="Arial"/>
          <w:sz w:val="22"/>
        </w:rPr>
      </w:pPr>
      <w:r>
        <w:rPr>
          <w:rFonts w:cs="Arial" w:ascii="Arial" w:hAnsi="Arial"/>
          <w:sz w:val="22"/>
        </w:rPr>
      </w:r>
    </w:p>
    <w:p>
      <w:pPr>
        <w:pStyle w:val="TextBody"/>
        <w:ind w:left="1904" w:hanging="0"/>
        <w:rPr>
          <w:rFonts w:ascii="Arial" w:hAnsi="Arial" w:cs="Arial"/>
        </w:rPr>
      </w:pPr>
      <w:bookmarkStart w:id="137" w:name="_bookmark126"/>
      <w:bookmarkEnd w:id="137"/>
      <w:r>
        <w:rPr>
          <w:rFonts w:cs="Arial" w:ascii="Arial" w:hAnsi="Arial"/>
          <w:w w:val="95"/>
        </w:rPr>
        <w:t>Table</w:t>
      </w:r>
      <w:r>
        <w:rPr>
          <w:rFonts w:cs="Arial" w:ascii="Arial" w:hAnsi="Arial"/>
          <w:spacing w:val="13"/>
        </w:rPr>
        <w:t xml:space="preserve"> </w:t>
      </w:r>
      <w:r>
        <w:rPr>
          <w:rFonts w:cs="Arial" w:ascii="Arial" w:hAnsi="Arial"/>
          <w:w w:val="95"/>
        </w:rPr>
        <w:t>S6:</w:t>
      </w:r>
      <w:r>
        <w:rPr>
          <w:rFonts w:cs="Arial" w:ascii="Arial" w:hAnsi="Arial"/>
          <w:spacing w:val="37"/>
        </w:rPr>
        <w:t xml:space="preserve"> </w:t>
      </w:r>
      <w:r>
        <w:rPr>
          <w:rFonts w:cs="Arial" w:ascii="Arial" w:hAnsi="Arial"/>
          <w:w w:val="95"/>
        </w:rPr>
        <w:t>Summary</w:t>
      </w:r>
      <w:r>
        <w:rPr>
          <w:rFonts w:cs="Arial" w:ascii="Arial" w:hAnsi="Arial"/>
          <w:spacing w:val="14"/>
        </w:rPr>
        <w:t xml:space="preserve"> </w:t>
      </w:r>
      <w:r>
        <w:rPr>
          <w:rFonts w:cs="Arial" w:ascii="Arial" w:hAnsi="Arial"/>
          <w:w w:val="95"/>
        </w:rPr>
        <w:t>of</w:t>
      </w:r>
      <w:r>
        <w:rPr>
          <w:rFonts w:cs="Arial" w:ascii="Arial" w:hAnsi="Arial"/>
          <w:spacing w:val="13"/>
        </w:rPr>
        <w:t xml:space="preserve"> </w:t>
      </w:r>
      <w:r>
        <w:rPr>
          <w:rFonts w:cs="Arial" w:ascii="Arial" w:hAnsi="Arial"/>
          <w:w w:val="95"/>
        </w:rPr>
        <w:t>parameters</w:t>
      </w:r>
      <w:r>
        <w:rPr>
          <w:rFonts w:cs="Arial" w:ascii="Arial" w:hAnsi="Arial"/>
          <w:spacing w:val="14"/>
        </w:rPr>
        <w:t xml:space="preserve"> </w:t>
      </w:r>
      <w:r>
        <w:rPr>
          <w:rFonts w:cs="Arial" w:ascii="Arial" w:hAnsi="Arial"/>
          <w:w w:val="95"/>
        </w:rPr>
        <w:t>for</w:t>
      </w:r>
      <w:r>
        <w:rPr>
          <w:rFonts w:cs="Arial" w:ascii="Arial" w:hAnsi="Arial"/>
          <w:spacing w:val="14"/>
        </w:rPr>
        <w:t xml:space="preserve"> </w:t>
      </w:r>
      <w:r>
        <w:rPr>
          <w:rFonts w:cs="Arial" w:ascii="Arial" w:hAnsi="Arial"/>
          <w:w w:val="95"/>
        </w:rPr>
        <w:t>total</w:t>
      </w:r>
      <w:r>
        <w:rPr>
          <w:rFonts w:cs="Arial" w:ascii="Arial" w:hAnsi="Arial"/>
          <w:spacing w:val="13"/>
        </w:rPr>
        <w:t xml:space="preserve"> </w:t>
      </w:r>
      <w:r>
        <w:rPr>
          <w:rFonts w:cs="Arial" w:ascii="Arial" w:hAnsi="Arial"/>
          <w:w w:val="95"/>
        </w:rPr>
        <w:t>yield</w:t>
      </w:r>
      <w:r>
        <w:rPr>
          <w:rFonts w:cs="Arial" w:ascii="Arial" w:hAnsi="Arial"/>
          <w:spacing w:val="14"/>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10306" w:type="dxa"/>
        <w:jc w:val="left"/>
        <w:tblInd w:w="127" w:type="dxa"/>
        <w:tblLayout w:type="fixed"/>
        <w:tblCellMar>
          <w:top w:w="0" w:type="dxa"/>
          <w:left w:w="0" w:type="dxa"/>
          <w:bottom w:w="0" w:type="dxa"/>
          <w:right w:w="5" w:type="dxa"/>
        </w:tblCellMar>
        <w:tblLook w:val="01e0" w:noHBand="0" w:noVBand="0" w:firstColumn="1" w:lastRow="1" w:lastColumn="1" w:firstRow="1"/>
      </w:tblPr>
      <w:tblGrid>
        <w:gridCol w:w="1190"/>
        <w:gridCol w:w="2486"/>
        <w:gridCol w:w="726"/>
        <w:gridCol w:w="667"/>
        <w:gridCol w:w="821"/>
        <w:gridCol w:w="832"/>
        <w:gridCol w:w="730"/>
        <w:gridCol w:w="728"/>
        <w:gridCol w:w="827"/>
        <w:gridCol w:w="638"/>
        <w:gridCol w:w="659"/>
      </w:tblGrid>
      <w:tr>
        <w:trPr>
          <w:trHeight w:val="233" w:hRule="atLeast"/>
        </w:trPr>
        <w:tc>
          <w:tcPr>
            <w:tcW w:w="1190"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z w:val="18"/>
              </w:rPr>
            </w:pPr>
            <w:r>
              <w:rPr>
                <w:rFonts w:cs="Arial" w:ascii="Arial" w:hAnsi="Arial"/>
                <w:w w:val="115"/>
                <w:sz w:val="18"/>
              </w:rPr>
              <w:t>Field</w:t>
            </w:r>
            <w:r>
              <w:rPr>
                <w:rFonts w:cs="Arial" w:ascii="Arial" w:hAnsi="Arial"/>
                <w:spacing w:val="10"/>
                <w:w w:val="115"/>
                <w:sz w:val="18"/>
              </w:rPr>
              <w:t xml:space="preserve"> </w:t>
            </w:r>
            <w:r>
              <w:rPr>
                <w:rFonts w:cs="Arial" w:ascii="Arial" w:hAnsi="Arial"/>
                <w:spacing w:val="-4"/>
                <w:w w:val="115"/>
                <w:sz w:val="18"/>
              </w:rPr>
              <w:t>Type</w:t>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z w:val="18"/>
              </w:rPr>
            </w:pPr>
            <w:r>
              <w:rPr>
                <w:rFonts w:cs="Arial" w:ascii="Arial" w:hAnsi="Arial"/>
                <w:spacing w:val="-2"/>
                <w:w w:val="120"/>
                <w:sz w:val="18"/>
              </w:rPr>
              <w:t>Parameter</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5" w:right="68" w:hanging="0"/>
              <w:jc w:val="center"/>
              <w:rPr>
                <w:rFonts w:ascii="Arial" w:hAnsi="Arial" w:cs="Arial"/>
                <w:sz w:val="18"/>
              </w:rPr>
            </w:pPr>
            <w:r>
              <w:rPr>
                <w:rFonts w:cs="Arial" w:ascii="Arial" w:hAnsi="Arial"/>
                <w:spacing w:val="-4"/>
                <w:w w:val="115"/>
                <w:sz w:val="18"/>
              </w:rPr>
              <w:t>Mean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5" w:hanging="0"/>
              <w:rPr>
                <w:rFonts w:ascii="Arial" w:hAnsi="Arial" w:cs="Arial"/>
                <w:sz w:val="18"/>
              </w:rPr>
            </w:pPr>
            <w:r>
              <w:rPr>
                <w:rFonts w:cs="Arial" w:ascii="Arial" w:hAnsi="Arial"/>
                <w:spacing w:val="-5"/>
                <w:w w:val="110"/>
                <w:sz w:val="18"/>
              </w:rPr>
              <w:t>SD</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6" w:hanging="0"/>
              <w:rPr>
                <w:rFonts w:ascii="Arial" w:hAnsi="Arial" w:cs="Arial"/>
                <w:sz w:val="18"/>
              </w:rPr>
            </w:pPr>
            <w:r>
              <w:rPr>
                <w:rFonts w:cs="Arial" w:ascii="Arial" w:hAnsi="Arial"/>
                <w:w w:val="108"/>
                <w:sz w:val="18"/>
              </w:rPr>
              <w:t>Z</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6" w:hanging="0"/>
              <w:rPr>
                <w:rFonts w:ascii="Arial" w:hAnsi="Arial" w:cs="Arial"/>
                <w:sz w:val="18"/>
              </w:rPr>
            </w:pPr>
            <w:r>
              <w:rPr>
                <w:rFonts w:cs="Arial" w:ascii="Arial" w:hAnsi="Arial"/>
                <w:spacing w:val="-2"/>
                <w:w w:val="115"/>
                <w:sz w:val="18"/>
              </w:rPr>
              <w:t>median</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spacing w:val="-5"/>
                <w:w w:val="115"/>
                <w:sz w:val="18"/>
              </w:rPr>
              <w:t>Min</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spacing w:val="-5"/>
                <w:w w:val="115"/>
                <w:sz w:val="18"/>
              </w:rPr>
              <w:t>Max</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17" w:hanging="0"/>
              <w:rPr>
                <w:rFonts w:ascii="Arial" w:hAnsi="Arial" w:cs="Arial"/>
                <w:sz w:val="18"/>
              </w:rPr>
            </w:pPr>
            <w:r>
              <w:rPr>
                <w:rFonts w:cs="Arial" w:ascii="Arial" w:hAnsi="Arial"/>
                <w:w w:val="115"/>
                <w:sz w:val="18"/>
              </w:rPr>
              <w:t>p-</w:t>
            </w:r>
            <w:r>
              <w:rPr>
                <w:rFonts w:cs="Arial" w:ascii="Arial" w:hAnsi="Arial"/>
                <w:spacing w:val="-4"/>
                <w:w w:val="115"/>
                <w:sz w:val="18"/>
              </w:rPr>
              <w:t>value</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right="142" w:hanging="0"/>
              <w:rPr>
                <w:rFonts w:ascii="Arial" w:hAnsi="Arial" w:cs="Arial"/>
                <w:i/>
                <w:i/>
                <w:sz w:val="12"/>
              </w:rPr>
            </w:pPr>
            <w:r>
              <w:rPr>
                <w:rFonts w:cs="Arial" w:ascii="Arial" w:hAnsi="Arial"/>
                <w:spacing w:val="-4"/>
                <w:position w:val="2"/>
                <w:sz w:val="18"/>
              </w:rPr>
              <w:t>N</w:t>
            </w:r>
            <w:r>
              <w:rPr>
                <w:rFonts w:cs="Arial" w:ascii="Arial" w:hAnsi="Arial"/>
                <w:i/>
                <w:spacing w:val="-4"/>
                <w:sz w:val="12"/>
              </w:rPr>
              <w:t>eff</w:t>
            </w:r>
          </w:p>
        </w:tc>
        <w:tc>
          <w:tcPr>
            <w:tcW w:w="659" w:type="dxa"/>
            <w:tcBorders>
              <w:top w:val="single" w:sz="4" w:space="0" w:color="000000"/>
              <w:left w:val="single" w:sz="4" w:space="0" w:color="000000"/>
              <w:bottom w:val="single" w:sz="4" w:space="0" w:color="000000"/>
            </w:tcBorders>
          </w:tcPr>
          <w:p>
            <w:pPr>
              <w:pStyle w:val="TableParagraph"/>
              <w:widowControl w:val="false"/>
              <w:spacing w:lineRule="auto" w:line="163"/>
              <w:ind w:right="123" w:hanging="0"/>
              <w:rPr>
                <w:rFonts w:ascii="Arial" w:hAnsi="Arial" w:cs="Arial"/>
                <w:sz w:val="18"/>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190"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before="8" w:after="0"/>
              <w:ind w:right="0" w:hanging="0"/>
              <w:jc w:val="left"/>
              <w:rPr>
                <w:rFonts w:ascii="Arial" w:hAnsi="Arial" w:cs="Arial"/>
                <w:sz w:val="20"/>
              </w:rPr>
            </w:pPr>
            <w:r>
              <w:rPr>
                <w:rFonts w:cs="Arial" w:ascii="Arial" w:hAnsi="Arial"/>
                <w:sz w:val="20"/>
              </w:rPr>
            </w:r>
          </w:p>
          <w:p>
            <w:pPr>
              <w:pStyle w:val="TableParagraph"/>
              <w:widowControl w:val="false"/>
              <w:spacing w:lineRule="auto" w:line="240"/>
              <w:ind w:left="114" w:right="0" w:hanging="0"/>
              <w:jc w:val="left"/>
              <w:rPr>
                <w:rFonts w:ascii="Arial" w:hAnsi="Arial" w:cs="Arial"/>
                <w:sz w:val="18"/>
              </w:rPr>
            </w:pPr>
            <w:r>
              <w:rPr>
                <w:rFonts w:cs="Arial" w:ascii="Arial" w:hAnsi="Arial"/>
                <w:spacing w:val="-2"/>
                <w:w w:val="120"/>
                <w:sz w:val="18"/>
              </w:rPr>
              <w:t>Commodity</w:t>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z w:val="18"/>
              </w:rPr>
            </w:pPr>
            <w:r>
              <w:rPr>
                <w:rFonts w:cs="Arial" w:ascii="Arial" w:hAnsi="Arial"/>
                <w:spacing w:val="-2"/>
                <w:w w:val="120"/>
                <w:sz w:val="18"/>
              </w:rPr>
              <w:t>Intercept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4" w:right="103" w:hanging="0"/>
              <w:jc w:val="center"/>
              <w:rPr>
                <w:rFonts w:ascii="Arial" w:hAnsi="Arial" w:cs="Arial"/>
                <w:sz w:val="18"/>
              </w:rPr>
            </w:pPr>
            <w:r>
              <w:rPr>
                <w:rFonts w:cs="Arial" w:ascii="Arial" w:hAnsi="Arial"/>
                <w:w w:val="105"/>
                <w:sz w:val="18"/>
              </w:rPr>
              <w:t>-</w:t>
            </w:r>
            <w:r>
              <w:rPr>
                <w:rFonts w:cs="Arial" w:ascii="Arial" w:hAnsi="Arial"/>
                <w:spacing w:val="-2"/>
                <w:w w:val="110"/>
                <w:sz w:val="18"/>
              </w:rPr>
              <w:t>0.318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5" w:hanging="0"/>
              <w:rPr>
                <w:rFonts w:ascii="Arial" w:hAnsi="Arial" w:cs="Arial"/>
                <w:sz w:val="18"/>
              </w:rPr>
            </w:pPr>
            <w:r>
              <w:rPr>
                <w:rFonts w:cs="Arial" w:ascii="Arial" w:hAnsi="Arial"/>
                <w:spacing w:val="-2"/>
                <w:w w:val="110"/>
                <w:sz w:val="18"/>
              </w:rPr>
              <w:t>0.042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6" w:hanging="0"/>
              <w:rPr>
                <w:rFonts w:ascii="Arial" w:hAnsi="Arial" w:cs="Arial"/>
                <w:sz w:val="18"/>
              </w:rPr>
            </w:pPr>
            <w:r>
              <w:rPr>
                <w:rFonts w:cs="Arial" w:ascii="Arial" w:hAnsi="Arial"/>
                <w:w w:val="110"/>
                <w:sz w:val="18"/>
              </w:rPr>
              <w:t>-</w:t>
            </w:r>
            <w:r>
              <w:rPr>
                <w:rFonts w:cs="Arial" w:ascii="Arial" w:hAnsi="Arial"/>
                <w:spacing w:val="-4"/>
                <w:w w:val="110"/>
                <w:sz w:val="18"/>
              </w:rPr>
              <w:t>7.62</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6" w:hanging="0"/>
              <w:rPr>
                <w:rFonts w:ascii="Arial" w:hAnsi="Arial" w:cs="Arial"/>
                <w:sz w:val="18"/>
              </w:rPr>
            </w:pPr>
            <w:r>
              <w:rPr>
                <w:rFonts w:cs="Arial" w:ascii="Arial" w:hAnsi="Arial"/>
                <w:w w:val="105"/>
                <w:sz w:val="18"/>
              </w:rPr>
              <w:t>-</w:t>
            </w:r>
            <w:r>
              <w:rPr>
                <w:rFonts w:cs="Arial" w:ascii="Arial" w:hAnsi="Arial"/>
                <w:spacing w:val="-2"/>
                <w:w w:val="110"/>
                <w:sz w:val="18"/>
              </w:rPr>
              <w:t>0.317</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right="117" w:hanging="0"/>
              <w:rPr>
                <w:rFonts w:ascii="Arial" w:hAnsi="Arial" w:cs="Arial"/>
                <w:sz w:val="18"/>
              </w:rPr>
            </w:pPr>
            <w:r>
              <w:rPr>
                <w:rFonts w:cs="Arial" w:ascii="Arial" w:hAnsi="Arial"/>
                <w:w w:val="105"/>
                <w:sz w:val="18"/>
              </w:rPr>
              <w:t>-</w:t>
            </w:r>
            <w:r>
              <w:rPr>
                <w:rFonts w:cs="Arial" w:ascii="Arial" w:hAnsi="Arial"/>
                <w:spacing w:val="-2"/>
                <w:w w:val="110"/>
                <w:sz w:val="18"/>
              </w:rPr>
              <w:t>0.397</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w w:val="105"/>
                <w:sz w:val="18"/>
              </w:rPr>
              <w:t>-</w:t>
            </w:r>
            <w:r>
              <w:rPr>
                <w:rFonts w:cs="Arial" w:ascii="Arial" w:hAnsi="Arial"/>
                <w:spacing w:val="-2"/>
                <w:w w:val="110"/>
                <w:sz w:val="18"/>
              </w:rPr>
              <w:t>0.236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z w:val="18"/>
              </w:rPr>
            </w:pPr>
            <w:r>
              <w:rPr>
                <w:rFonts w:cs="Arial" w:ascii="Arial" w:hAnsi="Arial"/>
                <w:spacing w:val="-5"/>
                <w:w w:val="110"/>
                <w:sz w:val="18"/>
              </w:rPr>
              <w:t>982</w:t>
            </w:r>
          </w:p>
        </w:tc>
        <w:tc>
          <w:tcPr>
            <w:tcW w:w="659" w:type="dxa"/>
            <w:tcBorders>
              <w:top w:val="single" w:sz="4" w:space="0" w:color="000000"/>
              <w:left w:val="single" w:sz="4" w:space="0" w:color="000000"/>
              <w:bottom w:val="single" w:sz="4" w:space="0" w:color="000000"/>
            </w:tcBorders>
          </w:tcPr>
          <w:p>
            <w:pPr>
              <w:pStyle w:val="TableParagraph"/>
              <w:widowControl w:val="false"/>
              <w:spacing w:lineRule="exact" w:line="197"/>
              <w:ind w:right="114" w:hanging="0"/>
              <w:rPr>
                <w:rFonts w:ascii="Arial" w:hAnsi="Arial" w:cs="Arial"/>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Predicted</w:t>
            </w:r>
            <w:r>
              <w:rPr>
                <w:rFonts w:cs="Arial" w:ascii="Arial" w:hAnsi="Arial"/>
                <w:spacing w:val="38"/>
                <w:w w:val="115"/>
                <w:sz w:val="18"/>
              </w:rPr>
              <w:t xml:space="preserve"> </w:t>
            </w:r>
            <w:r>
              <w:rPr>
                <w:rFonts w:cs="Arial" w:ascii="Arial" w:hAnsi="Arial"/>
                <w:spacing w:val="-4"/>
                <w:w w:val="115"/>
                <w:sz w:val="18"/>
              </w:rPr>
              <w:t>Yield</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1.007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55.64</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1.007</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0.972</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1.044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1044</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6"/>
                <w:w w:val="115"/>
                <w:sz w:val="18"/>
              </w:rPr>
              <w:t xml:space="preserve"> </w:t>
            </w:r>
            <w:r>
              <w:rPr>
                <w:rFonts w:cs="Arial" w:ascii="Arial" w:hAnsi="Arial"/>
                <w:w w:val="115"/>
                <w:sz w:val="18"/>
              </w:rPr>
              <w:t>(field</w:t>
            </w:r>
            <w:r>
              <w:rPr>
                <w:rFonts w:cs="Arial" w:ascii="Arial" w:hAnsi="Arial"/>
                <w:spacing w:val="-5"/>
                <w:w w:val="115"/>
                <w:sz w:val="18"/>
              </w:rPr>
              <w:t xml:space="preserve"> </w:t>
            </w:r>
            <w:r>
              <w:rPr>
                <w:rFonts w:cs="Arial" w:ascii="Arial" w:hAnsi="Arial"/>
                <w:spacing w:val="-2"/>
                <w:w w:val="115"/>
                <w:sz w:val="18"/>
              </w:rPr>
              <w:t>intercept)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0.119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0.041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2.89</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0.112</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0.051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0.216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0.004</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292</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1.020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0"/>
                <w:sz w:val="18"/>
              </w:rPr>
              <w:t>Sigma</w:t>
            </w:r>
            <w:r>
              <w:rPr>
                <w:rFonts w:cs="Arial" w:ascii="Arial" w:hAnsi="Arial"/>
                <w:spacing w:val="16"/>
                <w:w w:val="110"/>
                <w:sz w:val="18"/>
              </w:rPr>
              <w:t xml:space="preserve"> </w:t>
            </w:r>
            <w:r>
              <w:rPr>
                <w:rFonts w:cs="Arial" w:ascii="Arial" w:hAnsi="Arial"/>
                <w:w w:val="110"/>
                <w:sz w:val="18"/>
              </w:rPr>
              <w:t>(field</w:t>
            </w:r>
            <w:r>
              <w:rPr>
                <w:rFonts w:cs="Arial" w:ascii="Arial" w:hAnsi="Arial"/>
                <w:spacing w:val="17"/>
                <w:w w:val="110"/>
                <w:sz w:val="18"/>
              </w:rPr>
              <w:t xml:space="preserve"> </w:t>
            </w:r>
            <w:r>
              <w:rPr>
                <w:rFonts w:cs="Arial" w:ascii="Arial" w:hAnsi="Arial"/>
                <w:spacing w:val="-2"/>
                <w:w w:val="110"/>
                <w:sz w:val="18"/>
              </w:rPr>
              <w:t>slope)</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0.019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1.37</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0.023</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0.001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0.072</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0.170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295</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1.013</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Sigma</w:t>
            </w:r>
            <w:r>
              <w:rPr>
                <w:rFonts w:cs="Arial" w:ascii="Arial" w:hAnsi="Arial"/>
                <w:spacing w:val="-9"/>
                <w:w w:val="120"/>
                <w:sz w:val="18"/>
              </w:rPr>
              <w:t xml:space="preserve"> </w:t>
            </w:r>
            <w:r>
              <w:rPr>
                <w:rFonts w:cs="Arial" w:ascii="Arial" w:hAnsi="Arial"/>
                <w:w w:val="120"/>
                <w:sz w:val="18"/>
              </w:rPr>
              <w:t>(plot</w:t>
            </w:r>
            <w:r>
              <w:rPr>
                <w:rFonts w:cs="Arial" w:ascii="Arial" w:hAnsi="Arial"/>
                <w:spacing w:val="-9"/>
                <w:w w:val="120"/>
                <w:sz w:val="18"/>
              </w:rPr>
              <w:t xml:space="preserve"> </w:t>
            </w:r>
            <w:r>
              <w:rPr>
                <w:rFonts w:cs="Arial" w:ascii="Arial" w:hAnsi="Arial"/>
                <w:spacing w:val="-2"/>
                <w:w w:val="120"/>
                <w:sz w:val="18"/>
              </w:rPr>
              <w:t>intercept)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0.389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0.037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10.47</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0.388</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0.318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0.465</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506</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12"/>
                <w:w w:val="115"/>
                <w:sz w:val="18"/>
              </w:rPr>
              <w:t xml:space="preserve"> </w:t>
            </w:r>
            <w:r>
              <w:rPr>
                <w:rFonts w:cs="Arial" w:ascii="Arial" w:hAnsi="Arial"/>
                <w:w w:val="115"/>
                <w:sz w:val="18"/>
              </w:rPr>
              <w:t>(plot</w:t>
            </w:r>
            <w:r>
              <w:rPr>
                <w:rFonts w:cs="Arial" w:ascii="Arial" w:hAnsi="Arial"/>
                <w:spacing w:val="12"/>
                <w:w w:val="115"/>
                <w:sz w:val="18"/>
              </w:rPr>
              <w:t xml:space="preserve"> </w:t>
            </w:r>
            <w:r>
              <w:rPr>
                <w:rFonts w:cs="Arial" w:ascii="Arial" w:hAnsi="Arial"/>
                <w:spacing w:val="-2"/>
                <w:w w:val="115"/>
                <w:sz w:val="18"/>
              </w:rPr>
              <w:t>slope)</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0.169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0.017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9.86</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0.168</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0.135</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0.204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556</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1.006</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0.253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0.008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33.30</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0.253</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0.239</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0.268</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2002</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field)</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rFonts w:ascii="Arial" w:hAnsi="Arial" w:cs="Arial"/>
                <w:sz w:val="18"/>
              </w:rPr>
            </w:pPr>
            <w:r>
              <w:rPr>
                <w:rFonts w:cs="Arial" w:ascii="Arial" w:hAnsi="Arial"/>
                <w:w w:val="105"/>
                <w:sz w:val="18"/>
              </w:rPr>
              <w:t>-</w:t>
            </w:r>
            <w:r>
              <w:rPr>
                <w:rFonts w:cs="Arial" w:ascii="Arial" w:hAnsi="Arial"/>
                <w:spacing w:val="-2"/>
                <w:w w:val="110"/>
                <w:sz w:val="18"/>
              </w:rPr>
              <w:t>0.400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0.448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10"/>
                <w:sz w:val="18"/>
              </w:rPr>
              <w:t>-</w:t>
            </w:r>
            <w:r>
              <w:rPr>
                <w:rFonts w:cs="Arial" w:ascii="Arial" w:hAnsi="Arial"/>
                <w:spacing w:val="-4"/>
                <w:w w:val="110"/>
                <w:sz w:val="18"/>
              </w:rPr>
              <w:t>0.89</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0.525</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w w:val="105"/>
                <w:sz w:val="18"/>
              </w:rPr>
              <w:t>-</w:t>
            </w:r>
            <w:r>
              <w:rPr>
                <w:rFonts w:cs="Arial" w:ascii="Arial" w:hAnsi="Arial"/>
                <w:spacing w:val="-2"/>
                <w:w w:val="110"/>
                <w:sz w:val="18"/>
              </w:rPr>
              <w:t>0.944</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0.626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0.372</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660</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plot)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rFonts w:ascii="Arial" w:hAnsi="Arial" w:cs="Arial"/>
                <w:sz w:val="18"/>
              </w:rPr>
            </w:pPr>
            <w:r>
              <w:rPr>
                <w:rFonts w:cs="Arial" w:ascii="Arial" w:hAnsi="Arial"/>
                <w:w w:val="105"/>
                <w:sz w:val="18"/>
              </w:rPr>
              <w:t>-</w:t>
            </w:r>
            <w:r>
              <w:rPr>
                <w:rFonts w:cs="Arial" w:ascii="Arial" w:hAnsi="Arial"/>
                <w:spacing w:val="-2"/>
                <w:w w:val="110"/>
                <w:sz w:val="18"/>
              </w:rPr>
              <w:t>0.989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0.007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140.44</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0.990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w w:val="105"/>
                <w:sz w:val="18"/>
              </w:rPr>
              <w:t>-</w:t>
            </w:r>
            <w:r>
              <w:rPr>
                <w:rFonts w:cs="Arial" w:ascii="Arial" w:hAnsi="Arial"/>
                <w:spacing w:val="-2"/>
                <w:w w:val="110"/>
                <w:sz w:val="18"/>
              </w:rPr>
              <w:t>0.998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05"/>
                <w:sz w:val="18"/>
              </w:rPr>
              <w:t>-</w:t>
            </w:r>
            <w:r>
              <w:rPr>
                <w:rFonts w:cs="Arial" w:ascii="Arial" w:hAnsi="Arial"/>
                <w:spacing w:val="-2"/>
                <w:w w:val="110"/>
                <w:sz w:val="18"/>
              </w:rPr>
              <w:t>0.972</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936</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18"/>
              </w:rPr>
            </w:pPr>
            <w:r>
              <w:rPr>
                <w:rFonts w:cs="Arial" w:ascii="Arial" w:hAnsi="Arial"/>
                <w:sz w:val="18"/>
              </w:rPr>
            </w:r>
          </w:p>
          <w:p>
            <w:pPr>
              <w:pStyle w:val="TableParagraph"/>
              <w:widowControl w:val="false"/>
              <w:spacing w:lineRule="auto" w:line="240"/>
              <w:ind w:right="0" w:hanging="0"/>
              <w:jc w:val="left"/>
              <w:rPr>
                <w:rFonts w:ascii="Arial" w:hAnsi="Arial" w:cs="Arial"/>
                <w:sz w:val="20"/>
              </w:rPr>
            </w:pPr>
            <w:r>
              <w:rPr>
                <w:rFonts w:cs="Arial" w:ascii="Arial" w:hAnsi="Arial"/>
                <w:sz w:val="20"/>
              </w:rPr>
            </w:r>
          </w:p>
          <w:p>
            <w:pPr>
              <w:pStyle w:val="TableParagraph"/>
              <w:widowControl w:val="false"/>
              <w:spacing w:lineRule="auto" w:line="240"/>
              <w:ind w:left="114" w:right="0" w:hanging="0"/>
              <w:jc w:val="left"/>
              <w:rPr>
                <w:rFonts w:ascii="Arial" w:hAnsi="Arial" w:cs="Arial"/>
                <w:sz w:val="18"/>
              </w:rPr>
            </w:pPr>
            <w:r>
              <w:rPr>
                <w:rFonts w:cs="Arial" w:ascii="Arial" w:hAnsi="Arial"/>
                <w:spacing w:val="-4"/>
                <w:w w:val="110"/>
                <w:sz w:val="18"/>
              </w:rPr>
              <w:t>Seed</w:t>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20"/>
                <w:sz w:val="18"/>
              </w:rPr>
              <w:t>Intercept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rFonts w:ascii="Arial" w:hAnsi="Arial" w:cs="Arial"/>
                <w:sz w:val="18"/>
              </w:rPr>
            </w:pPr>
            <w:r>
              <w:rPr>
                <w:rFonts w:cs="Arial" w:ascii="Arial" w:hAnsi="Arial"/>
                <w:w w:val="105"/>
                <w:sz w:val="18"/>
              </w:rPr>
              <w:t>-</w:t>
            </w:r>
            <w:r>
              <w:rPr>
                <w:rFonts w:cs="Arial" w:ascii="Arial" w:hAnsi="Arial"/>
                <w:spacing w:val="-2"/>
                <w:w w:val="110"/>
                <w:sz w:val="18"/>
              </w:rPr>
              <w:t>0.210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0.072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10"/>
                <w:sz w:val="18"/>
              </w:rPr>
              <w:t>-</w:t>
            </w:r>
            <w:r>
              <w:rPr>
                <w:rFonts w:cs="Arial" w:ascii="Arial" w:hAnsi="Arial"/>
                <w:spacing w:val="-4"/>
                <w:w w:val="110"/>
                <w:sz w:val="18"/>
              </w:rPr>
              <w:t>2.90</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0.210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w w:val="105"/>
                <w:sz w:val="18"/>
              </w:rPr>
              <w:t>-</w:t>
            </w:r>
            <w:r>
              <w:rPr>
                <w:rFonts w:cs="Arial" w:ascii="Arial" w:hAnsi="Arial"/>
                <w:spacing w:val="-2"/>
                <w:w w:val="110"/>
                <w:sz w:val="18"/>
              </w:rPr>
              <w:t>0.348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05"/>
                <w:sz w:val="18"/>
              </w:rPr>
              <w:t>-</w:t>
            </w:r>
            <w:r>
              <w:rPr>
                <w:rFonts w:cs="Arial" w:ascii="Arial" w:hAnsi="Arial"/>
                <w:spacing w:val="-2"/>
                <w:w w:val="110"/>
                <w:sz w:val="18"/>
              </w:rPr>
              <w:t>0.066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0.004</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738</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1.007</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Predicted</w:t>
            </w:r>
            <w:r>
              <w:rPr>
                <w:rFonts w:cs="Arial" w:ascii="Arial" w:hAnsi="Arial"/>
                <w:spacing w:val="38"/>
                <w:w w:val="115"/>
                <w:sz w:val="18"/>
              </w:rPr>
              <w:t xml:space="preserve"> </w:t>
            </w:r>
            <w:r>
              <w:rPr>
                <w:rFonts w:cs="Arial" w:ascii="Arial" w:hAnsi="Arial"/>
                <w:spacing w:val="-4"/>
                <w:w w:val="115"/>
                <w:sz w:val="18"/>
              </w:rPr>
              <w:t>Yield</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0.856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0.025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34.62</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0.856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0.806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0.904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672</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1.008</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6"/>
                <w:w w:val="115"/>
                <w:sz w:val="18"/>
              </w:rPr>
              <w:t xml:space="preserve"> </w:t>
            </w:r>
            <w:r>
              <w:rPr>
                <w:rFonts w:cs="Arial" w:ascii="Arial" w:hAnsi="Arial"/>
                <w:w w:val="115"/>
                <w:sz w:val="18"/>
              </w:rPr>
              <w:t>(field</w:t>
            </w:r>
            <w:r>
              <w:rPr>
                <w:rFonts w:cs="Arial" w:ascii="Arial" w:hAnsi="Arial"/>
                <w:spacing w:val="-5"/>
                <w:w w:val="115"/>
                <w:sz w:val="18"/>
              </w:rPr>
              <w:t xml:space="preserve"> </w:t>
            </w:r>
            <w:r>
              <w:rPr>
                <w:rFonts w:cs="Arial" w:ascii="Arial" w:hAnsi="Arial"/>
                <w:spacing w:val="-2"/>
                <w:w w:val="115"/>
                <w:sz w:val="18"/>
              </w:rPr>
              <w:t>intercept)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2.28</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0.038</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0.011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0.079</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0.022</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226</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0"/>
                <w:sz w:val="18"/>
              </w:rPr>
              <w:t>Sigma</w:t>
            </w:r>
            <w:r>
              <w:rPr>
                <w:rFonts w:cs="Arial" w:ascii="Arial" w:hAnsi="Arial"/>
                <w:spacing w:val="16"/>
                <w:w w:val="110"/>
                <w:sz w:val="18"/>
              </w:rPr>
              <w:t xml:space="preserve"> </w:t>
            </w:r>
            <w:r>
              <w:rPr>
                <w:rFonts w:cs="Arial" w:ascii="Arial" w:hAnsi="Arial"/>
                <w:w w:val="110"/>
                <w:sz w:val="18"/>
              </w:rPr>
              <w:t>(field</w:t>
            </w:r>
            <w:r>
              <w:rPr>
                <w:rFonts w:cs="Arial" w:ascii="Arial" w:hAnsi="Arial"/>
                <w:spacing w:val="17"/>
                <w:w w:val="110"/>
                <w:sz w:val="18"/>
              </w:rPr>
              <w:t xml:space="preserve"> </w:t>
            </w:r>
            <w:r>
              <w:rPr>
                <w:rFonts w:cs="Arial" w:ascii="Arial" w:hAnsi="Arial"/>
                <w:spacing w:val="-2"/>
                <w:w w:val="110"/>
                <w:sz w:val="18"/>
              </w:rPr>
              <w:t>slope)</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0.010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0.007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1.56</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0.009</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0.001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0.023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0.118</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217</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20"/>
                <w:sz w:val="18"/>
              </w:rPr>
              <w:t>Sigma</w:t>
            </w:r>
            <w:r>
              <w:rPr>
                <w:rFonts w:cs="Arial" w:ascii="Arial" w:hAnsi="Arial"/>
                <w:spacing w:val="-9"/>
                <w:w w:val="120"/>
                <w:sz w:val="18"/>
              </w:rPr>
              <w:t xml:space="preserve"> </w:t>
            </w:r>
            <w:r>
              <w:rPr>
                <w:rFonts w:cs="Arial" w:ascii="Arial" w:hAnsi="Arial"/>
                <w:w w:val="120"/>
                <w:sz w:val="18"/>
              </w:rPr>
              <w:t>(plot</w:t>
            </w:r>
            <w:r>
              <w:rPr>
                <w:rFonts w:cs="Arial" w:ascii="Arial" w:hAnsi="Arial"/>
                <w:spacing w:val="-9"/>
                <w:w w:val="120"/>
                <w:sz w:val="18"/>
              </w:rPr>
              <w:t xml:space="preserve"> </w:t>
            </w:r>
            <w:r>
              <w:rPr>
                <w:rFonts w:cs="Arial" w:ascii="Arial" w:hAnsi="Arial"/>
                <w:spacing w:val="-2"/>
                <w:w w:val="120"/>
                <w:sz w:val="18"/>
              </w:rPr>
              <w:t>intercept)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0.097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0.013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7.26</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0.097</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0.072</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0.124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470</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Sigma</w:t>
            </w:r>
            <w:r>
              <w:rPr>
                <w:rFonts w:cs="Arial" w:ascii="Arial" w:hAnsi="Arial"/>
                <w:spacing w:val="12"/>
                <w:w w:val="115"/>
                <w:sz w:val="18"/>
              </w:rPr>
              <w:t xml:space="preserve"> </w:t>
            </w:r>
            <w:r>
              <w:rPr>
                <w:rFonts w:cs="Arial" w:ascii="Arial" w:hAnsi="Arial"/>
                <w:w w:val="115"/>
                <w:sz w:val="18"/>
              </w:rPr>
              <w:t>(plot</w:t>
            </w:r>
            <w:r>
              <w:rPr>
                <w:rFonts w:cs="Arial" w:ascii="Arial" w:hAnsi="Arial"/>
                <w:spacing w:val="12"/>
                <w:w w:val="115"/>
                <w:sz w:val="18"/>
              </w:rPr>
              <w:t xml:space="preserve"> </w:t>
            </w:r>
            <w:r>
              <w:rPr>
                <w:rFonts w:cs="Arial" w:ascii="Arial" w:hAnsi="Arial"/>
                <w:spacing w:val="-2"/>
                <w:w w:val="115"/>
                <w:sz w:val="18"/>
              </w:rPr>
              <w:t>slope)</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0.032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0.005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4"/>
                <w:w w:val="110"/>
                <w:sz w:val="18"/>
              </w:rPr>
              <w:t>5.83</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0.032</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0.021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0.043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379</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1.006</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spacing w:val="-2"/>
                <w:w w:val="115"/>
                <w:sz w:val="18"/>
              </w:rPr>
              <w:t>Sigma</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z w:val="18"/>
              </w:rPr>
            </w:pPr>
            <w:r>
              <w:rPr>
                <w:rFonts w:cs="Arial" w:ascii="Arial" w:hAnsi="Arial"/>
                <w:spacing w:val="-2"/>
                <w:w w:val="110"/>
                <w:sz w:val="18"/>
              </w:rPr>
              <w:t>0.289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0.012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23.59</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spacing w:val="-2"/>
                <w:w w:val="110"/>
                <w:sz w:val="18"/>
              </w:rPr>
              <w:t>0.289</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0.266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0.314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4"/>
                <w:w w:val="110"/>
                <w:sz w:val="18"/>
              </w:rPr>
              <w:t>1218</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1.001</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field)</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rFonts w:ascii="Arial" w:hAnsi="Arial" w:cs="Arial"/>
                <w:sz w:val="18"/>
              </w:rPr>
            </w:pPr>
            <w:r>
              <w:rPr>
                <w:rFonts w:cs="Arial" w:ascii="Arial" w:hAnsi="Arial"/>
                <w:w w:val="105"/>
                <w:sz w:val="18"/>
              </w:rPr>
              <w:t>-</w:t>
            </w:r>
            <w:r>
              <w:rPr>
                <w:rFonts w:cs="Arial" w:ascii="Arial" w:hAnsi="Arial"/>
                <w:spacing w:val="-2"/>
                <w:w w:val="110"/>
                <w:sz w:val="18"/>
              </w:rPr>
              <w:t>0.470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0.436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10"/>
                <w:sz w:val="18"/>
              </w:rPr>
              <w:t>-</w:t>
            </w:r>
            <w:r>
              <w:rPr>
                <w:rFonts w:cs="Arial" w:ascii="Arial" w:hAnsi="Arial"/>
                <w:spacing w:val="-4"/>
                <w:w w:val="110"/>
                <w:sz w:val="18"/>
              </w:rPr>
              <w:t>1.08</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0.616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w w:val="105"/>
                <w:sz w:val="18"/>
              </w:rPr>
              <w:t>-</w:t>
            </w:r>
            <w:r>
              <w:rPr>
                <w:rFonts w:cs="Arial" w:ascii="Arial" w:hAnsi="Arial"/>
                <w:spacing w:val="-2"/>
                <w:w w:val="110"/>
                <w:sz w:val="18"/>
              </w:rPr>
              <w:t>0.946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spacing w:val="-2"/>
                <w:w w:val="110"/>
                <w:sz w:val="18"/>
              </w:rPr>
              <w:t>0.603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0.281</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457</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widowControl w:val="false"/>
              <w:rPr>
                <w:rFonts w:ascii="Arial" w:hAnsi="Arial" w:cs="Arial"/>
                <w:sz w:val="2"/>
                <w:szCs w:val="2"/>
              </w:rPr>
            </w:pPr>
            <w:r>
              <w:rPr>
                <w:rFonts w:cs="Arial" w:ascii="Arial" w:hAnsi="Arial"/>
                <w:sz w:val="2"/>
                <w:szCs w:val="2"/>
              </w:rPr>
            </w:r>
          </w:p>
        </w:tc>
        <w:tc>
          <w:tcPr>
            <w:tcW w:w="248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z w:val="18"/>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plot)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rFonts w:ascii="Arial" w:hAnsi="Arial" w:cs="Arial"/>
                <w:sz w:val="18"/>
              </w:rPr>
            </w:pPr>
            <w:r>
              <w:rPr>
                <w:rFonts w:cs="Arial" w:ascii="Arial" w:hAnsi="Arial"/>
                <w:w w:val="105"/>
                <w:sz w:val="18"/>
              </w:rPr>
              <w:t>-</w:t>
            </w:r>
            <w:r>
              <w:rPr>
                <w:rFonts w:cs="Arial" w:ascii="Arial" w:hAnsi="Arial"/>
                <w:spacing w:val="-2"/>
                <w:w w:val="110"/>
                <w:sz w:val="18"/>
              </w:rPr>
              <w:t>0.902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5" w:hanging="0"/>
              <w:rPr>
                <w:rFonts w:ascii="Arial" w:hAnsi="Arial" w:cs="Arial"/>
                <w:sz w:val="18"/>
              </w:rPr>
            </w:pPr>
            <w:r>
              <w:rPr>
                <w:rFonts w:cs="Arial" w:ascii="Arial" w:hAnsi="Arial"/>
                <w:spacing w:val="-2"/>
                <w:w w:val="110"/>
                <w:sz w:val="18"/>
              </w:rPr>
              <w:t>0.038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23.81</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6" w:hanging="0"/>
              <w:rPr>
                <w:rFonts w:ascii="Arial" w:hAnsi="Arial" w:cs="Arial"/>
                <w:sz w:val="18"/>
              </w:rPr>
            </w:pPr>
            <w:r>
              <w:rPr>
                <w:rFonts w:cs="Arial" w:ascii="Arial" w:hAnsi="Arial"/>
                <w:w w:val="105"/>
                <w:sz w:val="18"/>
              </w:rPr>
              <w:t>-</w:t>
            </w:r>
            <w:r>
              <w:rPr>
                <w:rFonts w:cs="Arial" w:ascii="Arial" w:hAnsi="Arial"/>
                <w:spacing w:val="-2"/>
                <w:w w:val="110"/>
                <w:sz w:val="18"/>
              </w:rPr>
              <w:t>0.909</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117" w:hanging="0"/>
              <w:rPr>
                <w:rFonts w:ascii="Arial" w:hAnsi="Arial" w:cs="Arial"/>
                <w:sz w:val="18"/>
              </w:rPr>
            </w:pPr>
            <w:r>
              <w:rPr>
                <w:rFonts w:cs="Arial" w:ascii="Arial" w:hAnsi="Arial"/>
                <w:w w:val="105"/>
                <w:sz w:val="18"/>
              </w:rPr>
              <w:t>-</w:t>
            </w:r>
            <w:r>
              <w:rPr>
                <w:rFonts w:cs="Arial" w:ascii="Arial" w:hAnsi="Arial"/>
                <w:spacing w:val="-2"/>
                <w:w w:val="110"/>
                <w:sz w:val="18"/>
              </w:rPr>
              <w:t>0.954</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w w:val="105"/>
                <w:sz w:val="18"/>
              </w:rPr>
              <w:t>-</w:t>
            </w:r>
            <w:r>
              <w:rPr>
                <w:rFonts w:cs="Arial" w:ascii="Arial" w:hAnsi="Arial"/>
                <w:spacing w:val="-2"/>
                <w:w w:val="110"/>
                <w:sz w:val="18"/>
              </w:rPr>
              <w:t>0.808</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z w:val="18"/>
              </w:rPr>
            </w:pPr>
            <w:r>
              <w:rPr>
                <w:rFonts w:cs="Arial" w:ascii="Arial" w:hAnsi="Arial"/>
                <w:spacing w:val="-5"/>
                <w:w w:val="110"/>
                <w:sz w:val="18"/>
              </w:rPr>
              <w:t>486</w:t>
            </w:r>
          </w:p>
        </w:tc>
        <w:tc>
          <w:tcPr>
            <w:tcW w:w="659" w:type="dxa"/>
            <w:tcBorders>
              <w:top w:val="single" w:sz="4" w:space="0" w:color="000000"/>
              <w:left w:val="single" w:sz="4" w:space="0" w:color="000000"/>
              <w:bottom w:val="single" w:sz="4" w:space="0" w:color="000000"/>
            </w:tcBorders>
          </w:tcPr>
          <w:p>
            <w:pPr>
              <w:pStyle w:val="TableParagraph"/>
              <w:widowControl w:val="false"/>
              <w:ind w:right="114" w:hanging="0"/>
              <w:rPr>
                <w:rFonts w:ascii="Arial" w:hAnsi="Arial" w:cs="Arial"/>
                <w:sz w:val="18"/>
              </w:rPr>
            </w:pPr>
            <w:r>
              <w:rPr>
                <w:rFonts w:cs="Arial" w:ascii="Arial" w:hAnsi="Arial"/>
                <w:spacing w:val="-2"/>
                <w:w w:val="110"/>
                <w:sz w:val="18"/>
              </w:rPr>
              <w:t>1.007</w:t>
            </w:r>
          </w:p>
        </w:tc>
      </w:tr>
    </w:tbl>
    <w:p>
      <w:pPr>
        <w:pStyle w:val="Normal"/>
        <w:rPr>
          <w:rFonts w:ascii="Arial" w:hAnsi="Arial" w:cs="Arial"/>
        </w:rPr>
      </w:pPr>
      <w:r>
        <w:rPr/>
      </w:r>
    </w:p>
    <w:sectPr>
      <w:footerReference w:type="default" r:id="rId33"/>
      <w:type w:val="nextPage"/>
      <w:pgSz w:w="12240" w:h="15840"/>
      <w:pgMar w:left="1320" w:right="380" w:gutter="0" w:header="0" w:top="1380" w:footer="822" w:bottom="102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oover, Shelley" w:date="2022-09-12T08:21:00Z" w:initials="HS">
    <w:p>
      <w:r>
        <w:rPr>
          <w:rFonts w:ascii="Liberation Serif" w:hAnsi="Liberation Serif" w:eastAsia="DejaVu Sans" w:cs="DejaVu Sans"/>
          <w:sz w:val="24"/>
          <w:szCs w:val="24"/>
          <w:lang w:val="en-US" w:eastAsia="en-US" w:bidi="en-US"/>
        </w:rPr>
        <w:t>Do you want to mention the other points you highlight in the conclusion, eg distance effects? I think you have space.</w:t>
      </w:r>
    </w:p>
  </w:comment>
  <w:comment w:id="1" w:author="Hoover, Shelley" w:date="2022-09-12T09:22:00Z" w:initials="HS">
    <w:p>
      <w:r>
        <w:rPr>
          <w:rFonts w:ascii="Liberation Serif" w:hAnsi="Liberation Serif" w:eastAsia="DejaVu Sans" w:cs="DejaVu Sans"/>
          <w:sz w:val="24"/>
          <w:szCs w:val="24"/>
          <w:lang w:val="en-US" w:eastAsia="en-US" w:bidi="en-US"/>
        </w:rPr>
        <w:t xml:space="preserve">So would you say that extra pollinators do little for the yield of commodity canola yield because it isn’t pollen limited, whereas the seed crop is pollen limited, so there is an effect of LCB visitation Why then no </w:t>
      </w:r>
      <w:r>
        <w:rPr>
          <w:rFonts w:ascii="Liberation Serif" w:hAnsi="Liberation Serif" w:eastAsia="DejaVu Sans" w:cs="DejaVu Sans"/>
          <w:sz w:val="24"/>
          <w:szCs w:val="24"/>
          <w:vertAlign w:val="subscript"/>
          <w:lang w:val="en-US" w:eastAsia="en-US" w:bidi="en-US"/>
        </w:rPr>
        <w:t xml:space="preserve">+ </w:t>
      </w:r>
      <w:r>
        <w:rPr>
          <w:rFonts w:ascii="Liberation Serif" w:hAnsi="Liberation Serif" w:eastAsia="DejaVu Sans" w:cs="DejaVu Sans"/>
          <w:sz w:val="24"/>
          <w:szCs w:val="24"/>
          <w:lang w:val="en-US" w:eastAsia="en-US" w:bidi="en-US"/>
        </w:rPr>
        <w:t xml:space="preserve">effect of HB Visitation? But there is a pod set distance HB effect. </w:t>
      </w:r>
    </w:p>
  </w:comment>
  <w:comment w:id="2" w:author="Hoover, Shelley" w:date="2022-09-09T15:08:00Z" w:initials="HS">
    <w:p>
      <w:r>
        <w:rPr>
          <w:rFonts w:ascii="Liberation Serif" w:hAnsi="Liberation Serif" w:eastAsia="DejaVu Sans" w:cs="DejaVu Sans"/>
          <w:sz w:val="24"/>
          <w:szCs w:val="24"/>
          <w:lang w:val="en-US" w:eastAsia="en-US" w:bidi="en-US"/>
        </w:rPr>
        <w:t>It (dependence on pollinators) also depends on the variety of plant!</w:t>
      </w:r>
    </w:p>
  </w:comment>
  <w:comment w:id="3" w:author="SR" w:date="2022-09-22T16:33:41Z" w:initials="SR">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bidi="ar-SA" w:eastAsia="en-US" w:val="en-US"/>
        </w:rPr>
        <w:t>Reply to Hoover, Shelley (2022-09-09, 15:08): "..."</w:t>
      </w:r>
    </w:p>
    <w:p>
      <w:r>
        <w:rPr>
          <w:rFonts w:ascii="Liberation Serif" w:hAnsi="Liberation Serif" w:eastAsia="DejaVu Sans" w:cs="DejaVu Sans"/>
          <w:sz w:val="20"/>
          <w:szCs w:val="24"/>
          <w:lang w:bidi="ar-SA" w:eastAsia="en-US" w:val="en-US"/>
        </w:rPr>
        <w:t>I didn’t study this either, so probably better to leave this out</w:t>
      </w:r>
    </w:p>
  </w:comment>
  <w:comment w:id="4" w:author="Hoover, Shelley" w:date="2022-09-12T08:33:00Z" w:initials="HS">
    <w:p>
      <w:r>
        <w:rPr>
          <w:rFonts w:ascii="Liberation Serif" w:hAnsi="Liberation Serif" w:eastAsia="DejaVu Sans" w:cs="DejaVu Sans"/>
          <w:sz w:val="24"/>
          <w:szCs w:val="24"/>
          <w:lang w:val="en-US" w:eastAsia="en-US" w:bidi="en-US"/>
        </w:rPr>
        <w:t>You need to say how many gallons of bees per shelter – the bees are the stocking rate, not the tents! You also need to introduce the latin and common names for this LCB species, and identify LCB as an abbreviation of leafcutting bee the first time it is used, as I did above for HB.</w:t>
      </w:r>
    </w:p>
  </w:comment>
  <w:comment w:id="5" w:author="Hoover, Shelley" w:date="2022-09-09T15:49:00Z" w:initials="HS">
    <w:p>
      <w:r>
        <w:rPr>
          <w:rFonts w:ascii="Liberation Serif" w:hAnsi="Liberation Serif" w:eastAsia="DejaVu Sans" w:cs="DejaVu Sans"/>
          <w:sz w:val="24"/>
          <w:szCs w:val="24"/>
          <w:lang w:val="en-US" w:eastAsia="en-US" w:bidi="en-US"/>
        </w:rPr>
        <w:t>Formatting got messed up here when I converted it, sorry!</w:t>
      </w:r>
    </w:p>
  </w:comment>
  <w:comment w:id="6" w:author="Hoover, Shelley" w:date="2022-09-12T08:56:00Z" w:initials="HS">
    <w:p>
      <w:r>
        <w:rPr>
          <w:rFonts w:ascii="Liberation Serif" w:hAnsi="Liberation Serif" w:eastAsia="DejaVu Sans" w:cs="DejaVu Sans"/>
          <w:sz w:val="24"/>
          <w:szCs w:val="24"/>
          <w:lang w:val="en-US" w:eastAsia="en-US" w:bidi="en-US"/>
        </w:rPr>
        <w:t xml:space="preserve">Anything else you want to highlight from the path analyses –  eg effects of LCB distance on HB visits, huge effect of plant size on # flowers, what about the effect of HB distance on  pod set – you say later that basically honey bees do nothing, and yet increasing distance from hives decreased pod set? Just a spurious correlation ? What about the effect of HB distance on plant density…? Is that just because plants are denser in the field centre versus margin…? Similar to the effect on plant size ….centre is just better for plants? I think you should  explain these paths more, especially the seed diagram. </w:t>
      </w:r>
    </w:p>
  </w:comment>
  <w:comment w:id="7" w:author="Hoover, Shelley" w:date="2022-09-12T08:45:00Z" w:initials="HS">
    <w:p>
      <w:r>
        <w:rPr>
          <w:rFonts w:ascii="Liberation Serif" w:hAnsi="Liberation Serif" w:eastAsia="DejaVu Sans" w:cs="DejaVu Sans"/>
          <w:sz w:val="24"/>
          <w:szCs w:val="24"/>
          <w:lang w:val="en-US" w:eastAsia="en-US" w:bidi="en-US"/>
        </w:rPr>
        <w:t>What do you mean specifically here? # seeds? But not weight, for example? Or total yield? Remind the reader.</w:t>
      </w:r>
    </w:p>
  </w:comment>
  <w:comment w:id="8" w:author="Hoover, Shelley" w:date="2022-09-12T08:53:00Z" w:initials="HS">
    <w:p>
      <w:r>
        <w:rPr>
          <w:rFonts w:ascii="Liberation Serif" w:hAnsi="Liberation Serif" w:eastAsia="DejaVu Sans" w:cs="DejaVu Sans"/>
          <w:sz w:val="24"/>
          <w:szCs w:val="24"/>
          <w:lang w:val="en-US" w:eastAsia="en-US" w:bidi="en-US"/>
        </w:rPr>
        <w:t>But the path of plant size to yield is different in the two crops, no? Just size - # seeds in commodity, whereas there is a + path between plant size and # seeds, seed size, and pod set in seed canola. Lay that out clearly, don’t rely on their interpretation of your figure</w:t>
      </w:r>
    </w:p>
  </w:comment>
  <w:comment w:id="9" w:author="Hoover, Shelley" w:date="2022-09-12T08:49:00Z" w:initials="HS">
    <w:p>
      <w:r>
        <w:rPr>
          <w:rFonts w:ascii="Liberation Serif" w:hAnsi="Liberation Serif" w:eastAsia="DejaVu Sans" w:cs="DejaVu Sans"/>
          <w:sz w:val="24"/>
          <w:szCs w:val="24"/>
          <w:lang w:val="en-US" w:eastAsia="en-US" w:bidi="en-US"/>
        </w:rPr>
        <w:t>Do you want</w:t>
      </w:r>
    </w:p>
  </w:comment>
  <w:comment w:id="10" w:author="Hoover, Shelley" w:date="2022-09-12T08:49:00Z" w:initials="HS">
    <w:p>
      <w:r>
        <w:rPr>
          <w:rFonts w:ascii="Liberation Serif" w:hAnsi="Liberation Serif" w:eastAsia="DejaVu Sans" w:cs="DejaVu Sans"/>
          <w:sz w:val="24"/>
          <w:szCs w:val="24"/>
          <w:lang w:val="en-US" w:eastAsia="en-US" w:bidi="en-US"/>
        </w:rPr>
        <w:t xml:space="preserve">Do you want to talk about the differences in the paths a bit more - </w:t>
      </w:r>
    </w:p>
  </w:comment>
  <w:comment w:id="11" w:author="Hoover, Shelley" w:date="2022-09-12T08:56:00Z" w:initials="HS">
    <w:p>
      <w:r>
        <w:rPr>
          <w:rFonts w:ascii="Liberation Serif" w:hAnsi="Liberation Serif" w:eastAsia="DejaVu Sans" w:cs="DejaVu Sans"/>
          <w:sz w:val="24"/>
          <w:szCs w:val="24"/>
          <w:lang w:val="en-US" w:eastAsia="en-US" w:bidi="en-US"/>
        </w:rPr>
      </w:r>
    </w:p>
  </w:comment>
  <w:comment w:id="13" w:author="Hoover, Shelley" w:date="2022-09-09T15:56:00Z" w:initials="HS">
    <w:p>
      <w:r>
        <w:rPr>
          <w:rFonts w:ascii="Liberation Serif" w:hAnsi="Liberation Serif" w:eastAsia="DejaVu Sans" w:cs="DejaVu Sans"/>
          <w:sz w:val="24"/>
          <w:szCs w:val="24"/>
          <w:lang w:val="en-US" w:eastAsia="en-US" w:bidi="en-US"/>
        </w:rPr>
        <w:t>Seems unexpected – is it because there was so much pollen deposited in the commodity crop? Can we say the levels of pollen deposition and something as to why?</w:t>
      </w:r>
    </w:p>
  </w:comment>
  <w:comment w:id="12" w:author="Hoover, Shelley" w:date="2022-09-12T08:53:00Z" w:initials="HS">
    <w:p>
      <w:r>
        <w:rPr>
          <w:rFonts w:ascii="Liberation Serif" w:hAnsi="Liberation Serif" w:eastAsia="DejaVu Sans" w:cs="DejaVu Sans"/>
          <w:sz w:val="24"/>
          <w:szCs w:val="24"/>
          <w:lang w:val="en-US" w:eastAsia="en-US" w:bidi="en-US"/>
        </w:rPr>
        <w:t>…because maybe they aren’t pollen - limited</w:t>
      </w:r>
    </w:p>
  </w:comment>
  <w:comment w:id="15" w:author="Hoover, Shelley" w:date="2022-09-09T15:58:00Z" w:initials="HS">
    <w:p>
      <w:r>
        <w:rPr>
          <w:rFonts w:ascii="Liberation Serif" w:hAnsi="Liberation Serif" w:eastAsia="DejaVu Sans" w:cs="DejaVu Sans"/>
          <w:sz w:val="24"/>
          <w:szCs w:val="24"/>
          <w:lang w:val="en-US" w:eastAsia="en-US" w:bidi="en-US"/>
        </w:rPr>
        <w:t>Visits/ plot / hour?</w:t>
      </w:r>
    </w:p>
  </w:comment>
  <w:comment w:id="14" w:author="Hoover, Shelley" w:date="2022-09-12T08:51:00Z" w:initials="HS">
    <w:p>
      <w:r>
        <w:rPr>
          <w:rFonts w:ascii="Liberation Serif" w:hAnsi="Liberation Serif" w:eastAsia="DejaVu Sans" w:cs="DejaVu Sans"/>
          <w:sz w:val="24"/>
          <w:szCs w:val="24"/>
          <w:lang w:val="en-US" w:eastAsia="en-US" w:bidi="en-US"/>
        </w:rPr>
        <w:t xml:space="preserve">I took out the visitation stuff from the path analuysis because it distracted – could it go here as “path analysis confirmed </w:t>
      </w:r>
      <w:r>
        <w:rPr>
          <w:rFonts w:eastAsia="DejaVu Sans" w:ascii="Arial" w:hAnsi="Arial" w:cs="Arial"/>
          <w:sz w:val="24"/>
          <w:szCs w:val="24"/>
          <w:lang w:val="en-US" w:eastAsia="en-US" w:bidi="en-US"/>
        </w:rPr>
        <w:t>….”</w:t>
      </w:r>
    </w:p>
  </w:comment>
  <w:comment w:id="16" w:author="Hoover, Shelley" w:date="2022-09-09T15:59:00Z" w:initials="HS">
    <w:p>
      <w:r>
        <w:rPr>
          <w:rFonts w:ascii="Liberation Serif" w:hAnsi="Liberation Serif" w:eastAsia="DejaVu Sans" w:cs="DejaVu Sans"/>
          <w:sz w:val="24"/>
          <w:szCs w:val="24"/>
          <w:lang w:val="en-US" w:eastAsia="en-US" w:bidi="en-US"/>
        </w:rPr>
        <w:t>Or aggression from them!!</w:t>
      </w:r>
    </w:p>
  </w:comment>
  <w:comment w:id="17" w:author="Hoover, Shelley" w:date="2022-09-09T16:01:00Z" w:initials="HS">
    <w:p>
      <w:r>
        <w:rPr>
          <w:rFonts w:ascii="Liberation Serif" w:hAnsi="Liberation Serif" w:eastAsia="DejaVu Sans" w:cs="DejaVu Sans"/>
          <w:sz w:val="24"/>
          <w:szCs w:val="24"/>
          <w:lang w:val="en-US" w:eastAsia="en-US" w:bidi="en-US"/>
        </w:rPr>
        <w:t>Seems strange to report one value as a p and one as means?? If P = 0.14 maybe just say there was no difference.</w:t>
      </w:r>
    </w:p>
  </w:comment>
  <w:comment w:id="18" w:author="Hoover, Shelley" w:date="2022-09-12T09:09:00Z" w:initials="HS">
    <w:p>
      <w:r>
        <w:rPr>
          <w:rFonts w:ascii="Liberation Serif" w:hAnsi="Liberation Serif" w:eastAsia="DejaVu Sans" w:cs="DejaVu Sans"/>
          <w:sz w:val="24"/>
          <w:szCs w:val="24"/>
          <w:lang w:val="en-US" w:eastAsia="en-US" w:bidi="en-US"/>
        </w:rPr>
      </w:r>
    </w:p>
  </w:comment>
  <w:comment w:id="19" w:author="Hoover, Shelley" w:date="2022-09-12T09:27:00Z" w:initials="HS">
    <w:p>
      <w:r>
        <w:rPr>
          <w:rFonts w:ascii="Liberation Serif" w:hAnsi="Liberation Serif" w:eastAsia="DejaVu Sans" w:cs="DejaVu Sans"/>
          <w:sz w:val="24"/>
          <w:szCs w:val="24"/>
          <w:lang w:val="en-US" w:eastAsia="en-US" w:bidi="en-US"/>
        </w:rPr>
        <w:t>I am a little confused about the effects of HB distance on LCB visits and LCB distance on HB visits…any thoughts?</w:t>
      </w:r>
    </w:p>
  </w:comment>
  <w:comment w:id="20" w:author="Hoover, Shelley" w:date="2022-09-12T08:48:00Z" w:initials="HS">
    <w:p>
      <w:r>
        <w:rPr>
          <w:rFonts w:ascii="Liberation Serif" w:hAnsi="Liberation Serif" w:eastAsia="DejaVu Sans" w:cs="DejaVu Sans"/>
          <w:sz w:val="24"/>
          <w:szCs w:val="24"/>
          <w:lang w:val="en-US" w:eastAsia="en-US" w:bidi="en-US"/>
        </w:rPr>
        <w:t>You need to mention the colours (red and black). What do they mean…</w:t>
      </w:r>
    </w:p>
  </w:comment>
  <w:comment w:id="21" w:author="Hoover, Shelley" w:date="2022-09-09T16:07:00Z" w:initials="HS">
    <w:p>
      <w:r>
        <w:rPr>
          <w:rFonts w:ascii="Liberation Serif" w:hAnsi="Liberation Serif" w:eastAsia="DejaVu Sans" w:cs="DejaVu Sans"/>
          <w:sz w:val="24"/>
          <w:szCs w:val="24"/>
          <w:lang w:val="en-US" w:eastAsia="en-US" w:bidi="en-US"/>
        </w:rPr>
        <w:t>You mean they cross over to the male bay and deposit less pollen as they move inward to the centre of the female bay? Please clarify.</w:t>
      </w:r>
    </w:p>
  </w:comment>
  <w:comment w:id="22" w:author="Hoover, Shelley" w:date="2022-09-12T09:14:00Z" w:initials="HS">
    <w:p>
      <w:r>
        <w:rPr>
          <w:rFonts w:ascii="Liberation Serif" w:hAnsi="Liberation Serif" w:eastAsia="DejaVu Sans" w:cs="DejaVu Sans"/>
          <w:sz w:val="24"/>
          <w:szCs w:val="24"/>
          <w:lang w:val="en-US" w:eastAsia="en-US" w:bidi="en-US"/>
        </w:rPr>
        <w:t>Refer to figure 4 af where first appropriate, in the order the figures appear, and to each graph specifically.</w:t>
      </w:r>
    </w:p>
  </w:comment>
  <w:comment w:id="23" w:author="Hoover, Shelley" w:date="2022-09-09T16:09:00Z" w:initials="HS">
    <w:p>
      <w:r>
        <w:rPr>
          <w:rFonts w:ascii="Liberation Serif" w:hAnsi="Liberation Serif" w:eastAsia="DejaVu Sans" w:cs="DejaVu Sans"/>
          <w:sz w:val="24"/>
          <w:szCs w:val="24"/>
          <w:lang w:val="en-US" w:eastAsia="en-US" w:bidi="en-US"/>
        </w:rPr>
        <w:t>Pod production?</w:t>
      </w:r>
    </w:p>
  </w:comment>
  <w:comment w:id="24" w:author="Hoover, Shelley" w:date="2022-09-09T16:12:00Z" w:initials="HS">
    <w:p>
      <w:r>
        <w:rPr>
          <w:rFonts w:ascii="Liberation Serif" w:hAnsi="Liberation Serif" w:eastAsia="DejaVu Sans" w:cs="DejaVu Sans"/>
          <w:sz w:val="24"/>
          <w:szCs w:val="24"/>
          <w:lang w:val="en-US" w:eastAsia="en-US" w:bidi="en-US"/>
        </w:rPr>
        <w:t>One doesn’t follow from the other?</w:t>
      </w:r>
    </w:p>
  </w:comment>
  <w:comment w:id="25" w:author="Hoover, Shelley" w:date="2022-09-09T16:15:00Z" w:initials="HS">
    <w:p>
      <w:r>
        <w:rPr>
          <w:rFonts w:ascii="Liberation Serif" w:hAnsi="Liberation Serif" w:eastAsia="DejaVu Sans" w:cs="DejaVu Sans"/>
          <w:sz w:val="24"/>
          <w:szCs w:val="24"/>
          <w:lang w:val="en-US" w:eastAsia="en-US" w:bidi="en-US"/>
        </w:rPr>
        <w:t>I think you need to add some caveats here – it seems like pollen deposition does affect seed set, but not at the high levels we observed perhaps</w:t>
      </w:r>
    </w:p>
  </w:comment>
  <w:comment w:id="26" w:author="Hoover, Shelley" w:date="2022-09-09T16:23:00Z" w:initials="HS">
    <w:p>
      <w:r>
        <w:rPr>
          <w:rFonts w:ascii="Liberation Serif" w:hAnsi="Liberation Serif" w:eastAsia="DejaVu Sans" w:cs="DejaVu Sans"/>
          <w:sz w:val="24"/>
          <w:szCs w:val="24"/>
          <w:lang w:val="en-US" w:eastAsia="en-US" w:bidi="en-US"/>
        </w:rPr>
        <w:t>Is it unexpected? I’d expect them there, leafcutter bee producers would expect them there. I think Lindsey Zink found more there too? I know we predict they will be closer to shelters, but that assumes they all decide to nest in the shelters, and they like canola equally to the edge crops, and there are no sources outside the field</w:t>
      </w:r>
    </w:p>
  </w:comment>
  <w:comment w:id="28" w:author="Hoover, Shelley" w:date="2022-09-09T16:36:00Z" w:initials="HS">
    <w:p>
      <w:r>
        <w:rPr>
          <w:rFonts w:ascii="Liberation Serif" w:hAnsi="Liberation Serif" w:eastAsia="DejaVu Sans" w:cs="DejaVu Sans"/>
          <w:sz w:val="24"/>
          <w:szCs w:val="24"/>
          <w:lang w:val="en-US" w:eastAsia="en-US" w:bidi="en-US"/>
        </w:rPr>
        <w:t>And mechanistic</w:t>
      </w:r>
    </w:p>
  </w:comment>
  <w:comment w:id="27" w:author="Hoover, Shelley" w:date="2022-09-09T16:37:00Z" w:initials="HS">
    <w:p>
      <w:r>
        <w:rPr>
          <w:rFonts w:ascii="Liberation Serif" w:hAnsi="Liberation Serif" w:eastAsia="DejaVu Sans" w:cs="DejaVu Sans"/>
          <w:sz w:val="24"/>
          <w:szCs w:val="24"/>
          <w:lang w:val="en-US" w:eastAsia="en-US" w:bidi="en-US"/>
        </w:rPr>
        <w:t>Yes! Great!</w:t>
      </w:r>
    </w:p>
  </w:comment>
  <w:comment w:id="29" w:author="Hoover, Shelley" w:date="2022-09-09T16:38:00Z" w:initials="HS">
    <w:p>
      <w:r>
        <w:rPr>
          <w:rFonts w:ascii="Liberation Serif" w:hAnsi="Liberation Serif" w:eastAsia="DejaVu Sans" w:cs="DejaVu Sans"/>
          <w:sz w:val="24"/>
          <w:szCs w:val="24"/>
          <w:lang w:val="en-US" w:eastAsia="en-US" w:bidi="en-US"/>
        </w:rPr>
        <w:t>This is great – lay it out this explicitly as a prediction in the intro!</w:t>
      </w:r>
    </w:p>
  </w:comment>
  <w:comment w:id="30" w:author="Hoover, Shelley" w:date="2022-09-09T16:40:00Z" w:initials="HS">
    <w:p>
      <w:r>
        <w:rPr>
          <w:rFonts w:ascii="Liberation Serif" w:hAnsi="Liberation Serif" w:eastAsia="DejaVu Sans" w:cs="DejaVu Sans"/>
          <w:sz w:val="24"/>
          <w:szCs w:val="24"/>
          <w:lang w:val="en-US" w:eastAsia="en-US" w:bidi="en-US"/>
        </w:rPr>
        <w:t xml:space="preserve">Yes! Here are the alternate hypotheses I was wanting! </w:t>
      </w:r>
    </w:p>
  </w:comment>
  <w:comment w:id="31" w:author="Hoover, Shelley" w:date="2022-09-09T16:41:00Z" w:initials="HS">
    <w:p>
      <w:r>
        <w:rPr>
          <w:rFonts w:ascii="Liberation Serif" w:hAnsi="Liberation Serif" w:eastAsia="DejaVu Sans" w:cs="DejaVu Sans"/>
          <w:sz w:val="24"/>
          <w:szCs w:val="24"/>
          <w:lang w:val="en-US" w:eastAsia="en-US" w:bidi="en-US"/>
        </w:rPr>
        <w:t>I forget – do you say in the intro or methods that LCBs are only stocked in the seed fields?</w:t>
      </w:r>
    </w:p>
  </w:comment>
  <w:comment w:id="32" w:author="Hoover, Shelley" w:date="2022-09-09T16:42:00Z" w:initials="HS">
    <w:p>
      <w:r>
        <w:rPr>
          <w:rFonts w:ascii="Liberation Serif" w:hAnsi="Liberation Serif" w:eastAsia="DejaVu Sans" w:cs="DejaVu Sans"/>
          <w:sz w:val="24"/>
          <w:szCs w:val="24"/>
          <w:lang w:val="en-US" w:eastAsia="en-US" w:bidi="en-US"/>
        </w:rPr>
        <w:t>B doesn’t follow directly from A, so lead the reader through the logic.</w:t>
      </w:r>
    </w:p>
  </w:comment>
  <w:comment w:id="33" w:author="Hoover, Shelley" w:date="2022-09-09T16:43:00Z" w:initials="HS">
    <w:p>
      <w:r>
        <w:rPr>
          <w:rFonts w:ascii="Liberation Serif" w:hAnsi="Liberation Serif" w:eastAsia="DejaVu Sans" w:cs="DejaVu Sans"/>
          <w:sz w:val="24"/>
          <w:szCs w:val="24"/>
          <w:lang w:val="en-US" w:eastAsia="en-US" w:bidi="en-US"/>
        </w:rPr>
        <w:t>Riley’s paper was recently accepted, we may be able to cite that in some places rather than his thesis</w:t>
      </w:r>
    </w:p>
  </w:comment>
  <w:comment w:id="34" w:author="Hoover, Shelley" w:date="2022-09-09T16:46:00Z" w:initials="HS">
    <w:p>
      <w:r>
        <w:rPr>
          <w:rFonts w:ascii="Liberation Serif" w:hAnsi="Liberation Serif" w:eastAsia="DejaVu Sans" w:cs="DejaVu Sans"/>
          <w:sz w:val="24"/>
          <w:szCs w:val="24"/>
          <w:lang w:val="en-US" w:eastAsia="en-US" w:bidi="en-US"/>
        </w:rPr>
        <w:t>Or stocking rates were too low – see Sabbahi rates (very high!)</w:t>
      </w:r>
    </w:p>
  </w:comment>
  <w:comment w:id="35" w:author="Hoover, Shelley" w:date="2022-09-09T16:48:00Z" w:initials="HS">
    <w:p>
      <w:r>
        <w:rPr>
          <w:rFonts w:ascii="Liberation Serif" w:hAnsi="Liberation Serif" w:eastAsia="DejaVu Sans" w:cs="DejaVu Sans"/>
          <w:sz w:val="24"/>
          <w:szCs w:val="24"/>
          <w:lang w:val="en-US" w:eastAsia="en-US" w:bidi="en-US"/>
        </w:rPr>
        <w:t>Yes, exactly!</w:t>
      </w:r>
    </w:p>
  </w:comment>
  <w:comment w:id="36" w:author="Hoover, Shelley" w:date="2022-09-09T16:49:00Z" w:initials="HS">
    <w:p>
      <w:r>
        <w:rPr>
          <w:rFonts w:ascii="Liberation Serif" w:hAnsi="Liberation Serif" w:eastAsia="DejaVu Sans" w:cs="DejaVu Sans"/>
          <w:sz w:val="24"/>
          <w:szCs w:val="24"/>
          <w:lang w:val="en-US" w:eastAsia="en-US" w:bidi="en-US"/>
        </w:rPr>
        <w:t>Lower than…</w:t>
      </w:r>
    </w:p>
    <w:p>
      <w:r>
        <w:rPr>
          <w:rFonts w:ascii="Liberation Serif" w:hAnsi="Liberation Serif" w:eastAsia="DejaVu Sans" w:cs="DejaVu Sans"/>
          <w:sz w:val="24"/>
          <w:szCs w:val="24"/>
          <w:lang w:val="en-US" w:eastAsia="en-US" w:bidi="en-US"/>
        </w:rPr>
      </w:r>
    </w:p>
  </w:comment>
  <w:comment w:id="37" w:author="Hoover, Shelley" w:date="2022-09-09T16:53:00Z" w:initials="HS">
    <w:p>
      <w:r>
        <w:rPr>
          <w:rFonts w:ascii="Liberation Serif" w:hAnsi="Liberation Serif" w:eastAsia="DejaVu Sans" w:cs="DejaVu Sans"/>
          <w:sz w:val="24"/>
          <w:szCs w:val="24"/>
          <w:lang w:val="en-US" w:eastAsia="en-US" w:bidi="en-US"/>
        </w:rPr>
        <w:t>Rate as in how fast, or do you mean total amount?</w:t>
      </w:r>
    </w:p>
  </w:comment>
  <w:comment w:id="38" w:author="Hoover, Shelley" w:date="2022-09-09T17:04:00Z" w:initials="HS">
    <w:p>
      <w:r>
        <w:rPr>
          <w:rFonts w:ascii="Liberation Serif" w:hAnsi="Liberation Serif" w:eastAsia="DejaVu Sans" w:cs="DejaVu Sans"/>
          <w:sz w:val="24"/>
          <w:szCs w:val="24"/>
          <w:lang w:val="en-US" w:eastAsia="en-US" w:bidi="en-US"/>
        </w:rPr>
        <w:t>See also Marini, L., Tamburini, G., Petrucco-Toffolo, E., Lindström, S. A., Zanetti, F., Mosca, G., &amp; Bommarco, R. (2015). Crop management modifies the benefits of insect pollination in oilseed rape. Agriculture, Ecosystems &amp; Environment, 207, 61-66.</w:t>
      </w:r>
    </w:p>
  </w:comment>
  <w:comment w:id="39" w:author="Hoover, Shelley" w:date="2022-09-09T17:05:00Z" w:initials="HS">
    <w:p>
      <w:r>
        <w:rPr>
          <w:rFonts w:ascii="Liberation Serif" w:hAnsi="Liberation Serif" w:eastAsia="DejaVu Sans" w:cs="DejaVu Sans"/>
          <w:sz w:val="24"/>
          <w:szCs w:val="24"/>
          <w:lang w:val="en-US" w:eastAsia="en-US" w:bidi="en-US"/>
        </w:rPr>
        <w:t>How many pods did your plants have?</w:t>
      </w:r>
    </w:p>
  </w:comment>
  <w:comment w:id="40" w:author="Hoover, Shelley" w:date="2022-09-12T08:38:00Z" w:initials="HS">
    <w:p>
      <w:r>
        <w:rPr>
          <w:rFonts w:ascii="Liberation Serif" w:hAnsi="Liberation Serif" w:eastAsia="DejaVu Sans" w:cs="DejaVu Sans"/>
          <w:sz w:val="24"/>
          <w:szCs w:val="24"/>
          <w:lang w:val="en-US" w:eastAsia="en-US" w:bidi="en-US"/>
        </w:rPr>
        <w:t>Some formatting issue here, probably from converting it to word</w:t>
      </w:r>
    </w:p>
  </w:comment>
  <w:comment w:id="41" w:author="Hoover, Shelley" w:date="2022-09-12T08:40:00Z" w:initials="HS">
    <w:p>
      <w:r>
        <w:rPr>
          <w:rFonts w:ascii="Liberation Serif" w:hAnsi="Liberation Serif" w:eastAsia="DejaVu Sans" w:cs="DejaVu Sans"/>
          <w:sz w:val="24"/>
          <w:szCs w:val="24"/>
          <w:lang w:val="en-US" w:eastAsia="en-US" w:bidi="en-US"/>
        </w:rPr>
        <w:t>You need to say that this is a tiny view of the edge of a much larger circular field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PMingLiU">
    <w:charset w:val="01"/>
    <w:family w:val="roman"/>
    <w:pitch w:val="variable"/>
  </w:font>
  <w:font w:name="Arial">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 wp14:anchorId="1FD3E20C">
              <wp:simplePos x="0" y="0"/>
              <wp:positionH relativeFrom="page">
                <wp:posOffset>3773805</wp:posOffset>
              </wp:positionH>
              <wp:positionV relativeFrom="page">
                <wp:posOffset>9396730</wp:posOffset>
              </wp:positionV>
              <wp:extent cx="238125" cy="177800"/>
              <wp:effectExtent l="0" t="0" r="0" b="0"/>
              <wp:wrapNone/>
              <wp:docPr id="1" name="docshape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6</w:t>
                          </w:r>
                          <w:r>
                            <w:rPr>
                              <w:spacing w:val="-5"/>
                              <w:color w:val="000000"/>
                            </w:rPr>
                            <w:fldChar w:fldCharType="end"/>
                          </w:r>
                        </w:p>
                      </w:txbxContent>
                    </wps:txbx>
                    <wps:bodyPr lIns="0" rIns="0" tIns="0" bIns="0" anchor="t" upright="1">
                      <a:noAutofit/>
                    </wps:bodyPr>
                  </wps:wsp>
                </a:graphicData>
              </a:graphic>
            </wp:anchor>
          </w:drawing>
        </mc:Choice>
        <mc:Fallback>
          <w:pict>
            <v:rect id="shape_0" ID="docshape1"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6</w:t>
                    </w:r>
                    <w:r>
                      <w:rPr>
                        <w:spacing w:val="-5"/>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9" wp14:anchorId="1FD3E20C">
              <wp:simplePos x="0" y="0"/>
              <wp:positionH relativeFrom="page">
                <wp:posOffset>3773805</wp:posOffset>
              </wp:positionH>
              <wp:positionV relativeFrom="page">
                <wp:posOffset>9396730</wp:posOffset>
              </wp:positionV>
              <wp:extent cx="238125" cy="177800"/>
              <wp:effectExtent l="0" t="0" r="0" b="0"/>
              <wp:wrapNone/>
              <wp:docPr id="24" name="docshape 24"/>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32</w:t>
                          </w:r>
                          <w:r>
                            <w:rPr>
                              <w:spacing w:val="-5"/>
                              <w:color w:val="000000"/>
                            </w:rPr>
                            <w:fldChar w:fldCharType="end"/>
                          </w:r>
                        </w:p>
                      </w:txbxContent>
                    </wps:txbx>
                    <wps:bodyPr lIns="0" rIns="0" tIns="0" bIns="0" anchor="t" upright="1">
                      <a:noAutofit/>
                    </wps:bodyPr>
                  </wps:wsp>
                </a:graphicData>
              </a:graphic>
            </wp:anchor>
          </w:drawing>
        </mc:Choice>
        <mc:Fallback>
          <w:pict>
            <v:rect id="shape_0" ID="docshape 24"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32</w:t>
                    </w:r>
                    <w:r>
                      <w:rPr>
                        <w:spacing w:val="-5"/>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0" wp14:anchorId="1FD3E20C">
              <wp:simplePos x="0" y="0"/>
              <wp:positionH relativeFrom="page">
                <wp:posOffset>3773805</wp:posOffset>
              </wp:positionH>
              <wp:positionV relativeFrom="page">
                <wp:posOffset>9396730</wp:posOffset>
              </wp:positionV>
              <wp:extent cx="238125" cy="177800"/>
              <wp:effectExtent l="0" t="0" r="0" b="0"/>
              <wp:wrapNone/>
              <wp:docPr id="26" name="docshape 2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wps:txbx>
                    <wps:bodyPr lIns="0" rIns="0" tIns="0" bIns="0" anchor="t" upright="1">
                      <a:noAutofit/>
                    </wps:bodyPr>
                  </wps:wsp>
                </a:graphicData>
              </a:graphic>
            </wp:anchor>
          </w:drawing>
        </mc:Choice>
        <mc:Fallback>
          <w:pict>
            <v:rect id="shape_0" ID="docshape 25"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2" wp14:anchorId="1FD3E20C">
              <wp:simplePos x="0" y="0"/>
              <wp:positionH relativeFrom="page">
                <wp:posOffset>3773805</wp:posOffset>
              </wp:positionH>
              <wp:positionV relativeFrom="page">
                <wp:posOffset>9396730</wp:posOffset>
              </wp:positionV>
              <wp:extent cx="238125" cy="177800"/>
              <wp:effectExtent l="0" t="0" r="0" b="0"/>
              <wp:wrapNone/>
              <wp:docPr id="28" name="docshape 26"/>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wps:txbx>
                    <wps:bodyPr lIns="0" rIns="0" tIns="0" bIns="0" anchor="t" upright="1">
                      <a:noAutofit/>
                    </wps:bodyPr>
                  </wps:wsp>
                </a:graphicData>
              </a:graphic>
            </wp:anchor>
          </w:drawing>
        </mc:Choice>
        <mc:Fallback>
          <w:pict>
            <v:rect id="shape_0" ID="docshape 26"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4" wp14:anchorId="1FD3E20C">
              <wp:simplePos x="0" y="0"/>
              <wp:positionH relativeFrom="page">
                <wp:posOffset>3773805</wp:posOffset>
              </wp:positionH>
              <wp:positionV relativeFrom="page">
                <wp:posOffset>9396730</wp:posOffset>
              </wp:positionV>
              <wp:extent cx="238125" cy="177800"/>
              <wp:effectExtent l="0" t="0" r="0" b="0"/>
              <wp:wrapNone/>
              <wp:docPr id="30" name="docshape 27"/>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wps:txbx>
                    <wps:bodyPr lIns="0" rIns="0" tIns="0" bIns="0" anchor="t" upright="1">
                      <a:noAutofit/>
                    </wps:bodyPr>
                  </wps:wsp>
                </a:graphicData>
              </a:graphic>
            </wp:anchor>
          </w:drawing>
        </mc:Choice>
        <mc:Fallback>
          <w:pict>
            <v:rect id="shape_0" ID="docshape 27"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6" wp14:anchorId="1FD3E20C">
              <wp:simplePos x="0" y="0"/>
              <wp:positionH relativeFrom="page">
                <wp:posOffset>3773805</wp:posOffset>
              </wp:positionH>
              <wp:positionV relativeFrom="page">
                <wp:posOffset>9396730</wp:posOffset>
              </wp:positionV>
              <wp:extent cx="238125" cy="177800"/>
              <wp:effectExtent l="0" t="0" r="0" b="0"/>
              <wp:wrapNone/>
              <wp:docPr id="32" name="docshape 28"/>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wps:txbx>
                    <wps:bodyPr lIns="0" rIns="0" tIns="0" bIns="0" anchor="t" upright="1">
                      <a:noAutofit/>
                    </wps:bodyPr>
                  </wps:wsp>
                </a:graphicData>
              </a:graphic>
            </wp:anchor>
          </w:drawing>
        </mc:Choice>
        <mc:Fallback>
          <w:pict>
            <v:rect id="shape_0" ID="docshape 28"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 wp14:anchorId="1E93A8D3">
              <wp:simplePos x="0" y="0"/>
              <wp:positionH relativeFrom="page">
                <wp:posOffset>3773805</wp:posOffset>
              </wp:positionH>
              <wp:positionV relativeFrom="page">
                <wp:posOffset>9396730</wp:posOffset>
              </wp:positionV>
              <wp:extent cx="238125" cy="177800"/>
              <wp:effectExtent l="0" t="0" r="0" b="0"/>
              <wp:wrapNone/>
              <wp:docPr id="36" name="docshape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wps:txbx>
                    <wps:bodyPr lIns="0" rIns="0" tIns="0" bIns="0" anchor="t" upright="1">
                      <a:noAutofit/>
                    </wps:bodyPr>
                  </wps:wsp>
                </a:graphicData>
              </a:graphic>
            </wp:anchor>
          </w:drawing>
        </mc:Choice>
        <mc:Fallback>
          <w:pict>
            <v:rect id="shape_0" ID="docshape2"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8" wp14:anchorId="1E93A8D3">
              <wp:simplePos x="0" y="0"/>
              <wp:positionH relativeFrom="page">
                <wp:posOffset>3773805</wp:posOffset>
              </wp:positionH>
              <wp:positionV relativeFrom="page">
                <wp:posOffset>9396730</wp:posOffset>
              </wp:positionV>
              <wp:extent cx="238125" cy="177800"/>
              <wp:effectExtent l="0" t="0" r="0" b="0"/>
              <wp:wrapNone/>
              <wp:docPr id="39" name="docshape 29"/>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wps:txbx>
                    <wps:bodyPr lIns="0" rIns="0" tIns="0" bIns="0" anchor="t" upright="1">
                      <a:noAutofit/>
                    </wps:bodyPr>
                  </wps:wsp>
                </a:graphicData>
              </a:graphic>
            </wp:anchor>
          </w:drawing>
        </mc:Choice>
        <mc:Fallback>
          <w:pict>
            <v:rect id="shape_0" ID="docshape 29"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9" wp14:anchorId="1E93A8D3">
              <wp:simplePos x="0" y="0"/>
              <wp:positionH relativeFrom="page">
                <wp:posOffset>3773805</wp:posOffset>
              </wp:positionH>
              <wp:positionV relativeFrom="page">
                <wp:posOffset>9396730</wp:posOffset>
              </wp:positionV>
              <wp:extent cx="238125" cy="177800"/>
              <wp:effectExtent l="0" t="0" r="0" b="0"/>
              <wp:wrapNone/>
              <wp:docPr id="41" name="docshape 3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wps:txbx>
                    <wps:bodyPr lIns="0" rIns="0" tIns="0" bIns="0" anchor="t" upright="1">
                      <a:noAutofit/>
                    </wps:bodyPr>
                  </wps:wsp>
                </a:graphicData>
              </a:graphic>
            </wp:anchor>
          </w:drawing>
        </mc:Choice>
        <mc:Fallback>
          <w:pict>
            <v:rect id="shape_0" ID="docshape 30"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0" wp14:anchorId="1E93A8D3">
              <wp:simplePos x="0" y="0"/>
              <wp:positionH relativeFrom="page">
                <wp:posOffset>3773805</wp:posOffset>
              </wp:positionH>
              <wp:positionV relativeFrom="page">
                <wp:posOffset>9396730</wp:posOffset>
              </wp:positionV>
              <wp:extent cx="238125" cy="177800"/>
              <wp:effectExtent l="0" t="0" r="0" b="0"/>
              <wp:wrapNone/>
              <wp:docPr id="43" name="docshape 3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wps:txbx>
                    <wps:bodyPr lIns="0" rIns="0" tIns="0" bIns="0" anchor="t" upright="1">
                      <a:noAutofit/>
                    </wps:bodyPr>
                  </wps:wsp>
                </a:graphicData>
              </a:graphic>
            </wp:anchor>
          </w:drawing>
        </mc:Choice>
        <mc:Fallback>
          <w:pict>
            <v:rect id="shape_0" ID="docshape 31"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4" wp14:anchorId="1FD3E20C">
              <wp:simplePos x="0" y="0"/>
              <wp:positionH relativeFrom="page">
                <wp:posOffset>3773805</wp:posOffset>
              </wp:positionH>
              <wp:positionV relativeFrom="page">
                <wp:posOffset>9396730</wp:posOffset>
              </wp:positionV>
              <wp:extent cx="238125" cy="177800"/>
              <wp:effectExtent l="0" t="0" r="0" b="0"/>
              <wp:wrapNone/>
              <wp:docPr id="3" name="docshape 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12</w:t>
                          </w:r>
                          <w:r>
                            <w:rPr>
                              <w:spacing w:val="-5"/>
                              <w:color w:val="000000"/>
                            </w:rPr>
                            <w:fldChar w:fldCharType="end"/>
                          </w:r>
                        </w:p>
                      </w:txbxContent>
                    </wps:txbx>
                    <wps:bodyPr lIns="0" rIns="0" tIns="0" bIns="0" anchor="t" upright="1">
                      <a:noAutofit/>
                    </wps:bodyPr>
                  </wps:wsp>
                </a:graphicData>
              </a:graphic>
            </wp:anchor>
          </w:drawing>
        </mc:Choice>
        <mc:Fallback>
          <w:pict>
            <v:rect id="shape_0" ID="docshape 5"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12</w:t>
                    </w:r>
                    <w:r>
                      <w:rPr>
                        <w:spacing w:val="-5"/>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1" wp14:anchorId="1E93A8D3">
              <wp:simplePos x="0" y="0"/>
              <wp:positionH relativeFrom="page">
                <wp:posOffset>3773805</wp:posOffset>
              </wp:positionH>
              <wp:positionV relativeFrom="page">
                <wp:posOffset>9396730</wp:posOffset>
              </wp:positionV>
              <wp:extent cx="238125" cy="177800"/>
              <wp:effectExtent l="0" t="0" r="0" b="0"/>
              <wp:wrapNone/>
              <wp:docPr id="45" name="docshape 3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37</w:t>
                          </w:r>
                          <w:r>
                            <w:rPr>
                              <w:spacing w:val="-5"/>
                              <w:color w:val="000000"/>
                            </w:rPr>
                            <w:fldChar w:fldCharType="end"/>
                          </w:r>
                        </w:p>
                      </w:txbxContent>
                    </wps:txbx>
                    <wps:bodyPr lIns="0" rIns="0" tIns="0" bIns="0" anchor="t" upright="1">
                      <a:noAutofit/>
                    </wps:bodyPr>
                  </wps:wsp>
                </a:graphicData>
              </a:graphic>
            </wp:anchor>
          </w:drawing>
        </mc:Choice>
        <mc:Fallback>
          <w:pict>
            <v:rect id="shape_0" ID="docshape 32"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37</w:t>
                    </w:r>
                    <w:r>
                      <w:rPr>
                        <w:spacing w:val="-5"/>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4" wp14:anchorId="1E93A8D3">
              <wp:simplePos x="0" y="0"/>
              <wp:positionH relativeFrom="page">
                <wp:posOffset>3773805</wp:posOffset>
              </wp:positionH>
              <wp:positionV relativeFrom="page">
                <wp:posOffset>9396730</wp:posOffset>
              </wp:positionV>
              <wp:extent cx="238125" cy="177800"/>
              <wp:effectExtent l="0" t="0" r="0" b="0"/>
              <wp:wrapNone/>
              <wp:docPr id="47" name="docshape 33"/>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39</w:t>
                          </w:r>
                          <w:r>
                            <w:rPr>
                              <w:spacing w:val="-5"/>
                              <w:color w:val="000000"/>
                            </w:rPr>
                            <w:fldChar w:fldCharType="end"/>
                          </w:r>
                        </w:p>
                      </w:txbxContent>
                    </wps:txbx>
                    <wps:bodyPr lIns="0" rIns="0" tIns="0" bIns="0" anchor="t" upright="1">
                      <a:noAutofit/>
                    </wps:bodyPr>
                  </wps:wsp>
                </a:graphicData>
              </a:graphic>
            </wp:anchor>
          </w:drawing>
        </mc:Choice>
        <mc:Fallback>
          <w:pict>
            <v:rect id="shape_0" ID="docshape 33"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39</w:t>
                    </w:r>
                    <w:r>
                      <w:rPr>
                        <w:spacing w:val="-5"/>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8" wp14:anchorId="1E93A8D3">
              <wp:simplePos x="0" y="0"/>
              <wp:positionH relativeFrom="page">
                <wp:posOffset>3773805</wp:posOffset>
              </wp:positionH>
              <wp:positionV relativeFrom="page">
                <wp:posOffset>9396730</wp:posOffset>
              </wp:positionV>
              <wp:extent cx="238125" cy="177800"/>
              <wp:effectExtent l="0" t="0" r="0" b="0"/>
              <wp:wrapNone/>
              <wp:docPr id="49" name="docshape 34"/>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41</w:t>
                          </w:r>
                          <w:r>
                            <w:rPr>
                              <w:spacing w:val="-5"/>
                              <w:color w:val="000000"/>
                            </w:rPr>
                            <w:fldChar w:fldCharType="end"/>
                          </w:r>
                        </w:p>
                      </w:txbxContent>
                    </wps:txbx>
                    <wps:bodyPr lIns="0" rIns="0" tIns="0" bIns="0" anchor="t" upright="1">
                      <a:noAutofit/>
                    </wps:bodyPr>
                  </wps:wsp>
                </a:graphicData>
              </a:graphic>
            </wp:anchor>
          </w:drawing>
        </mc:Choice>
        <mc:Fallback>
          <w:pict>
            <v:rect id="shape_0" ID="docshape 34"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41</w:t>
                    </w:r>
                    <w:r>
                      <w:rPr>
                        <w:spacing w:val="-5"/>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2" wp14:anchorId="1E93A8D3">
              <wp:simplePos x="0" y="0"/>
              <wp:positionH relativeFrom="page">
                <wp:posOffset>3773805</wp:posOffset>
              </wp:positionH>
              <wp:positionV relativeFrom="page">
                <wp:posOffset>9396730</wp:posOffset>
              </wp:positionV>
              <wp:extent cx="238125" cy="177800"/>
              <wp:effectExtent l="0" t="0" r="0" b="0"/>
              <wp:wrapNone/>
              <wp:docPr id="51" name="docshape 3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43</w:t>
                          </w:r>
                          <w:r>
                            <w:rPr>
                              <w:spacing w:val="-5"/>
                              <w:color w:val="000000"/>
                            </w:rPr>
                            <w:fldChar w:fldCharType="end"/>
                          </w:r>
                        </w:p>
                      </w:txbxContent>
                    </wps:txbx>
                    <wps:bodyPr lIns="0" rIns="0" tIns="0" bIns="0" anchor="t" upright="1">
                      <a:noAutofit/>
                    </wps:bodyPr>
                  </wps:wsp>
                </a:graphicData>
              </a:graphic>
            </wp:anchor>
          </w:drawing>
        </mc:Choice>
        <mc:Fallback>
          <w:pict>
            <v:rect id="shape_0" ID="docshape 35"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43</w:t>
                    </w:r>
                    <w:r>
                      <w:rPr>
                        <w:spacing w:val="-5"/>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3" wp14:anchorId="1E93A8D3">
              <wp:simplePos x="0" y="0"/>
              <wp:positionH relativeFrom="page">
                <wp:posOffset>3773805</wp:posOffset>
              </wp:positionH>
              <wp:positionV relativeFrom="page">
                <wp:posOffset>9396730</wp:posOffset>
              </wp:positionV>
              <wp:extent cx="238125" cy="177800"/>
              <wp:effectExtent l="0" t="0" r="0" b="0"/>
              <wp:wrapNone/>
              <wp:docPr id="53" name="docshape 36"/>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upright="1">
                      <a:noAutofit/>
                    </wps:bodyPr>
                  </wps:wsp>
                </a:graphicData>
              </a:graphic>
            </wp:anchor>
          </w:drawing>
        </mc:Choice>
        <mc:Fallback>
          <w:pict>
            <v:rect id="shape_0" ID="docshape 36" path="m0,0l-2147483645,0l-2147483645,-2147483646l0,-2147483646xe" stroked="f" o:allowincell="f" style="position:absolute;margin-left:297.15pt;margin-top:739.9pt;width:18.7pt;height:13.95pt;mso-wrap-style:square;v-text-anchor:top;mso-position-horizontal-relative:page;mso-position-vertical-relative:page" wp14:anchorId="1E93A8D3">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6" wp14:anchorId="1FD3E20C">
              <wp:simplePos x="0" y="0"/>
              <wp:positionH relativeFrom="page">
                <wp:posOffset>3773805</wp:posOffset>
              </wp:positionH>
              <wp:positionV relativeFrom="page">
                <wp:posOffset>9396730</wp:posOffset>
              </wp:positionV>
              <wp:extent cx="238125" cy="177800"/>
              <wp:effectExtent l="0" t="0" r="0" b="0"/>
              <wp:wrapNone/>
              <wp:docPr id="6" name="docshape 9"/>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13</w:t>
                          </w:r>
                          <w:r>
                            <w:rPr>
                              <w:spacing w:val="-5"/>
                              <w:color w:val="000000"/>
                            </w:rPr>
                            <w:fldChar w:fldCharType="end"/>
                          </w:r>
                        </w:p>
                      </w:txbxContent>
                    </wps:txbx>
                    <wps:bodyPr lIns="0" rIns="0" tIns="0" bIns="0" anchor="t" upright="1">
                      <a:noAutofit/>
                    </wps:bodyPr>
                  </wps:wsp>
                </a:graphicData>
              </a:graphic>
            </wp:anchor>
          </w:drawing>
        </mc:Choice>
        <mc:Fallback>
          <w:pict>
            <v:rect id="shape_0" ID="docshape 9"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13</w:t>
                    </w:r>
                    <w:r>
                      <w:rPr>
                        <w:spacing w:val="-5"/>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0" wp14:anchorId="1FD3E20C">
              <wp:simplePos x="0" y="0"/>
              <wp:positionH relativeFrom="page">
                <wp:posOffset>3773805</wp:posOffset>
              </wp:positionH>
              <wp:positionV relativeFrom="page">
                <wp:posOffset>9396730</wp:posOffset>
              </wp:positionV>
              <wp:extent cx="238125" cy="177800"/>
              <wp:effectExtent l="0" t="0" r="0" b="0"/>
              <wp:wrapNone/>
              <wp:docPr id="10" name="docshape 1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15</w:t>
                          </w:r>
                          <w:r>
                            <w:rPr>
                              <w:spacing w:val="-5"/>
                              <w:color w:val="000000"/>
                            </w:rPr>
                            <w:fldChar w:fldCharType="end"/>
                          </w:r>
                        </w:p>
                      </w:txbxContent>
                    </wps:txbx>
                    <wps:bodyPr lIns="0" rIns="0" tIns="0" bIns="0" anchor="t" upright="1">
                      <a:noAutofit/>
                    </wps:bodyPr>
                  </wps:wsp>
                </a:graphicData>
              </a:graphic>
            </wp:anchor>
          </w:drawing>
        </mc:Choice>
        <mc:Fallback>
          <w:pict>
            <v:rect id="shape_0" ID="docshape 10"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15</w:t>
                    </w:r>
                    <w:r>
                      <w:rPr>
                        <w:spacing w:val="-5"/>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4" wp14:anchorId="1FD3E20C">
              <wp:simplePos x="0" y="0"/>
              <wp:positionH relativeFrom="page">
                <wp:posOffset>3773805</wp:posOffset>
              </wp:positionH>
              <wp:positionV relativeFrom="page">
                <wp:posOffset>9396730</wp:posOffset>
              </wp:positionV>
              <wp:extent cx="238125" cy="177800"/>
              <wp:effectExtent l="0" t="0" r="0" b="0"/>
              <wp:wrapNone/>
              <wp:docPr id="14" name="docshape 1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27</w:t>
                          </w:r>
                          <w:r>
                            <w:rPr>
                              <w:spacing w:val="-5"/>
                              <w:color w:val="000000"/>
                            </w:rPr>
                            <w:fldChar w:fldCharType="end"/>
                          </w:r>
                        </w:p>
                      </w:txbxContent>
                    </wps:txbx>
                    <wps:bodyPr lIns="0" rIns="0" tIns="0" bIns="0" anchor="t" upright="1">
                      <a:noAutofit/>
                    </wps:bodyPr>
                  </wps:wsp>
                </a:graphicData>
              </a:graphic>
            </wp:anchor>
          </w:drawing>
        </mc:Choice>
        <mc:Fallback>
          <w:pict>
            <v:rect id="shape_0" ID="docshape 11"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27</w:t>
                    </w:r>
                    <w:r>
                      <w:rPr>
                        <w:spacing w:val="-5"/>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5" wp14:anchorId="1FD3E20C">
              <wp:simplePos x="0" y="0"/>
              <wp:positionH relativeFrom="page">
                <wp:posOffset>3773805</wp:posOffset>
              </wp:positionH>
              <wp:positionV relativeFrom="page">
                <wp:posOffset>9396730</wp:posOffset>
              </wp:positionV>
              <wp:extent cx="238125" cy="177800"/>
              <wp:effectExtent l="0" t="0" r="0" b="0"/>
              <wp:wrapNone/>
              <wp:docPr id="16" name="docshape 2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28</w:t>
                          </w:r>
                          <w:r>
                            <w:rPr>
                              <w:spacing w:val="-5"/>
                              <w:color w:val="000000"/>
                            </w:rPr>
                            <w:fldChar w:fldCharType="end"/>
                          </w:r>
                        </w:p>
                      </w:txbxContent>
                    </wps:txbx>
                    <wps:bodyPr lIns="0" rIns="0" tIns="0" bIns="0" anchor="t" upright="1">
                      <a:noAutofit/>
                    </wps:bodyPr>
                  </wps:wsp>
                </a:graphicData>
              </a:graphic>
            </wp:anchor>
          </w:drawing>
        </mc:Choice>
        <mc:Fallback>
          <w:pict>
            <v:rect id="shape_0" ID="docshape 20"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28</w:t>
                    </w:r>
                    <w:r>
                      <w:rPr>
                        <w:spacing w:val="-5"/>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6" wp14:anchorId="1FD3E20C">
              <wp:simplePos x="0" y="0"/>
              <wp:positionH relativeFrom="page">
                <wp:posOffset>3773805</wp:posOffset>
              </wp:positionH>
              <wp:positionV relativeFrom="page">
                <wp:posOffset>9396730</wp:posOffset>
              </wp:positionV>
              <wp:extent cx="238125" cy="177800"/>
              <wp:effectExtent l="0" t="0" r="0" b="0"/>
              <wp:wrapNone/>
              <wp:docPr id="18" name="docshape 2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29</w:t>
                          </w:r>
                          <w:r>
                            <w:rPr>
                              <w:spacing w:val="-5"/>
                              <w:color w:val="000000"/>
                            </w:rPr>
                            <w:fldChar w:fldCharType="end"/>
                          </w:r>
                        </w:p>
                      </w:txbxContent>
                    </wps:txbx>
                    <wps:bodyPr lIns="0" rIns="0" tIns="0" bIns="0" anchor="t" upright="1">
                      <a:noAutofit/>
                    </wps:bodyPr>
                  </wps:wsp>
                </a:graphicData>
              </a:graphic>
            </wp:anchor>
          </w:drawing>
        </mc:Choice>
        <mc:Fallback>
          <w:pict>
            <v:rect id="shape_0" ID="docshape 21"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29</w:t>
                    </w:r>
                    <w:r>
                      <w:rPr>
                        <w:spacing w:val="-5"/>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7" wp14:anchorId="1FD3E20C">
              <wp:simplePos x="0" y="0"/>
              <wp:positionH relativeFrom="page">
                <wp:posOffset>3773805</wp:posOffset>
              </wp:positionH>
              <wp:positionV relativeFrom="page">
                <wp:posOffset>9396730</wp:posOffset>
              </wp:positionV>
              <wp:extent cx="238125" cy="177800"/>
              <wp:effectExtent l="0" t="0" r="0" b="0"/>
              <wp:wrapNone/>
              <wp:docPr id="20" name="docshape 2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30</w:t>
                          </w:r>
                          <w:r>
                            <w:rPr>
                              <w:spacing w:val="-5"/>
                              <w:color w:val="000000"/>
                            </w:rPr>
                            <w:fldChar w:fldCharType="end"/>
                          </w:r>
                        </w:p>
                      </w:txbxContent>
                    </wps:txbx>
                    <wps:bodyPr lIns="0" rIns="0" tIns="0" bIns="0" anchor="t" upright="1">
                      <a:noAutofit/>
                    </wps:bodyPr>
                  </wps:wsp>
                </a:graphicData>
              </a:graphic>
            </wp:anchor>
          </w:drawing>
        </mc:Choice>
        <mc:Fallback>
          <w:pict>
            <v:rect id="shape_0" ID="docshape 22"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30</w:t>
                    </w:r>
                    <w:r>
                      <w:rPr>
                        <w:spacing w:val="-5"/>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8" wp14:anchorId="1FD3E20C">
              <wp:simplePos x="0" y="0"/>
              <wp:positionH relativeFrom="page">
                <wp:posOffset>3773805</wp:posOffset>
              </wp:positionH>
              <wp:positionV relativeFrom="page">
                <wp:posOffset>9396730</wp:posOffset>
              </wp:positionV>
              <wp:extent cx="238125" cy="177800"/>
              <wp:effectExtent l="0" t="0" r="0" b="0"/>
              <wp:wrapNone/>
              <wp:docPr id="22" name="docshape 23"/>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31</w:t>
                          </w:r>
                          <w:r>
                            <w:rPr>
                              <w:spacing w:val="-5"/>
                              <w:color w:val="000000"/>
                            </w:rPr>
                            <w:fldChar w:fldCharType="end"/>
                          </w:r>
                        </w:p>
                      </w:txbxContent>
                    </wps:txbx>
                    <wps:bodyPr lIns="0" rIns="0" tIns="0" bIns="0" anchor="t" upright="1">
                      <a:noAutofit/>
                    </wps:bodyPr>
                  </wps:wsp>
                </a:graphicData>
              </a:graphic>
            </wp:anchor>
          </w:drawing>
        </mc:Choice>
        <mc:Fallback>
          <w:pict>
            <v:rect id="shape_0" ID="docshape 23" path="m0,0l-2147483645,0l-2147483645,-2147483646l0,-2147483646xe" stroked="f" o:allowincell="f" style="position:absolute;margin-left:297.15pt;margin-top:739.9pt;width:18.7pt;height:13.95pt;mso-wrap-style:square;v-text-anchor:top;mso-position-horizontal-relative:page;mso-position-vertical-relative:page" wp14:anchorId="1FD3E20C">
              <v:fill o:detectmouseclick="t" on="false"/>
              <v:stroke color="#3465a4" joinstyle="round" endcap="flat"/>
              <v:textbox>
                <w:txbxContent>
                  <w:p>
                    <w:pPr>
                      <w:pStyle w:val="TextBody"/>
                      <w:spacing w:lineRule="exact" w:line="252"/>
                      <w:ind w:left="6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31</w:t>
                    </w:r>
                    <w:r>
                      <w:rPr>
                        <w:spacing w:val="-5"/>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8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Georgia" w:hAnsi="Georgia" w:eastAsia="Georgia" w:cs="Georgia"/>
      <w:color w:val="auto"/>
      <w:kern w:val="0"/>
      <w:sz w:val="22"/>
      <w:szCs w:val="22"/>
      <w:lang w:val="en-US" w:eastAsia="en-US" w:bidi="ar-SA"/>
    </w:rPr>
  </w:style>
  <w:style w:type="paragraph" w:styleId="Heading1">
    <w:name w:val="Heading 1"/>
    <w:basedOn w:val="Normal"/>
    <w:uiPriority w:val="9"/>
    <w:qFormat/>
    <w:pPr>
      <w:ind w:left="120" w:hanging="0"/>
      <w:outlineLvl w:val="0"/>
    </w:pPr>
    <w:rPr>
      <w:rFonts w:ascii="Calibri" w:hAnsi="Calibri" w:eastAsia="Calibri" w:cs="Calibri"/>
      <w:sz w:val="34"/>
      <w:szCs w:val="34"/>
    </w:rPr>
  </w:style>
  <w:style w:type="paragraph" w:styleId="Heading2">
    <w:name w:val="Heading 2"/>
    <w:basedOn w:val="Normal"/>
    <w:uiPriority w:val="9"/>
    <w:unhideWhenUsed/>
    <w:qFormat/>
    <w:pPr>
      <w:ind w:left="120" w:hanging="0"/>
      <w:outlineLvl w:val="1"/>
    </w:pPr>
    <w:rPr>
      <w:rFonts w:ascii="Tahoma" w:hAnsi="Tahoma" w:eastAsia="Tahoma" w:cs="Tahoma"/>
      <w:sz w:val="28"/>
      <w:szCs w:val="2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6f3490"/>
    <w:rPr>
      <w:sz w:val="16"/>
      <w:szCs w:val="16"/>
    </w:rPr>
  </w:style>
  <w:style w:type="character" w:styleId="CommentTextChar" w:customStyle="1">
    <w:name w:val="Comment Text Char"/>
    <w:basedOn w:val="DefaultParagraphFont"/>
    <w:link w:val="Annotationtext"/>
    <w:uiPriority w:val="99"/>
    <w:semiHidden/>
    <w:qFormat/>
    <w:rsid w:val="006f3490"/>
    <w:rPr>
      <w:rFonts w:ascii="Georgia" w:hAnsi="Georgia" w:eastAsia="Georgia" w:cs="Georgia"/>
      <w:sz w:val="20"/>
      <w:szCs w:val="20"/>
    </w:rPr>
  </w:style>
  <w:style w:type="character" w:styleId="CommentSubjectChar" w:customStyle="1">
    <w:name w:val="Comment Subject Char"/>
    <w:basedOn w:val="CommentTextChar"/>
    <w:link w:val="Annotationsubject"/>
    <w:uiPriority w:val="99"/>
    <w:semiHidden/>
    <w:qFormat/>
    <w:rsid w:val="006f3490"/>
    <w:rPr>
      <w:rFonts w:ascii="Georgia" w:hAnsi="Georgia" w:eastAsia="Georgia" w:cs="Georgia"/>
      <w:b/>
      <w:bCs/>
      <w:sz w:val="20"/>
      <w:szCs w:val="20"/>
    </w:rPr>
  </w:style>
  <w:style w:type="character" w:styleId="InternetLink">
    <w:name w:val="Hyper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uiPriority w:val="10"/>
    <w:qFormat/>
    <w:pPr>
      <w:spacing w:before="54" w:after="0"/>
      <w:ind w:left="437" w:right="1373" w:hanging="0"/>
      <w:jc w:val="center"/>
    </w:pPr>
    <w:rPr>
      <w:rFonts w:ascii="PMingLiU" w:hAnsi="PMingLiU" w:eastAsia="PMingLiU" w:cs="PMingLiU"/>
      <w:sz w:val="41"/>
      <w:szCs w:val="41"/>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spacing w:lineRule="exact" w:line="189"/>
      <w:ind w:right="118" w:hanging="0"/>
      <w:jc w:val="right"/>
    </w:pPr>
    <w:rPr>
      <w:rFonts w:ascii="PMingLiU" w:hAnsi="PMingLiU" w:eastAsia="PMingLiU" w:cs="PMingLiU"/>
    </w:rPr>
  </w:style>
  <w:style w:type="paragraph" w:styleId="Annotationtext">
    <w:name w:val="annotation text"/>
    <w:basedOn w:val="Normal"/>
    <w:link w:val="CommentTextChar"/>
    <w:uiPriority w:val="99"/>
    <w:semiHidden/>
    <w:unhideWhenUsed/>
    <w:qFormat/>
    <w:rsid w:val="006f3490"/>
    <w:pPr/>
    <w:rPr>
      <w:sz w:val="20"/>
      <w:szCs w:val="20"/>
    </w:rPr>
  </w:style>
  <w:style w:type="paragraph" w:styleId="Annotationsubject">
    <w:name w:val="annotation subject"/>
    <w:basedOn w:val="Annotationtext"/>
    <w:next w:val="Annotationtext"/>
    <w:link w:val="CommentSubjectChar"/>
    <w:uiPriority w:val="99"/>
    <w:semiHidden/>
    <w:unhideWhenUsed/>
    <w:qFormat/>
    <w:rsid w:val="006f3490"/>
    <w:pPr/>
    <w:rPr>
      <w:b/>
      <w:bCs/>
    </w:rPr>
  </w:style>
  <w:style w:type="paragraph" w:styleId="Revision">
    <w:name w:val="Revision"/>
    <w:uiPriority w:val="99"/>
    <w:semiHidden/>
    <w:qFormat/>
    <w:rsid w:val="006f3490"/>
    <w:pPr>
      <w:widowControl/>
      <w:suppressAutoHyphens w:val="true"/>
      <w:bidi w:val="0"/>
      <w:spacing w:before="0" w:after="0"/>
      <w:jc w:val="left"/>
    </w:pPr>
    <w:rPr>
      <w:rFonts w:ascii="Georgia" w:hAnsi="Georgia" w:eastAsia="Georgia" w:cs="Georgia"/>
      <w:color w:val="auto"/>
      <w:kern w:val="0"/>
      <w:sz w:val="22"/>
      <w:szCs w:val="22"/>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jpeg"/><Relationship Id="rId5" Type="http://schemas.openxmlformats.org/officeDocument/2006/relationships/footer" Target="footer3.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oter" Target="footer4.xml"/><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image" Target="media/image6.jpeg"/><Relationship Id="rId22" Type="http://schemas.openxmlformats.org/officeDocument/2006/relationships/footer" Target="footer15.xml"/><Relationship Id="rId23" Type="http://schemas.openxmlformats.org/officeDocument/2006/relationships/image" Target="media/image7.jpeg"/><Relationship Id="rId24" Type="http://schemas.openxmlformats.org/officeDocument/2006/relationships/footer" Target="footer16.xml"/><Relationship Id="rId25" Type="http://schemas.openxmlformats.org/officeDocument/2006/relationships/image" Target="media/image8.png"/><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comments" Target="comments.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73C3D-53F3-4A5F-8EAA-181F893A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Application>LibreOffice/7.3.5.2$Linux_X86_64 LibreOffice_project/30$Build-2</Application>
  <AppVersion>15.0000</AppVersion>
  <Pages>50</Pages>
  <Words>13198</Words>
  <Characters>69583</Characters>
  <CharactersWithSpaces>80718</CharactersWithSpaces>
  <Paragraphs>2002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2022-09-09T22:46:00Z</dcterms:created>
  <dc:creator>Hoover, Shelley</dc:creator>
  <dc:description/>
  <dc:language>en-CA</dc:language>
  <cp:lastModifiedBy/>
  <dcterms:modified xsi:type="dcterms:W3CDTF">2022-09-22T16:36:13Z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2022-09-08T00:00:00Z</vt:filetime>
  </property>
  <property fmtid="{D5CDD505-2E9C-101B-9397-08002B2CF9AE}" pid="3" name="Creator">
    <vt:lpwstr>LaTeX with hyperref</vt:lpwstr>
  </property>
  <property fmtid="{D5CDD505-2E9C-101B-9397-08002B2CF9AE}" pid="4" name="LastSaved">
    <vt:filetime>2022-09-09T00:00:00Z</vt:filetime>
  </property>
  <property fmtid="{D5CDD505-2E9C-101B-9397-08002B2CF9AE}" pid="5" name="PTEX.Fullbanner">
    <vt:lpwstr>This is pdfTeX, Version 3.141592653-2.6-1.40.22 (TeX Live 2022/dev/Debian) kpathsea version 6.3.4/dev</vt:lpwstr>
  </property>
  <property fmtid="{D5CDD505-2E9C-101B-9397-08002B2CF9AE}" pid="6" name="Producer">
    <vt:lpwstr>pdfTeX-1.40.22</vt:lpwstr>
  </property>
</Properties>
</file>