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63F8C9" w14:textId="77777777" w:rsidR="00936766" w:rsidRDefault="00397B73">
      <w:pPr>
        <w:pStyle w:val="Title"/>
      </w:pPr>
      <w:r>
        <w:t>Bee visitation, pollination services, and plant yield in commodity and hybrid seed canola</w:t>
      </w:r>
    </w:p>
    <w:p w14:paraId="294C107C" w14:textId="77777777" w:rsidR="00936766" w:rsidRDefault="00397B73">
      <w:pPr>
        <w:pStyle w:val="Author"/>
      </w:pPr>
      <w:r>
        <w:t>Samuel V. J. Robinson</w:t>
      </w:r>
      <m:oMath>
        <m:sSup>
          <m:sSupPr>
            <m:ctrlPr>
              <w:rPr>
                <w:rFonts w:ascii="Cambria Math" w:hAnsi="Cambria Math"/>
              </w:rPr>
            </m:ctrlPr>
          </m:sSupPr>
          <m:e/>
          <m:sup>
            <m:r>
              <w:rPr>
                <w:rFonts w:ascii="Cambria Math" w:hAnsi="Cambria Math"/>
              </w:rPr>
              <m:t>1</m:t>
            </m:r>
          </m:sup>
        </m:sSup>
      </m:oMath>
      <w:r>
        <w:rPr>
          <w:rStyle w:val="FootnoteAnchor"/>
        </w:rPr>
        <w:footnoteReference w:id="1"/>
      </w:r>
      <w:r>
        <w:t>, Ralph V. Cartar</w:t>
      </w:r>
      <m:oMath>
        <m:sSup>
          <m:sSupPr>
            <m:ctrlPr>
              <w:rPr>
                <w:rFonts w:ascii="Cambria Math" w:hAnsi="Cambria Math"/>
              </w:rPr>
            </m:ctrlPr>
          </m:sSupPr>
          <m:e/>
          <m:sup>
            <m:r>
              <w:rPr>
                <w:rFonts w:ascii="Cambria Math" w:hAnsi="Cambria Math"/>
              </w:rPr>
              <m:t>1</m:t>
            </m:r>
          </m:sup>
        </m:sSup>
      </m:oMath>
      <w:r>
        <w:t>,</w:t>
      </w:r>
      <w:r>
        <w:br/>
        <w:t>Stephen F. Pernal</w:t>
      </w:r>
      <m:oMath>
        <m:sSup>
          <m:sSupPr>
            <m:ctrlPr>
              <w:rPr>
                <w:rFonts w:ascii="Cambria Math" w:hAnsi="Cambria Math"/>
              </w:rPr>
            </m:ctrlPr>
          </m:sSupPr>
          <m:e/>
          <m:sup>
            <m:r>
              <w:rPr>
                <w:rFonts w:ascii="Cambria Math" w:hAnsi="Cambria Math"/>
              </w:rPr>
              <m:t>2</m:t>
            </m:r>
          </m:sup>
        </m:sSup>
      </m:oMath>
      <w:r>
        <w:t>, Riley Waytes</w:t>
      </w:r>
      <m:oMath>
        <m:sSup>
          <m:sSupPr>
            <m:ctrlPr>
              <w:rPr>
                <w:rFonts w:ascii="Cambria Math" w:hAnsi="Cambria Math"/>
              </w:rPr>
            </m:ctrlPr>
          </m:sSupPr>
          <m:e/>
          <m:sup>
            <m:r>
              <w:rPr>
                <w:rFonts w:ascii="Cambria Math" w:hAnsi="Cambria Math"/>
              </w:rPr>
              <m:t>3</m:t>
            </m:r>
          </m:sup>
        </m:sSup>
      </m:oMath>
      <w:r>
        <w:t>, Shelley E. Hoover</w:t>
      </w:r>
      <m:oMath>
        <m:sSup>
          <m:sSupPr>
            <m:ctrlPr>
              <w:rPr>
                <w:rFonts w:ascii="Cambria Math" w:hAnsi="Cambria Math"/>
              </w:rPr>
            </m:ctrlPr>
          </m:sSupPr>
          <m:e/>
          <m:sup>
            <m:r>
              <w:rPr>
                <w:rFonts w:ascii="Cambria Math" w:hAnsi="Cambria Math"/>
              </w:rPr>
              <m:t>4</m:t>
            </m:r>
          </m:sup>
        </m:sSup>
      </m:oMath>
    </w:p>
    <w:p w14:paraId="66213A3D" w14:textId="77777777" w:rsidR="00936766" w:rsidRDefault="00397B73">
      <w:pPr>
        <w:pStyle w:val="Date"/>
      </w:pPr>
      <w:r>
        <w:t xml:space="preserve"> </w:t>
      </w:r>
      <m:oMath>
        <m:sSup>
          <m:sSupPr>
            <m:ctrlPr>
              <w:rPr>
                <w:rFonts w:ascii="Cambria Math" w:hAnsi="Cambria Math"/>
              </w:rPr>
            </m:ctrlPr>
          </m:sSupPr>
          <m:e/>
          <m:sup>
            <m:r>
              <w:rPr>
                <w:rFonts w:ascii="Cambria Math" w:hAnsi="Cambria Math"/>
              </w:rPr>
              <m:t>1</m:t>
            </m:r>
          </m:sup>
        </m:sSup>
      </m:oMath>
      <w:r>
        <w:t xml:space="preserve"> Department of Biological Sciences, University of Calgary, Calgary, AB</w:t>
      </w:r>
      <w:r>
        <w:br/>
      </w:r>
      <m:oMath>
        <m:sSup>
          <m:sSupPr>
            <m:ctrlPr>
              <w:rPr>
                <w:rFonts w:ascii="Cambria Math" w:hAnsi="Cambria Math"/>
              </w:rPr>
            </m:ctrlPr>
          </m:sSupPr>
          <m:e/>
          <m:sup>
            <m:r>
              <w:rPr>
                <w:rFonts w:ascii="Cambria Math" w:hAnsi="Cambria Math"/>
              </w:rPr>
              <m:t>2</m:t>
            </m:r>
          </m:sup>
        </m:sSup>
      </m:oMath>
      <w:r>
        <w:t xml:space="preserve"> Agriculture and Agri-Food Canada, Beaverlodge Research Farm, Beaverlodge, AB</w:t>
      </w:r>
      <w:r>
        <w:br/>
      </w:r>
      <m:oMath>
        <m:sSup>
          <m:sSupPr>
            <m:ctrlPr>
              <w:rPr>
                <w:rFonts w:ascii="Cambria Math" w:hAnsi="Cambria Math"/>
              </w:rPr>
            </m:ctrlPr>
          </m:sSupPr>
          <m:e/>
          <m:sup>
            <m:r>
              <w:rPr>
                <w:rFonts w:ascii="Cambria Math" w:hAnsi="Cambria Math"/>
              </w:rPr>
              <m:t>3</m:t>
            </m:r>
          </m:sup>
        </m:sSup>
      </m:oMath>
      <w:r>
        <w:t xml:space="preserve"> Ministry of Land, Water, and Resource Stewardship, Smithers, BC</w:t>
      </w:r>
      <w:r>
        <w:br/>
      </w:r>
      <m:oMath>
        <m:sSup>
          <m:sSupPr>
            <m:ctrlPr>
              <w:rPr>
                <w:rFonts w:ascii="Cambria Math" w:hAnsi="Cambria Math"/>
              </w:rPr>
            </m:ctrlPr>
          </m:sSupPr>
          <m:e/>
          <m:sup>
            <m:r>
              <w:rPr>
                <w:rFonts w:ascii="Cambria Math" w:hAnsi="Cambria Math"/>
              </w:rPr>
              <m:t>4</m:t>
            </m:r>
          </m:sup>
        </m:sSup>
      </m:oMath>
      <w:r>
        <w:t xml:space="preserve"> Department of Biological Sciences, University of Lethbridge, Lethbridge, AB </w:t>
      </w:r>
    </w:p>
    <w:p w14:paraId="23C42428" w14:textId="77777777" w:rsidR="00936766" w:rsidRDefault="00397B73">
      <w:pPr>
        <w:pStyle w:val="Abstract"/>
      </w:pPr>
      <w:r>
        <w:t xml:space="preserve">Insect-mediated pollination of crops is an important </w:t>
      </w:r>
      <w:ins w:id="0" w:author="Pernal, Steve (AAFC/AAC)" w:date="2022-10-23T12:57:00Z">
        <w:r w:rsidR="002C5A03">
          <w:t>service</w:t>
        </w:r>
      </w:ins>
      <w:del w:id="1" w:author="Pernal, Steve (AAFC/AAC)" w:date="2022-10-23T12:57:00Z">
        <w:r w:rsidDel="002C5A03">
          <w:delText>input</w:delText>
        </w:r>
      </w:del>
      <w:r>
        <w:t xml:space="preserve"> to agricultural production, but pollination management suffers from key knowledge gaps that hinder its greater utility. While a solid theoretical and mechanistic framework for plant pollination exists, the pollination of agricultural crops is often treated as a “black box”, without reference to the specific mechanisms underlying the processes of pollination and fruit production. We present a causal model that links insect visitation to pollination to three separate components of yield, using field data from two types of canola (</w:t>
      </w:r>
      <w:r>
        <w:rPr>
          <w:i/>
        </w:rPr>
        <w:t>Brassica napus</w:t>
      </w:r>
      <w:r>
        <w:t>) production systems. Our results demonstrate that yield in commodity canola fields is primarily determined by plant size, and we found no relationship between honey bee visitation and pollen deposition, or pollen deposition and seed yield. In contrast, yield in seed production canola fields was similarly controlled by plant size, but there was also a strong relationship between bee visitation and pollen deposition, as well as deposition and seed yield. Leafcutting bee visitation in particular strongly increased pollen deposition in seed canola fields, whereas honey bee visitation did not. This model serves as a step towards a dynamic model of pollination services, and points to the contextual importance of pollination services in seed canola production.</w:t>
      </w:r>
    </w:p>
    <w:p w14:paraId="36ABDEE2" w14:textId="77777777" w:rsidR="00936766" w:rsidRDefault="00397B73">
      <w:pPr>
        <w:pStyle w:val="Heading1"/>
      </w:pPr>
      <w:bookmarkStart w:id="2" w:name="introduction"/>
      <w:r>
        <w:t>Introduction</w:t>
      </w:r>
      <w:bookmarkEnd w:id="2"/>
    </w:p>
    <w:p w14:paraId="7A926175" w14:textId="77777777" w:rsidR="00936766" w:rsidRDefault="00397B73">
      <w:pPr>
        <w:pStyle w:val="FirstParagraph"/>
      </w:pPr>
      <w:r>
        <w:t>Animal pollination of agricultural flowering plants is an important ecosystem service that contributes to about 10% of total crop production value worldwide , and animal-pollinated plants produce a large number of important micronutrients in the human diet . Pollination of these crops, however, is largely treated as a single step, while in reality there are many links in the chain of events that result in fruit production. Visitation of flowers by animals (typically bees or other insects) can increase the deposition of pollen onto the stigma of the flower, but in order for fruit set to occur, this must be followed by fertilization of the ovules, and maturation of fruit . Each step has many other underlying constituent components (</w:t>
      </w:r>
      <w:r>
        <w:rPr>
          <w:i/>
        </w:rPr>
        <w:t>e.g.</w:t>
      </w:r>
      <w:r>
        <w:t xml:space="preserve"> stigma receptivity, pollen tube growth, ovule abortion), but even at this coarse level of approximation, most studies of agricultural pollination fail to account for important underlying processes. Moving beyond this “black-box" model of agricultural pollination requires incorporation of these steps, and is needed for contextualizing the value of pollination services, as well as optimizing crop yield in novel circumstances.</w:t>
      </w:r>
    </w:p>
    <w:p w14:paraId="5CB1D225" w14:textId="77777777" w:rsidR="00936766" w:rsidRDefault="00397B73">
      <w:pPr>
        <w:pStyle w:val="BodyText"/>
      </w:pPr>
      <w:r>
        <w:lastRenderedPageBreak/>
        <w:t>Pollinator visitation is not uniform within fields: visitation rates typically decline with distance away from the pollinators’ nest sites. Smaller bees fly shorter distances than larger bees , so their presence at the centre of large fields can be limited . Hence, managing the location and density of pollinators is important for optimal yield of pollinator-dependent crops . Similarly, foragers will often specialize on certain species or morphs of flowers in order to forage more efficiently (floral fidelity, ). Pollination of hybrid seed crops presents a challenge for specialized foragers, as it requires movement of pollen between separate lines of plants, meaning that fidelity can reduce pollen transfer . Competition for floral resources can occur between different species of foragers, but they can spatially or temporally separate their foraging to reduce competition (, but see ), such as switching between floral morphs more often, or visiting less frequently . Thus, variation in visitation can be driven by distance, competition with other foragers, or floral specialization, as well as plant traits such as nectar production and flower size; however, this spatial variation is seldom considered, as commercial pollinators are often treated as a single agricultural “input" (akin to fertilizer).</w:t>
      </w:r>
    </w:p>
    <w:p w14:paraId="2CD7AD09" w14:textId="77777777" w:rsidR="00936766" w:rsidRDefault="00397B73">
      <w:pPr>
        <w:pStyle w:val="BodyText"/>
      </w:pPr>
      <w:r>
        <w:t>Seed production can be limited by plant resources as well as pollen, meaning that the benefits of insect pollination depend on the resources available to the plant . Pollination can enhance fruit production in flowering plants by increasing either the quantity or quality of pollen deposited on the stigma . Many flowering plant species are capable of self-pollination, but can produce more fruit or seeds from outcrossed pollen . However, the returns from this extra pollen deposition are diminishing , with very high numbers of pollen grains causing decreasing improvements in fruit production . Pollen limitation can also occur at multiple levels within a plant, reducing the number of seeds per fruit or the number of mature fruit . Low pollen deposition can also cause flower abortion, where poorly-pollinated flowers are abcised from the plant ; an indeterminate growth strategy may offset this by enabling the plant to continue producing more flowers . Additional pollen may result in a greater number of seeds per fruit , which in turn may result in a reduction in the size per seed due to competition between ovules or fruit . Seed size can also vary dramatically among plants, and can be affected by resources available to the plant . Therefore, understanding how plants allocate reproduction under pollen or resource deficits are important for managing agricultural production .</w:t>
      </w:r>
    </w:p>
    <w:p w14:paraId="6915F2B5" w14:textId="77777777" w:rsidR="00936766" w:rsidRDefault="00397B73">
      <w:pPr>
        <w:pStyle w:val="BodyText"/>
      </w:pPr>
      <w:r>
        <w:t>Insect pollination is especially important in the production of canola (</w:t>
      </w:r>
      <w:r>
        <w:rPr>
          <w:i/>
        </w:rPr>
        <w:t>Brassica napus</w:t>
      </w:r>
      <w:r>
        <w:t xml:space="preserve"> L.). Hybrid </w:t>
      </w:r>
      <w:r>
        <w:rPr>
          <w:i/>
        </w:rPr>
        <w:t>commodity canola</w:t>
      </w:r>
      <w:r>
        <w:t xml:space="preserve"> (used for oil and meal production) is the offspring of two parental </w:t>
      </w:r>
      <w:r>
        <w:rPr>
          <w:i/>
        </w:rPr>
        <w:t>seed canola</w:t>
      </w:r>
      <w:r>
        <w:t xml:space="preserve"> breeding lines, a male-sterile “female" and a hermaphroditic “male" line . Seed canola production therefore requires a large number of pollinators to ensure pollen transfer from the male to the femal</w:t>
      </w:r>
      <w:ins w:id="3" w:author="Pernal, Steve (AAFC/AAC)" w:date="2022-10-23T13:06:00Z">
        <w:r w:rsidR="002C5A03">
          <w:t>e</w:t>
        </w:r>
      </w:ins>
      <w:r>
        <w:t xml:space="preserve"> line (seeds from the male line are not </w:t>
      </w:r>
      <w:commentRangeStart w:id="4"/>
      <w:r>
        <w:t>harvested</w:t>
      </w:r>
      <w:commentRangeEnd w:id="4"/>
      <w:r w:rsidR="003E0508">
        <w:rPr>
          <w:rStyle w:val="CommentReference"/>
        </w:rPr>
        <w:commentReference w:id="4"/>
      </w:r>
      <w:r>
        <w:t xml:space="preserve">), but there are few studies that examine pollination in these seed production systems (but see ). Bee pollination may also increase the yield of commodity canola , but this is unclear, as many key studies suffer from either a lack of realistic context, have a number of potential confounding variables, or infer plant-level outcomes from flower-level </w:t>
      </w:r>
      <w:commentRangeStart w:id="5"/>
      <w:r>
        <w:t>treatments</w:t>
      </w:r>
      <w:commentRangeEnd w:id="5"/>
      <w:r w:rsidR="008A577F">
        <w:rPr>
          <w:rStyle w:val="CommentReference"/>
        </w:rPr>
        <w:commentReference w:id="5"/>
      </w:r>
      <w:r>
        <w:t xml:space="preserve"> . Greenhouse experiments typically involve unrealistically high levels of pollination, nutrient availability, and water, all of which can interact with yield . Field studies often relate yield to indirect measures of pollination services, such as species richness or distance from sources of potential pollinators, or do not examine production at the plant level . These </w:t>
      </w:r>
      <w:r>
        <w:lastRenderedPageBreak/>
        <w:t>proxies provide limited information about how plants dynamically respond to pollen exclusion or addition (but see ). Net- or cage-treatments exclude insect visitation from certain plants or flowers, but can alter wind pollination, humidity, light, or pest pressure . All of these methods give an incomplete picture of how pollination relates to yield in canola crops , and obscure estimates of pollinator value in a globally valuable crop species .</w:t>
      </w:r>
    </w:p>
    <w:p w14:paraId="0A0CEBB0" w14:textId="77777777" w:rsidR="00936766" w:rsidRDefault="00397B73">
      <w:pPr>
        <w:pStyle w:val="BodyText"/>
      </w:pPr>
      <w:r>
        <w:t xml:space="preserve">Seed production in canola involves a sequence of processes (visitation </w:t>
      </w:r>
      <m:oMath>
        <m:r>
          <w:rPr>
            <w:rFonts w:ascii="Cambria Math" w:hAnsi="Cambria Math"/>
          </w:rPr>
          <m:t>→</m:t>
        </m:r>
      </m:oMath>
      <w:r>
        <w:t xml:space="preserve"> pollen deposition </w:t>
      </w:r>
      <m:oMath>
        <m:r>
          <w:rPr>
            <w:rFonts w:ascii="Cambria Math" w:hAnsi="Cambria Math"/>
          </w:rPr>
          <m:t>→</m:t>
        </m:r>
      </m:oMath>
      <w:r>
        <w:t xml:space="preserve"> fruit production </w:t>
      </w:r>
      <m:oMath>
        <m:r>
          <w:rPr>
            <w:rFonts w:ascii="Cambria Math" w:hAnsi="Cambria Math"/>
          </w:rPr>
          <m:t>←</m:t>
        </m:r>
      </m:oMath>
      <w:r>
        <w:t xml:space="preserve"> plant resources), that determine the magnitude of the link between pollination and the components of crop yield (seed size/number). However, other studies of canola pollination focus on individual processes, such as visitation and pollination , or visitation and yield , but have not incorporated the links in a single framework (but see ), and few have used realistic field data . In this study, we examine how distance influences pollinator visitation, which in turn influences pollen deposition and seed yield, using commodity and seed canola crops in Alberta, Canada. Using both commodity and seed canola provides an opportunity to compare two plant varieties that differ strongly in their pollination requirements, using a similar type of structural model, while accounting for agricultural differences between varieties. We expected that bee visitation would decrease with distance from each species’ hive or shelter, and that lower visitation would result in lower pollen deposition. We also expected that higher pollination would increase seed production in commodity canola crops, but that the magnitude of the increase would be higher in seed canola, and that plant size (a proxy for plant resources) would similarly increase seed production. This study assesses the strength of the connections between visitation, pollination, and yield, in a globally important crop species, and identifies the relative importance of bee pollination for seed production, using in-field data from two distinct cropping systems.</w:t>
      </w:r>
    </w:p>
    <w:p w14:paraId="2CBA81ED" w14:textId="77777777" w:rsidR="00936766" w:rsidRDefault="00397B73">
      <w:pPr>
        <w:pStyle w:val="Heading1"/>
      </w:pPr>
      <w:bookmarkStart w:id="6" w:name="methods"/>
      <w:r>
        <w:t>Methods</w:t>
      </w:r>
      <w:bookmarkEnd w:id="6"/>
    </w:p>
    <w:p w14:paraId="0A17236A" w14:textId="77777777" w:rsidR="00936766" w:rsidRDefault="00397B73">
      <w:pPr>
        <w:pStyle w:val="Heading2"/>
      </w:pPr>
      <w:bookmarkStart w:id="7" w:name="data-collection"/>
      <w:r>
        <w:t>Data collection</w:t>
      </w:r>
      <w:bookmarkEnd w:id="7"/>
    </w:p>
    <w:p w14:paraId="34B64378" w14:textId="77777777" w:rsidR="00936766" w:rsidRDefault="00397B73">
      <w:pPr>
        <w:pStyle w:val="FirstParagraph"/>
      </w:pPr>
      <w:r>
        <w:t>From June through August of 2014 and 2015, we surveyed 29 commodity canola fields (14 in 2014, 15 in 2015) near Beaverlodge, Alberta and 31 fields (17 in 2014, 14 in 2015) near Lethbridge, Alberta</w:t>
      </w:r>
      <w:ins w:id="8" w:author="Pernal, Steve (AAFC/AAC)" w:date="2022-10-23T14:05:00Z">
        <w:r w:rsidR="00193125">
          <w:t xml:space="preserve"> (Figure </w:t>
        </w:r>
        <w:commentRangeStart w:id="9"/>
        <w:r w:rsidR="00193125">
          <w:t>S1</w:t>
        </w:r>
        <w:commentRangeEnd w:id="9"/>
        <w:r w:rsidR="00193125">
          <w:rPr>
            <w:rStyle w:val="CommentReference"/>
          </w:rPr>
          <w:commentReference w:id="9"/>
        </w:r>
        <w:r w:rsidR="00193125">
          <w:t>)</w:t>
        </w:r>
      </w:ins>
      <w:r>
        <w:t>. Commodity canola fields were selected based on the proximity of honey bee apiaries and site access. 28 of the 60 fields were stocked with Western honey bees (</w:t>
      </w:r>
      <w:r>
        <w:rPr>
          <w:i/>
        </w:rPr>
        <w:t>Apis mellifera</w:t>
      </w:r>
      <w:r>
        <w:t xml:space="preserve"> L., hereafter HB) at the corner or side of the field (mean: 0.6 hives/hectare, SD: 0.58) while 32 fields were unstocked. </w:t>
      </w:r>
      <w:commentRangeStart w:id="10"/>
      <w:r>
        <w:t>14</w:t>
      </w:r>
      <w:commentRangeEnd w:id="10"/>
      <w:r w:rsidR="00E56DFB">
        <w:rPr>
          <w:rStyle w:val="CommentReference"/>
        </w:rPr>
        <w:commentReference w:id="10"/>
      </w:r>
      <w:r>
        <w:t xml:space="preserve"> of 31 of the fields near Lethbridge were watered using central-pivot irrigation systems. Growers were also asked for canola variety information, but there was not enough replication to test for difference between varieties.</w:t>
      </w:r>
    </w:p>
    <w:p w14:paraId="4F4721A4" w14:textId="77777777" w:rsidR="00936766" w:rsidRDefault="00397B73">
      <w:pPr>
        <w:pStyle w:val="BodyText"/>
      </w:pPr>
      <w:r>
        <w:t xml:space="preserve">During 2015 and 2016, we also surveyed 35 hybrid seed canola fields (15 in 2015, 20 in 2016) near Lethbridge, Alberta, from June through August of each year, all of which had central-pivot irrigation, and were stocked with honey bee hives at a rate of 3.6 hives/ha (apiaries stationed in the corners of fields). In seed fields, bays of hermaphroditic (herafter “male") and female plants are typically planted in 1- and 6-m wide bays, respectively. Seed fields were also stocked with shelters (1.3 - 2.6 shelters/ha, Figure </w:t>
      </w:r>
      <w:commentRangeStart w:id="11"/>
      <w:r>
        <w:fldChar w:fldCharType="begin"/>
      </w:r>
      <w:r>
        <w:instrText xml:space="preserve"> HYPERLINK \l "fig:seedfieldPhoto" \h </w:instrText>
      </w:r>
      <w:r>
        <w:fldChar w:fldCharType="separate"/>
      </w:r>
      <w:r>
        <w:rPr>
          <w:rStyle w:val="Hyperlink"/>
        </w:rPr>
        <w:t>7</w:t>
      </w:r>
      <w:r>
        <w:rPr>
          <w:rStyle w:val="Hyperlink"/>
        </w:rPr>
        <w:fldChar w:fldCharType="end"/>
      </w:r>
      <w:commentRangeEnd w:id="11"/>
      <w:r w:rsidR="00193125">
        <w:rPr>
          <w:rStyle w:val="CommentReference"/>
        </w:rPr>
        <w:commentReference w:id="11"/>
      </w:r>
      <w:r>
        <w:t>) containing alfalfa leafcutter bee cocoons (</w:t>
      </w:r>
      <w:r>
        <w:rPr>
          <w:i/>
        </w:rPr>
        <w:t>Megachile rotundata</w:t>
      </w:r>
      <w:r>
        <w:t xml:space="preserve"> F., hereafter LCB) at a rate of 50-100,000 coocoons/ha.</w:t>
      </w:r>
    </w:p>
    <w:p w14:paraId="76E2829E" w14:textId="77777777" w:rsidR="00936766" w:rsidRDefault="00397B73">
      <w:pPr>
        <w:pStyle w:val="BodyText"/>
      </w:pPr>
      <w:r>
        <w:t>In both field types, we established set of plots at varying distance from the sources of pollinators. In commodity fields, plots were located at 1 m</w:t>
      </w:r>
      <m:oMath>
        <m:sSup>
          <m:sSupPr>
            <m:ctrlPr>
              <w:rPr>
                <w:rFonts w:ascii="Cambria Math" w:hAnsi="Cambria Math"/>
              </w:rPr>
            </m:ctrlPr>
          </m:sSupPr>
          <m:e/>
          <m:sup>
            <m:r>
              <w:rPr>
                <w:rFonts w:ascii="Cambria Math" w:hAnsi="Cambria Math"/>
              </w:rPr>
              <m:t>2</m:t>
            </m:r>
          </m:sup>
        </m:sSup>
      </m:oMath>
      <w:r>
        <w:t xml:space="preserve"> plots at 5, 20, 100, and 500 m (271 total plots), starting at the field edge closest to the set of honey bee hives or potential sources of natural pollinating insects in unstocked fields (forests, shrublands, or grasslands). We observed very few wild pollinators (Table </w:t>
      </w:r>
      <w:ins w:id="12" w:author="Pernal, Steve (AAFC/AAC)" w:date="2022-10-23T13:57:00Z">
        <w:r w:rsidR="00D474E1">
          <w:t>S</w:t>
        </w:r>
      </w:ins>
      <w:commentRangeStart w:id="13"/>
      <w:r>
        <w:fldChar w:fldCharType="begin"/>
      </w:r>
      <w:r>
        <w:instrText xml:space="preserve"> HYPERLINK \l "tab:propVisitors" \h </w:instrText>
      </w:r>
      <w:r>
        <w:fldChar w:fldCharType="separate"/>
      </w:r>
      <w:r>
        <w:rPr>
          <w:rStyle w:val="Hyperlink"/>
        </w:rPr>
        <w:t>2</w:t>
      </w:r>
      <w:r>
        <w:rPr>
          <w:rStyle w:val="Hyperlink"/>
        </w:rPr>
        <w:fldChar w:fldCharType="end"/>
      </w:r>
      <w:commentRangeEnd w:id="13"/>
      <w:r w:rsidR="009B4914">
        <w:rPr>
          <w:rStyle w:val="CommentReference"/>
        </w:rPr>
        <w:commentReference w:id="13"/>
      </w:r>
      <w:r>
        <w:t xml:space="preserve">), so these were excluded from the analysis. In seed fields, we established plots at 5, 20, 100 (250 m in 2016), and 400 m into the field along a transect from the nearest set of honey bee hives, using pairs of plots at the edge of adjacent male and female bays (Figure </w:t>
      </w:r>
      <w:commentRangeStart w:id="14"/>
      <w:r>
        <w:fldChar w:fldCharType="begin"/>
      </w:r>
      <w:r>
        <w:instrText xml:space="preserve"> HYPERLINK \l "fig:seedfieldPlots" \h </w:instrText>
      </w:r>
      <w:r>
        <w:fldChar w:fldCharType="separate"/>
      </w:r>
      <w:r>
        <w:rPr>
          <w:rStyle w:val="Hyperlink"/>
        </w:rPr>
        <w:t>8</w:t>
      </w:r>
      <w:r>
        <w:rPr>
          <w:rStyle w:val="Hyperlink"/>
        </w:rPr>
        <w:fldChar w:fldCharType="end"/>
      </w:r>
      <w:commentRangeEnd w:id="14"/>
      <w:r w:rsidR="00D474E1">
        <w:rPr>
          <w:rStyle w:val="CommentReference"/>
        </w:rPr>
        <w:commentReference w:id="14"/>
      </w:r>
      <w:r>
        <w:t xml:space="preserve">). To examine within-bay variation in visitation, we established a plot at the centre of the female bay at the 5m and 400m plot in each field. Distances to nearest shelters were measured using a NikonLaser 800S </w:t>
      </w:r>
      <w:commentRangeStart w:id="15"/>
      <w:r>
        <w:t>Rangefinder</w:t>
      </w:r>
      <w:commentRangeEnd w:id="15"/>
      <w:r w:rsidR="00193125">
        <w:rPr>
          <w:rStyle w:val="CommentReference"/>
        </w:rPr>
        <w:commentReference w:id="15"/>
      </w:r>
      <w:r>
        <w:t>. Finally, we incorporated plot-level visitation data from Waytes (; same years and locations) to more accurately gauge the effect of distance from shelter on visitation rates (647 total plots). All surveys occurred on fair-weather days (median temperature: 24.5</w:t>
      </w:r>
      <m:oMath>
        <m:sSup>
          <m:sSupPr>
            <m:ctrlPr>
              <w:rPr>
                <w:rFonts w:ascii="Cambria Math" w:hAnsi="Cambria Math"/>
              </w:rPr>
            </m:ctrlPr>
          </m:sSupPr>
          <m:e/>
          <m:sup>
            <m:r>
              <w:rPr>
                <w:rFonts w:ascii="Cambria Math" w:hAnsi="Cambria Math"/>
              </w:rPr>
              <m:t>∘</m:t>
            </m:r>
          </m:sup>
        </m:sSup>
      </m:oMath>
      <w:r>
        <w:t>C., range: 17–</w:t>
      </w:r>
      <w:commentRangeStart w:id="16"/>
      <w:r>
        <w:t>33</w:t>
      </w:r>
      <w:commentRangeEnd w:id="16"/>
      <w:r w:rsidR="00193125">
        <w:rPr>
          <w:rStyle w:val="CommentReference"/>
        </w:rPr>
        <w:commentReference w:id="16"/>
      </w:r>
      <w:r>
        <w:t>) with no rain and minimal wind (30 km/</w:t>
      </w:r>
      <w:commentRangeStart w:id="17"/>
      <w:commentRangeStart w:id="18"/>
      <w:r>
        <w:t>hr</w:t>
      </w:r>
      <w:commentRangeEnd w:id="17"/>
      <w:r w:rsidR="00193125">
        <w:rPr>
          <w:rStyle w:val="CommentReference"/>
        </w:rPr>
        <w:commentReference w:id="17"/>
      </w:r>
      <w:commentRangeEnd w:id="18"/>
      <w:r w:rsidR="00421ED3">
        <w:rPr>
          <w:rStyle w:val="CommentReference"/>
        </w:rPr>
        <w:commentReference w:id="18"/>
      </w:r>
      <w:r>
        <w:t>).</w:t>
      </w:r>
    </w:p>
    <w:p w14:paraId="6AB9D2C5" w14:textId="77777777" w:rsidR="00936766" w:rsidRDefault="00397B73">
      <w:pPr>
        <w:pStyle w:val="BodyText"/>
      </w:pPr>
      <w:r>
        <w:t>Insect visitation and pollination data were collected once during the main canola bloom at each field (late June - late July), and plants were collected just prior to harvest (mid - late August). We recorded the number of insect visits that contacted the stigmas and anthers of flowers during 10 min</w:t>
      </w:r>
      <w:del w:id="19" w:author="Pernal, Steve (AAFC/AAC)" w:date="2022-10-23T14:13:00Z">
        <w:r w:rsidDel="004B4524">
          <w:delText>utes</w:delText>
        </w:r>
      </w:del>
      <w:r>
        <w:t xml:space="preserve"> of observation (5 min for seed fields during 2015), recorded the identity of the visitor, and counted the number of open, visitable flowers in each plot (petals had not yet started to </w:t>
      </w:r>
      <w:commentRangeStart w:id="20"/>
      <w:r>
        <w:t>dehisce</w:t>
      </w:r>
      <w:commentRangeEnd w:id="20"/>
      <w:r w:rsidR="004B4524">
        <w:rPr>
          <w:rStyle w:val="CommentReference"/>
        </w:rPr>
        <w:commentReference w:id="20"/>
      </w:r>
      <w:r>
        <w:t xml:space="preserve">, style had not elongated more than 3-4 millimeters beyond the anthers). To assess pollen deposition, we collected stigmas from five random flowers at each female plot, mounted them in fuchsin </w:t>
      </w:r>
      <w:commentRangeStart w:id="21"/>
      <w:r>
        <w:t>gel</w:t>
      </w:r>
      <w:commentRangeEnd w:id="21"/>
      <w:r w:rsidR="004B4524">
        <w:rPr>
          <w:rStyle w:val="CommentReference"/>
        </w:rPr>
        <w:commentReference w:id="21"/>
      </w:r>
      <w:r>
        <w:t xml:space="preserve">  on depression slides, and counted the pollen on each stigma using a LeicaDME 13595 light </w:t>
      </w:r>
      <w:commentRangeStart w:id="22"/>
      <w:r>
        <w:t>microscope</w:t>
      </w:r>
      <w:commentRangeEnd w:id="22"/>
      <w:r w:rsidR="004B4524">
        <w:rPr>
          <w:rStyle w:val="CommentReference"/>
        </w:rPr>
        <w:commentReference w:id="22"/>
      </w:r>
      <w:r>
        <w:t xml:space="preserve"> under 100x magnification (1294 commodity and 1050 seed canola stigmas). At the end of the growing season, we collected three plants from the same female plot and recorded the plant density per m</w:t>
      </w:r>
      <m:oMath>
        <m:sSup>
          <m:sSupPr>
            <m:ctrlPr>
              <w:rPr>
                <w:rFonts w:ascii="Cambria Math" w:hAnsi="Cambria Math"/>
              </w:rPr>
            </m:ctrlPr>
          </m:sSupPr>
          <m:e/>
          <m:sup>
            <m:r>
              <w:rPr>
                <w:rFonts w:ascii="Cambria Math" w:hAnsi="Cambria Math"/>
              </w:rPr>
              <m:t>2</m:t>
            </m:r>
          </m:sup>
        </m:sSup>
      </m:oMath>
      <w:r>
        <w:t xml:space="preserve"> (789 commodity canola plants, 582 seed canola plants). After drying the plants, we weighed each plant, counted mature pods to estimate pod set, and counted the number of flower pedicels to estimate total flower production. We estimated seed size and seeds per pod by averaging the seed count and weight from five pods on each plant. Finally, we threshed all the pods for each plant by hand, winnowed them using an air separator, and weighed the total mass of cleaned seeds.</w:t>
      </w:r>
    </w:p>
    <w:p w14:paraId="75D7B4A4" w14:textId="77777777" w:rsidR="00936766" w:rsidRDefault="00397B73">
      <w:pPr>
        <w:pStyle w:val="Heading2"/>
      </w:pPr>
      <w:bookmarkStart w:id="23" w:name="analysis"/>
      <w:r>
        <w:t>Analysis</w:t>
      </w:r>
      <w:bookmarkEnd w:id="23"/>
    </w:p>
    <w:p w14:paraId="6F39F90D" w14:textId="6853F047" w:rsidR="00936766" w:rsidRDefault="00397B73">
      <w:pPr>
        <w:pStyle w:val="FirstParagraph"/>
      </w:pPr>
      <w:r>
        <w:t>To examine how yield is influenced by visitation, we used piecewise structural equation models (pSEM, ). Structural equation models (SEMs) are a set of linear models arranged in a causal network, which provides a framework for testing hypotheses about complex systems . SEMs provide a framework for empirical analysis of complex systems, as they allow causal relationships to be formally tested, can provide insight into alternative mechanisms, and are flexible in their assumptions</w:t>
      </w:r>
      <w:del w:id="24" w:author="Pernal, Steve (AAFC/AAC)" w:date="2022-10-23T14:26:00Z">
        <w:r w:rsidDel="009758DD">
          <w:delText xml:space="preserve"> </w:delText>
        </w:r>
      </w:del>
      <w:r>
        <w:t xml:space="preserve">. SEMs represent an intermediate class of statistical models, occupying a space somewhere between linear regression (or machine learning) models and dynamic linear models, making them ideal for generating and testing relationships between large sets of variables . Starting with a simple model (visitation </w:t>
      </w:r>
      <m:oMath>
        <m:r>
          <w:rPr>
            <w:rFonts w:ascii="Cambria Math" w:hAnsi="Cambria Math"/>
          </w:rPr>
          <m:t>→</m:t>
        </m:r>
      </m:oMath>
      <w:r>
        <w:t xml:space="preserve"> pollen deposition </w:t>
      </w:r>
      <m:oMath>
        <m:r>
          <w:rPr>
            <w:rFonts w:ascii="Cambria Math" w:hAnsi="Cambria Math"/>
          </w:rPr>
          <m:t>→</m:t>
        </m:r>
      </m:oMath>
      <w:r>
        <w:t xml:space="preserve"> fruit production </w:t>
      </w:r>
      <m:oMath>
        <m:r>
          <w:rPr>
            <w:rFonts w:ascii="Cambria Math" w:hAnsi="Cambria Math"/>
          </w:rPr>
          <m:t>←</m:t>
        </m:r>
      </m:oMath>
      <w:r>
        <w:t xml:space="preserve"> plant resources), we built a detailed model relating visitation to pollination to seed yield within a causal framework (see Figure </w:t>
      </w:r>
      <w:hyperlink w:anchor="fig:allSEM">
        <w:r>
          <w:rPr>
            <w:rStyle w:val="Hyperlink"/>
          </w:rPr>
          <w:t>1</w:t>
        </w:r>
      </w:hyperlink>
      <w:del w:id="25" w:author="Pernal, Steve (AAFC/AAC)" w:date="2022-10-23T14:28:00Z">
        <w:r w:rsidDel="009758DD">
          <w:delText xml:space="preserve"> in Results</w:delText>
        </w:r>
      </w:del>
      <w:r>
        <w:t xml:space="preserve">). We also ran a linear model outside of each SEM to predict total yield (g per plant) as a function of the seed size, seeds per pod, and pods per plant (see Table </w:t>
      </w:r>
      <w:ins w:id="26" w:author="Pernal, Steve (AAFC/AAC)" w:date="2022-10-23T13:56:00Z">
        <w:r w:rsidR="00D474E1">
          <w:t>S</w:t>
        </w:r>
      </w:ins>
      <w:hyperlink w:anchor="tab:totalYieldCoefs">
        <w:r>
          <w:rPr>
            <w:rStyle w:val="Hyperlink"/>
          </w:rPr>
          <w:t>6</w:t>
        </w:r>
      </w:hyperlink>
      <w:r>
        <w:t>). After the models were fit and validated, we simulated seed size and yield at varying distances from pollinators, using the coefficients from each model to integrate the effect of pollination on yield across all sub-models (while holding plant density constant).</w:t>
      </w:r>
    </w:p>
    <w:p w14:paraId="1E146322" w14:textId="4D7437CF" w:rsidR="00936766" w:rsidRDefault="00397B73">
      <w:pPr>
        <w:pStyle w:val="BodyText"/>
      </w:pPr>
      <w:r>
        <w:t xml:space="preserve">The underlying models of each pSEM were specified as generalized linear mixed-effects models (GLMMs). GLMMs can model processes that occur at different levels; for example, we modeled seed size at the plant level, and pollen deposition at the flower level. Random intercepts were used to model variance at the field and plot level, but plot-level variance terms had poor traces and low effective sample sizes, indicating low plot-level variance; therefore, we omitted plot-level random effects for all models (except for pollen count and pod set in seed fields, see Table </w:t>
      </w:r>
      <w:ins w:id="27" w:author="Pernal, Steve (AAFC/AAC)" w:date="2022-10-23T14:33:00Z">
        <w:r w:rsidR="009758DD">
          <w:t>S</w:t>
        </w:r>
      </w:ins>
      <w:hyperlink w:anchor="tab:seedCoefs">
        <w:r>
          <w:rPr>
            <w:rStyle w:val="Hyperlink"/>
          </w:rPr>
          <w:t>5</w:t>
        </w:r>
      </w:hyperlink>
      <w:r>
        <w:t xml:space="preserve">). Visitation models used </w:t>
      </w:r>
      <m:oMath>
        <m:r>
          <w:rPr>
            <w:rFonts w:ascii="Cambria Math" w:hAnsi="Cambria Math"/>
          </w:rPr>
          <m:t>log</m:t>
        </m:r>
      </m:oMath>
      <w:r>
        <w:t xml:space="preserve">(time) as an “offset" variable to account for differences in observation times. We observed LCBs directly harassing HBs during the plot-level observations, attacking HBs both on the flowers and in the </w:t>
      </w:r>
      <w:commentRangeStart w:id="28"/>
      <w:r>
        <w:t>air</w:t>
      </w:r>
      <w:commentRangeEnd w:id="28"/>
      <w:r w:rsidR="00606926">
        <w:rPr>
          <w:rStyle w:val="CommentReference"/>
        </w:rPr>
        <w:commentReference w:id="28"/>
      </w:r>
      <w:r>
        <w:t xml:space="preserve"> (also seen by  and ), but HBs were never the aggressor in these interactions, so we treated LCB vis</w:t>
      </w:r>
      <w:ins w:id="29" w:author="Pernal, Steve (AAFC/AAC)" w:date="2022-10-23T14:33:00Z">
        <w:r w:rsidR="00606926">
          <w:t>i</w:t>
        </w:r>
      </w:ins>
      <w:r>
        <w:t xml:space="preserve">tation as a potential cause of HB visitation (Figure </w:t>
      </w:r>
      <w:hyperlink w:anchor="fig:allSEM">
        <w:r>
          <w:rPr>
            <w:rStyle w:val="Hyperlink"/>
          </w:rPr>
          <w:t>1</w:t>
        </w:r>
      </w:hyperlink>
      <w:r>
        <w:t xml:space="preserve">). Pod set can suppress future vegetative growth and flower production , but SEMs do not allow for causal loops , so we included a path from pod set to flower production as the closest approximation of this process. The direction of the path could be reversed, implying that large flower production reduces the proportion of pod set, but we considered only the first scenario, as  showed that low pod set increases flower production. Plant and pollen samples were not collected from male bays in seed fields, and there were no large differences in visitation rates for honey bees or LCBs (p = 0.32, 0.72, respectively) once other terms were included as covariates, so bay was excluded from further analysis. See Equation sets S1 and S2 for model specifications) </w:t>
      </w:r>
      <w:ins w:id="30" w:author="Pernal, Steve (AAFC/AAC)" w:date="2022-10-23T14:36:00Z">
        <w:r w:rsidR="00606926">
          <w:t xml:space="preserve">and </w:t>
        </w:r>
      </w:ins>
      <w:r>
        <w:t xml:space="preserve">Table </w:t>
      </w:r>
      <w:ins w:id="31" w:author="Pernal, Steve (AAFC/AAC)" w:date="2022-10-23T14:36:00Z">
        <w:r w:rsidR="00606926">
          <w:t>S</w:t>
        </w:r>
      </w:ins>
      <w:hyperlink w:anchor="tab:dataSummary">
        <w:r>
          <w:rPr>
            <w:rStyle w:val="Hyperlink"/>
          </w:rPr>
          <w:t>1</w:t>
        </w:r>
      </w:hyperlink>
      <w:r>
        <w:t xml:space="preserve"> for a brief summary of the variables used in each SEM.</w:t>
      </w:r>
    </w:p>
    <w:p w14:paraId="0F2BC920" w14:textId="77777777" w:rsidR="00936766" w:rsidRDefault="00397B73">
      <w:pPr>
        <w:pStyle w:val="BodyText"/>
      </w:pPr>
      <w:r>
        <w:t>Structural equation models do not have paths between all variables, which may bias the model results if this independence assumption is incorrect; this requires testing a “basis set" of independence claims using Shipley’s d-separation criteria . The initial commodity canola pSEM was misspecfied, as several missing paths were identified (Fisher’s C = 167.5, df = 64, p</w:t>
      </w:r>
      <m:oMath>
        <m:r>
          <w:rPr>
            <w:rFonts w:ascii="Cambria Math" w:hAnsi="Cambria Math"/>
          </w:rPr>
          <m:t>&lt;</m:t>
        </m:r>
      </m:oMath>
      <w:r>
        <w:t xml:space="preserve">0.001), but the updated pSEM was deemed adequate (C = 52.0, df = 48, p = 0.32). Similarly, the initial seed field pSEM also had several missing paths (C = 105.6, df = 76, p = 0.01), which were added, making the updated pSEM adequate (C = 72.2, k = 72, p = 0.47). Basis sets were generated using the </w:t>
      </w:r>
      <w:r>
        <w:rPr>
          <w:rStyle w:val="VerbatimChar"/>
        </w:rPr>
        <w:t>dagitty</w:t>
      </w:r>
      <w:r>
        <w:t xml:space="preserve"> library in R 4.2.</w:t>
      </w:r>
      <w:commentRangeStart w:id="32"/>
      <w:r>
        <w:t>1</w:t>
      </w:r>
      <w:commentRangeEnd w:id="32"/>
      <w:r w:rsidR="00F04825">
        <w:rPr>
          <w:rStyle w:val="CommentReference"/>
        </w:rPr>
        <w:commentReference w:id="32"/>
      </w:r>
      <w:r>
        <w:t>.</w:t>
      </w:r>
    </w:p>
    <w:p w14:paraId="1DCF85D4" w14:textId="77777777" w:rsidR="00936766" w:rsidRDefault="00397B73">
      <w:pPr>
        <w:pStyle w:val="BodyText"/>
      </w:pPr>
      <w:r>
        <w:t xml:space="preserve">All component GLMMs of the pSEM were written in Stan 2.18.1 </w:t>
      </w:r>
      <w:commentRangeStart w:id="33"/>
      <w:r>
        <w:t>and</w:t>
      </w:r>
      <w:commentRangeEnd w:id="33"/>
      <w:r w:rsidR="00606926">
        <w:rPr>
          <w:rStyle w:val="CommentReference"/>
        </w:rPr>
        <w:commentReference w:id="33"/>
      </w:r>
      <w:r>
        <w:t xml:space="preserve"> run using </w:t>
      </w:r>
      <w:r>
        <w:rPr>
          <w:rStyle w:val="VerbatimChar"/>
        </w:rPr>
        <w:t>rstan</w:t>
      </w:r>
      <w:r>
        <w:t xml:space="preserve"> 2.26.13 . We used weakly informative normal priors (</w:t>
      </w:r>
      <m:oMath>
        <m:r>
          <w:rPr>
            <w:rFonts w:ascii="Cambria Math" w:hAnsi="Cambria Math"/>
          </w:rPr>
          <m:t>μ=0,σ=5</m:t>
        </m:r>
      </m:oMath>
      <w:r>
        <w:t>) for fixed effects and gamma priors (</w:t>
      </w:r>
      <m:oMath>
        <m:r>
          <w:rPr>
            <w:rFonts w:ascii="Cambria Math" w:hAnsi="Cambria Math"/>
          </w:rPr>
          <m:t>α=1,β=1</m:t>
        </m:r>
      </m:oMath>
      <w:r>
        <w:t>) for the variance components. Four separate chains were run with an adaptive phase of 1000 iterations, and a sampling phase of 1000 iterations, then checked for convergence of the chains (</w:t>
      </w:r>
      <m:oMath>
        <m:acc>
          <m:accPr>
            <m:chr m:val="^"/>
            <m:ctrlPr>
              <w:rPr>
                <w:rFonts w:ascii="Cambria Math" w:hAnsi="Cambria Math"/>
              </w:rPr>
            </m:ctrlPr>
          </m:accPr>
          <m:e>
            <m:r>
              <w:rPr>
                <w:rFonts w:ascii="Cambria Math" w:hAnsi="Cambria Math"/>
              </w:rPr>
              <m:t>R</m:t>
            </m:r>
          </m:e>
        </m:acc>
        <m:r>
          <w:rPr>
            <w:rFonts w:ascii="Cambria Math" w:hAnsi="Cambria Math"/>
          </w:rPr>
          <m:t>≈</m:t>
        </m:r>
      </m:oMath>
      <w:r>
        <w:t xml:space="preserve">1) and low autocorrelation within chains (high </w:t>
      </w:r>
      <m:oMath>
        <m:sSub>
          <m:sSubPr>
            <m:ctrlPr>
              <w:rPr>
                <w:rFonts w:ascii="Cambria Math" w:hAnsi="Cambria Math"/>
              </w:rPr>
            </m:ctrlPr>
          </m:sSubPr>
          <m:e>
            <m:r>
              <w:rPr>
                <w:rFonts w:ascii="Cambria Math" w:hAnsi="Cambria Math"/>
              </w:rPr>
              <m:t>N</m:t>
            </m:r>
          </m:e>
          <m:sub>
            <m:r>
              <w:rPr>
                <w:rFonts w:ascii="Cambria Math" w:hAnsi="Cambria Math"/>
              </w:rPr>
              <m:t>eff</m:t>
            </m:r>
          </m:sub>
        </m:sSub>
      </m:oMath>
      <w:r>
        <w:t xml:space="preserve">). We assessed the underlying probability distribution functions of each model using posterior predictive checks , and found that the probability distributions were properly specified (i.e. simulated data was close to actual data). p-values were calculated using the Z-scores (mean/SD) of the sampled posterior distributions; unless otherwise specified, listed model coefficents have a p-value less than 0.05, and are considered “strong" effects where p-values are </w:t>
      </w:r>
      <m:oMath>
        <m:r>
          <w:rPr>
            <w:rFonts w:ascii="Cambria Math" w:hAnsi="Cambria Math"/>
          </w:rPr>
          <m:t>0.01</m:t>
        </m:r>
      </m:oMath>
      <w:r>
        <w:t xml:space="preserve"> (see Table </w:t>
      </w:r>
      <w:hyperlink w:anchor="tab:commCoefs">
        <w:r>
          <w:rPr>
            <w:rStyle w:val="Hyperlink"/>
          </w:rPr>
          <w:t>4</w:t>
        </w:r>
      </w:hyperlink>
      <w:r>
        <w:t xml:space="preserve"> and </w:t>
      </w:r>
      <w:hyperlink w:anchor="tab:seedCoefs">
        <w:r>
          <w:rPr>
            <w:rStyle w:val="Hyperlink"/>
          </w:rPr>
          <w:t>5</w:t>
        </w:r>
      </w:hyperlink>
      <w:r>
        <w:t xml:space="preserve"> for more detailed model summaries). Predictions from models are taken from median values of the posterior, while uncertainty is derived from the 95% credible intervals (CIs). Figures were made using </w:t>
      </w:r>
      <w:r>
        <w:rPr>
          <w:rStyle w:val="VerbatimChar"/>
        </w:rPr>
        <w:t>ggplot2</w:t>
      </w:r>
      <w:r>
        <w:t xml:space="preserve"> and </w:t>
      </w:r>
      <w:r>
        <w:rPr>
          <w:rStyle w:val="VerbatimChar"/>
        </w:rPr>
        <w:t>ggpubr</w:t>
      </w:r>
      <w:r>
        <w:t xml:space="preserve"> .</w:t>
      </w:r>
    </w:p>
    <w:p w14:paraId="3D4DC825" w14:textId="77777777" w:rsidR="00936766" w:rsidRDefault="00397B73">
      <w:pPr>
        <w:pStyle w:val="Heading1"/>
      </w:pPr>
      <w:bookmarkStart w:id="34" w:name="results"/>
      <w:r>
        <w:t>Results</w:t>
      </w:r>
      <w:bookmarkEnd w:id="34"/>
    </w:p>
    <w:p w14:paraId="6C03FAC5" w14:textId="77777777" w:rsidR="00936766" w:rsidRDefault="00397B73">
      <w:pPr>
        <w:pStyle w:val="Heading2"/>
      </w:pPr>
      <w:bookmarkStart w:id="35" w:name="path-analyses"/>
      <w:r>
        <w:t>Path analyses</w:t>
      </w:r>
      <w:bookmarkEnd w:id="35"/>
    </w:p>
    <w:p w14:paraId="6FB854C5" w14:textId="77777777" w:rsidR="00936766" w:rsidRDefault="00397B73">
      <w:pPr>
        <w:pStyle w:val="FirstParagraph"/>
      </w:pPr>
      <w:r>
        <w:t xml:space="preserve">The path analyses revealed that plant size and pollen deposition were the main drivers of seed production in seed canola, while plant size alone was the main driver in commodity canola (see Figure </w:t>
      </w:r>
      <w:hyperlink w:anchor="fig:allSEM">
        <w:r>
          <w:rPr>
            <w:rStyle w:val="Hyperlink"/>
          </w:rPr>
          <w:t>1</w:t>
        </w:r>
      </w:hyperlink>
      <w:r>
        <w:t xml:space="preserve"> for paths and effect sizes). LCB visitation strongly increased pollen deposition in seed canola, but there was no strong effect of HB visitation in either seed or commodity </w:t>
      </w:r>
      <w:commentRangeStart w:id="36"/>
      <w:r>
        <w:t>canola</w:t>
      </w:r>
      <w:commentRangeEnd w:id="36"/>
      <w:r w:rsidR="007930AE">
        <w:rPr>
          <w:rStyle w:val="CommentReference"/>
        </w:rPr>
        <w:commentReference w:id="36"/>
      </w:r>
      <w:r>
        <w:t>. Plant size increased with distance from the edge of the field in both crops, as well as plant density in seed fields. Plant size strongly increased the number of flowers per plant in both crops, and there were strong negative paths from pods per plant to flowers per plant, indicating that high flower survival suppressed future flower production in both crops. Plant size increased pod set and seeds per pod in both crop types, and also increased seed size in seed canola plants. Pollen deposition increased pod set and seeds per pod in seed canola, but did not affect seed or pod production in commodity canola, showing that plant resources matter strongly for both crops, but that pollen limitation matters only in seed canola. Finally, there was a direct effect (i.e. not mediated by visitation) of bay centre, distance from edge, and distance from LCB shelter on pollen count and pod set in seed fields, pointing to possible differences in pollen transfer even at the same rate of visitation. We consider each component of each path analysis in greater detail below.</w:t>
      </w:r>
    </w:p>
    <w:p w14:paraId="0D98F77D" w14:textId="77777777" w:rsidR="00936766" w:rsidRDefault="00397B73">
      <w:pPr>
        <w:pStyle w:val="CaptionedFigure"/>
      </w:pPr>
      <w:bookmarkStart w:id="37" w:name="fig%3AallSEM"/>
      <w:r>
        <w:rPr>
          <w:noProof/>
          <w:lang w:val="en-CA" w:eastAsia="en-CA"/>
        </w:rPr>
        <w:drawing>
          <wp:inline distT="0" distB="0" distL="0" distR="0" wp14:anchorId="663B0D4D" wp14:editId="027A2309">
            <wp:extent cx="5334000" cy="6223000"/>
            <wp:effectExtent l="0" t="0" r="0" b="0"/>
            <wp:docPr id="1" name="Picture" descr="Results of path analyses in commodity and seed fields. Field Edge Distance refers to the distance to the edge of the field (and location of HB apiary) and Shelter Distance refers to the distance to the nearest LCB shelter. The width of each arrow is proportional to the effect size of each component path (number also displayed), with black and red lines representing positive and negative effects, respectively. Transparent arrows show path coefficients whose 95% posterior intervals overlapped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sults of path analyses in commodity and seed fields. Field Edge Distance refers to the distance to the edge of the field (and location of HB apiary) and Shelter Distance refers to the distance to the nearest LCB shelter. The width of each arrow is proportional to the effect size of each component path (number also displayed), with black and red lines representing positive and negative effects, respectively. Transparent arrows show path coefficients whose 95% posterior intervals overlapped zero."/>
                    <pic:cNvPicPr>
                      <a:picLocks noChangeAspect="1" noChangeArrowheads="1"/>
                    </pic:cNvPicPr>
                  </pic:nvPicPr>
                  <pic:blipFill>
                    <a:blip r:embed="rId11"/>
                    <a:stretch>
                      <a:fillRect/>
                    </a:stretch>
                  </pic:blipFill>
                  <pic:spPr bwMode="auto">
                    <a:xfrm>
                      <a:off x="0" y="0"/>
                      <a:ext cx="5334000" cy="6223000"/>
                    </a:xfrm>
                    <a:prstGeom prst="rect">
                      <a:avLst/>
                    </a:prstGeom>
                  </pic:spPr>
                </pic:pic>
              </a:graphicData>
            </a:graphic>
          </wp:inline>
        </w:drawing>
      </w:r>
      <w:bookmarkEnd w:id="37"/>
    </w:p>
    <w:p w14:paraId="405B3BDE" w14:textId="77777777" w:rsidR="00936766" w:rsidRDefault="00397B73">
      <w:pPr>
        <w:pStyle w:val="ImageCaption"/>
      </w:pPr>
      <w:r>
        <w:t>Results of path analyses in commodity and seed fields. Field Edge Distance refers to the distance to the edge of the field (and location of HB apiary) and Shelter Distance refers to the distance to the nearest LCB shelter. The width of each arrow is proportional to the effect size of each component path (number also displayed), with black and red lines representing positive and negative effects, respectively. Transparent arrows show path coefficients whose 95% posterior intervals overlapped zero.</w:t>
      </w:r>
    </w:p>
    <w:p w14:paraId="07149C1A" w14:textId="77777777" w:rsidR="00936766" w:rsidRDefault="00397B73">
      <w:pPr>
        <w:pStyle w:val="Heading2"/>
      </w:pPr>
      <w:bookmarkStart w:id="38" w:name="flower-visitation"/>
      <w:r>
        <w:t>Flower Visitation</w:t>
      </w:r>
      <w:bookmarkEnd w:id="38"/>
    </w:p>
    <w:p w14:paraId="3CB54CDD" w14:textId="77777777" w:rsidR="00936766" w:rsidRDefault="00397B73">
      <w:pPr>
        <w:pStyle w:val="FirstParagraph"/>
      </w:pPr>
      <w:r>
        <w:t xml:space="preserve">Honey bee flower visitation (per plot) decreased with distance away from the edge of the field in both commodity and seed canola fields. In commodity fields, HB visitation decreased from 12 visits/hr per plot at the edge to 1.8 visits/hr at 400 m into the field (Figure </w:t>
      </w:r>
      <w:hyperlink w:anchor="fig:allVisits">
        <w:r>
          <w:rPr>
            <w:rStyle w:val="Hyperlink"/>
          </w:rPr>
          <w:t>2</w:t>
        </w:r>
      </w:hyperlink>
      <w:r>
        <w:t xml:space="preserve">a, apiary of 40 hives). Lower stocking rates decreased HB visitation at the edge of the field to 7.4 visits/hr at 20 hives, while unstocked field edges had an average of 0.8 visits/hr. Unsurprisingly (given the higher stocking rate of 160 hives per field), HB visitation was much higher in seed canola fields, and decreased from 96.4 visits/hr at edge to 85.7 visits/hr at the centre of the field (Figure </w:t>
      </w:r>
      <w:hyperlink w:anchor="fig:allVisits">
        <w:r>
          <w:rPr>
            <w:rStyle w:val="Hyperlink"/>
          </w:rPr>
          <w:t>2</w:t>
        </w:r>
      </w:hyperlink>
      <w:r>
        <w:t xml:space="preserve">a). HB visitation was also much lower near LCB shelters, dropping from 81 visits/hr at 20 m to 31 at 2 m (Figure </w:t>
      </w:r>
      <w:hyperlink w:anchor="fig:allVisits">
        <w:r>
          <w:rPr>
            <w:rStyle w:val="Hyperlink"/>
          </w:rPr>
          <w:t>2</w:t>
        </w:r>
      </w:hyperlink>
      <w:r>
        <w:t>b), likely due to competition or aggression from LCBs.</w:t>
      </w:r>
    </w:p>
    <w:p w14:paraId="125295B3" w14:textId="77777777" w:rsidR="00936766" w:rsidRDefault="00397B73">
      <w:pPr>
        <w:pStyle w:val="BodyText"/>
      </w:pPr>
      <w:r>
        <w:t xml:space="preserve">LCB flower visitation was much higher close to their shelters, and surprisingly, was also higher at the edge than the centre of the field. Flower density was higher at further distances into the field in both field types, and had a positive effect on LCB visitation (but not HB visitation) in seed fields. LCB visitation dropped from 350 visits/hr at 2 m from the shelter to 50 visits/hr at 20 m (Figure </w:t>
      </w:r>
      <w:hyperlink w:anchor="fig:allVisits">
        <w:r>
          <w:rPr>
            <w:rStyle w:val="Hyperlink"/>
          </w:rPr>
          <w:t>2</w:t>
        </w:r>
      </w:hyperlink>
      <w:r>
        <w:t xml:space="preserve">b), and also decreased from 119 visits/hr at the edge of the field to 25 at the centre (Figure </w:t>
      </w:r>
      <w:hyperlink w:anchor="fig:allVisits">
        <w:r>
          <w:rPr>
            <w:rStyle w:val="Hyperlink"/>
          </w:rPr>
          <w:t>2</w:t>
        </w:r>
      </w:hyperlink>
      <w:r>
        <w:t xml:space="preserve">a, b) There was no large difference in LCB visitation between the edge and centre of the female bays, but HB visitation was higher at the centre of the bay (88 vs. 139 visits/hr, Figure </w:t>
      </w:r>
      <w:hyperlink w:anchor="fig:allVisits">
        <w:r>
          <w:rPr>
            <w:rStyle w:val="Hyperlink"/>
          </w:rPr>
          <w:t>2</w:t>
        </w:r>
      </w:hyperlink>
      <w:r>
        <w:t>c). Together, our results indicate that pollination is likely accomplished by different species in different parts of the field.</w:t>
      </w:r>
    </w:p>
    <w:p w14:paraId="0545BE96" w14:textId="77777777" w:rsidR="00936766" w:rsidRDefault="00397B73">
      <w:pPr>
        <w:pStyle w:val="CaptionedFigure"/>
      </w:pPr>
      <w:bookmarkStart w:id="39" w:name="fig%3AallVisits"/>
      <w:r>
        <w:rPr>
          <w:noProof/>
          <w:lang w:val="en-CA" w:eastAsia="en-CA"/>
        </w:rPr>
        <w:drawing>
          <wp:inline distT="0" distB="0" distL="0" distR="0" wp14:anchorId="229EBE81" wp14:editId="3EFF111D">
            <wp:extent cx="5334000" cy="1778000"/>
            <wp:effectExtent l="0" t="0" r="0" b="0"/>
            <wp:docPr id="2" name="Image2" descr="Effect of distance from a) honey bee apiaries, b) leafcutter shelters, and c) female bay position on visitation rates. Commodity fields are shown at a stocking rate of 40 hives (black line), while stocking rates are at 160 hives in seed fields (yellow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Effect of distance from a) honey bee apiaries, b) leafcutter shelters, and c) female bay position on visitation rates. Commodity fields are shown at a stocking rate of 40 hives (black line), while stocking rates are at 160 hives in seed fields (yellow line)."/>
                    <pic:cNvPicPr>
                      <a:picLocks noChangeAspect="1" noChangeArrowheads="1"/>
                    </pic:cNvPicPr>
                  </pic:nvPicPr>
                  <pic:blipFill>
                    <a:blip r:embed="rId12"/>
                    <a:stretch>
                      <a:fillRect/>
                    </a:stretch>
                  </pic:blipFill>
                  <pic:spPr bwMode="auto">
                    <a:xfrm>
                      <a:off x="0" y="0"/>
                      <a:ext cx="5334000" cy="1778000"/>
                    </a:xfrm>
                    <a:prstGeom prst="rect">
                      <a:avLst/>
                    </a:prstGeom>
                  </pic:spPr>
                </pic:pic>
              </a:graphicData>
            </a:graphic>
          </wp:inline>
        </w:drawing>
      </w:r>
      <w:bookmarkEnd w:id="39"/>
    </w:p>
    <w:p w14:paraId="5FAD29B3" w14:textId="77777777" w:rsidR="00936766" w:rsidRDefault="00397B73">
      <w:pPr>
        <w:pStyle w:val="ImageCaption"/>
      </w:pPr>
      <w:r>
        <w:t>Effect of distance from a) honey bee apiaries, b) leafcutter shelters, and c) female bay position on visitation rates. Commodity fields are shown at a stocking rate of 40 hives (black line), while stocking rates are at 160 hives in seed fields (yellow line).</w:t>
      </w:r>
    </w:p>
    <w:p w14:paraId="1125B47D" w14:textId="77777777" w:rsidR="00936766" w:rsidRDefault="00397B73">
      <w:pPr>
        <w:pStyle w:val="Heading2"/>
      </w:pPr>
      <w:bookmarkStart w:id="40" w:name="pollen-deposition"/>
      <w:r>
        <w:t>Pollen Deposition</w:t>
      </w:r>
      <w:bookmarkEnd w:id="40"/>
    </w:p>
    <w:p w14:paraId="6E89C792" w14:textId="77777777" w:rsidR="00936766" w:rsidRDefault="00397B73">
      <w:pPr>
        <w:pStyle w:val="FirstParagraph"/>
      </w:pPr>
      <w:r>
        <w:t xml:space="preserve">LCB visitation increased pollen deposition in seed canola fields, but honey bees did not increase pollen deposition in commodity or seed canola fields (Figure </w:t>
      </w:r>
      <w:hyperlink w:anchor="fig:allPollen">
        <w:r>
          <w:rPr>
            <w:rStyle w:val="Hyperlink"/>
          </w:rPr>
          <w:t>3</w:t>
        </w:r>
      </w:hyperlink>
      <w:r>
        <w:t xml:space="preserve">a). Pollen deposition on stigmas was high in commodity canola (mean: 293 grains/stigma, SD: 385, range: 0–3981), but honey bee visitation had no effect. Pollen deposition declined weakly with distance from the edge of the field (p0.09), but this only amounted to a 6% average decrease (290 grains/stigma at the field edge vs. 240 at field centre, Figure </w:t>
      </w:r>
      <w:hyperlink w:anchor="fig:allPollen">
        <w:r>
          <w:rPr>
            <w:rStyle w:val="Hyperlink"/>
          </w:rPr>
          <w:t>3</w:t>
        </w:r>
      </w:hyperlink>
      <w:r>
        <w:t xml:space="preserve">b). In seed canola, pollen deposition was much lower overall (mean: 22 grains/stigma, SD: 43, range: 0–578), and decreased from 26.3 grains/stigma at the edge to 11.5 at the centre of the field (Figure </w:t>
      </w:r>
      <w:hyperlink w:anchor="fig:allPollen">
        <w:r>
          <w:rPr>
            <w:rStyle w:val="Hyperlink"/>
          </w:rPr>
          <w:t>3</w:t>
        </w:r>
      </w:hyperlink>
      <w:r>
        <w:t xml:space="preserve">b), independent of bee visitation. LCB visitation increased pollen deposition from 13 grains/stigma at 0 visits/hr to 25 pollen grains at 100 visits/hr (Figure </w:t>
      </w:r>
      <w:hyperlink w:anchor="fig:allPollen">
        <w:r>
          <w:rPr>
            <w:rStyle w:val="Hyperlink"/>
          </w:rPr>
          <w:t>3</w:t>
        </w:r>
      </w:hyperlink>
      <w:r>
        <w:t xml:space="preserve">a), but there was no effect of honey bee visitation (p0.20), implying that most of the pollen deposition in seed fields is the result of LCB visitation. Pollen deposition also decreased from 15 grains/stigma at the edge of the female bay to 9 at the centre of the bay independent of visitation (Figure </w:t>
      </w:r>
      <w:hyperlink w:anchor="fig:allPollen">
        <w:r>
          <w:rPr>
            <w:rStyle w:val="Hyperlink"/>
          </w:rPr>
          <w:t>3</w:t>
        </w:r>
      </w:hyperlink>
      <w:r>
        <w:t>c), suggesting that bees crossing over into the male bays may deposit less pollen as they move towards the centre.</w:t>
      </w:r>
    </w:p>
    <w:p w14:paraId="36BA13AA" w14:textId="77777777" w:rsidR="00936766" w:rsidRDefault="00397B73">
      <w:pPr>
        <w:pStyle w:val="CaptionedFigure"/>
      </w:pPr>
      <w:bookmarkStart w:id="41" w:name="fig%3AallPollen"/>
      <w:r>
        <w:rPr>
          <w:noProof/>
          <w:lang w:val="en-CA" w:eastAsia="en-CA"/>
        </w:rPr>
        <w:drawing>
          <wp:inline distT="0" distB="0" distL="0" distR="0" wp14:anchorId="5A40637E" wp14:editId="7335D06E">
            <wp:extent cx="5334000" cy="1778000"/>
            <wp:effectExtent l="0" t="0" r="0" b="0"/>
            <wp:docPr id="3" name="Image3" descr="Effect of a) visitation rate, b) distance from apiary (HB) or shelter (LCB), and c) female bay position on pollen de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Effect of a) visitation rate, b) distance from apiary (HB) or shelter (LCB), and c) female bay position on pollen deposition."/>
                    <pic:cNvPicPr>
                      <a:picLocks noChangeAspect="1" noChangeArrowheads="1"/>
                    </pic:cNvPicPr>
                  </pic:nvPicPr>
                  <pic:blipFill>
                    <a:blip r:embed="rId13"/>
                    <a:stretch>
                      <a:fillRect/>
                    </a:stretch>
                  </pic:blipFill>
                  <pic:spPr bwMode="auto">
                    <a:xfrm>
                      <a:off x="0" y="0"/>
                      <a:ext cx="5334000" cy="1778000"/>
                    </a:xfrm>
                    <a:prstGeom prst="rect">
                      <a:avLst/>
                    </a:prstGeom>
                  </pic:spPr>
                </pic:pic>
              </a:graphicData>
            </a:graphic>
          </wp:inline>
        </w:drawing>
      </w:r>
      <w:bookmarkEnd w:id="41"/>
    </w:p>
    <w:p w14:paraId="1B9142B1" w14:textId="77777777" w:rsidR="00936766" w:rsidRDefault="00397B73">
      <w:pPr>
        <w:pStyle w:val="ImageCaption"/>
      </w:pPr>
      <w:r>
        <w:t>Effect of a) visitation rate, b) distance from apiary (HB) or shelter (LCB), and c) female bay position on pollen deposition.</w:t>
      </w:r>
    </w:p>
    <w:p w14:paraId="2EB8434A" w14:textId="77777777" w:rsidR="00936766" w:rsidRDefault="00397B73">
      <w:pPr>
        <w:pStyle w:val="Heading2"/>
      </w:pPr>
      <w:bookmarkStart w:id="42" w:name="seed-production"/>
      <w:r>
        <w:t>Seed Production</w:t>
      </w:r>
      <w:bookmarkEnd w:id="42"/>
    </w:p>
    <w:p w14:paraId="6DFA3031" w14:textId="77777777" w:rsidR="00936766" w:rsidRDefault="00397B73">
      <w:pPr>
        <w:pStyle w:val="CaptionedFigure"/>
      </w:pPr>
      <w:bookmarkStart w:id="43" w:name="fig%3AallSeeds"/>
      <w:r>
        <w:rPr>
          <w:noProof/>
          <w:lang w:val="en-CA" w:eastAsia="en-CA"/>
        </w:rPr>
        <w:drawing>
          <wp:inline distT="0" distB="0" distL="0" distR="0" wp14:anchorId="728A0F3C" wp14:editId="357753A1">
            <wp:extent cx="5334000" cy="3200400"/>
            <wp:effectExtent l="0" t="0" r="0" b="0"/>
            <wp:docPr id="4" name="Image4" descr="Marginal effects of pollen deposition (top row) and plant size (bottom row) on flower survival, seeds per pod, and seed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Marginal effects of pollen deposition (top row) and plant size (bottom row) on flower survival, seeds per pod, and seed size."/>
                    <pic:cNvPicPr>
                      <a:picLocks noChangeAspect="1" noChangeArrowheads="1"/>
                    </pic:cNvPicPr>
                  </pic:nvPicPr>
                  <pic:blipFill>
                    <a:blip r:embed="rId14"/>
                    <a:stretch>
                      <a:fillRect/>
                    </a:stretch>
                  </pic:blipFill>
                  <pic:spPr bwMode="auto">
                    <a:xfrm>
                      <a:off x="0" y="0"/>
                      <a:ext cx="5334000" cy="3200400"/>
                    </a:xfrm>
                    <a:prstGeom prst="rect">
                      <a:avLst/>
                    </a:prstGeom>
                  </pic:spPr>
                </pic:pic>
              </a:graphicData>
            </a:graphic>
          </wp:inline>
        </w:drawing>
      </w:r>
      <w:bookmarkEnd w:id="43"/>
    </w:p>
    <w:p w14:paraId="3217BE7D" w14:textId="77777777" w:rsidR="00936766" w:rsidRDefault="00397B73">
      <w:pPr>
        <w:pStyle w:val="ImageCaption"/>
      </w:pPr>
      <w:r>
        <w:t>Marginal effects of pollen deposition (top row) and plant size (bottom row) on flower survival, seeds per pod, and seed size.</w:t>
      </w:r>
    </w:p>
    <w:p w14:paraId="53F39075" w14:textId="52F3999D" w:rsidR="00936766" w:rsidRDefault="00397B73">
      <w:pPr>
        <w:pStyle w:val="BodyText"/>
      </w:pPr>
      <w:r>
        <w:t xml:space="preserve">Commodity canola produced fewer flowers per plant than seed canola (mean: 196 vs. 461), and also produced fewer pods per plant (143 vs. 299, Table </w:t>
      </w:r>
      <w:ins w:id="44" w:author="Pernal, Steve (AAFC/AAC)" w:date="2022-10-23T15:36:00Z">
        <w:r w:rsidR="007930AE">
          <w:t>S</w:t>
        </w:r>
      </w:ins>
      <w:hyperlink w:anchor="tab:dataSummary">
        <w:r>
          <w:rPr>
            <w:rStyle w:val="Hyperlink"/>
          </w:rPr>
          <w:t>1</w:t>
        </w:r>
      </w:hyperlink>
      <w:r>
        <w:t>). In contrast, commodity canola also produced more seeds per pod than seed canola plants (mean: 23 vs. 16), but seed size was lower in commodity canola than seed canola (2.74 vs. 3.43 mg/seed). Finally, commodity plants were also lower-yielding than seed canola plants (mean: 6.8 vs. 9.5 g seed per plant), but produced more seeds per gram of vegetative biomass than seed canola plants (mean: 0.38 vs. 0.32), likely due to lower pollen limitation.</w:t>
      </w:r>
    </w:p>
    <w:p w14:paraId="41F9CA8C" w14:textId="3EEBF90A" w:rsidR="00936766" w:rsidRDefault="00397B73">
      <w:pPr>
        <w:pStyle w:val="BodyText"/>
      </w:pPr>
      <w:r>
        <w:t xml:space="preserve">Plant size had by far the strongest positive effect on the number of pods produced (see large plant paths in Figure </w:t>
      </w:r>
      <w:hyperlink w:anchor="fig:allSEM">
        <w:r>
          <w:rPr>
            <w:rStyle w:val="Hyperlink"/>
          </w:rPr>
          <w:t>1</w:t>
        </w:r>
      </w:hyperlink>
      <w:r>
        <w:t xml:space="preserve">), and there was evidence of pod set suppressing flower production, but pollen only directly affected seed production in seed canola. Pollen deposition did not alter seed production in commodity canola (Figure </w:t>
      </w:r>
      <w:hyperlink w:anchor="fig:allSeeds">
        <w:r>
          <w:rPr>
            <w:rStyle w:val="Hyperlink"/>
          </w:rPr>
          <w:t>4</w:t>
        </w:r>
      </w:hyperlink>
      <w:r>
        <w:t xml:space="preserve">a,b,c), nor was there a direct effect of honey bee visitation or distance from field edge, at least at the levels we observed. In both commodity and seed canola, plant size had a strong positive effect on </w:t>
      </w:r>
      <w:ins w:id="45" w:author="Pernal, Steve (AAFC/AAC)" w:date="2022-10-23T15:41:00Z">
        <w:r w:rsidR="005E3915">
          <w:t>percent</w:t>
        </w:r>
      </w:ins>
      <w:del w:id="46" w:author="Pernal, Steve (AAFC/AAC)" w:date="2022-10-23T15:41:00Z">
        <w:r w:rsidDel="005E3915">
          <w:delText>%</w:delText>
        </w:r>
      </w:del>
      <w:r>
        <w:t xml:space="preserve"> pod set and seeds per pod, but did not increase seed size in commodity canola (Figure </w:t>
      </w:r>
      <w:hyperlink w:anchor="fig:allSeeds">
        <w:r>
          <w:rPr>
            <w:rStyle w:val="Hyperlink"/>
          </w:rPr>
          <w:t>4</w:t>
        </w:r>
      </w:hyperlink>
      <w:r>
        <w:t xml:space="preserve">d,e,f). Pod set in seed canola decreased with distance away from the field edge and LCB shelters, and was also lower at the centre of the female bay (independent of visitation and pollen deposition). This distance effect was not seen in commodity canola, suggesting a more long-term pollen limitation effect in seed canola that was not captured by our snapshot of pollen and visitation. Plant density also had a positive direct effect on seed size in both crops; this likely indicates field areas with better microclimate or soil resources rather than density effects </w:t>
      </w:r>
      <w:r>
        <w:rPr>
          <w:i/>
        </w:rPr>
        <w:t>per se</w:t>
      </w:r>
      <w:r>
        <w:t>, as plants at edges of the field or in “field holes" are typically both smaller and less dense. Finally, pod set also had a strong negative influence on flowers per plant in both crop types, indicating that high pod set suppresses future flower production.</w:t>
      </w:r>
    </w:p>
    <w:p w14:paraId="26DC21DF" w14:textId="77777777" w:rsidR="00936766" w:rsidRDefault="00397B73">
      <w:pPr>
        <w:pStyle w:val="Heading2"/>
      </w:pPr>
      <w:bookmarkStart w:id="47" w:name="yield-simulations"/>
      <w:r>
        <w:t>Yield simulations</w:t>
      </w:r>
      <w:bookmarkEnd w:id="47"/>
    </w:p>
    <w:p w14:paraId="660C26A6" w14:textId="77777777" w:rsidR="00936766" w:rsidRDefault="00397B73">
      <w:pPr>
        <w:pStyle w:val="FirstParagraph"/>
      </w:pPr>
      <w:r>
        <w:t xml:space="preserve">Our path analysis simulations further confirmed the results of the analysis: HB visitation had little effect on yield in either crop type, but LCB visitation improved yield in seed crops. The simulations showed no large effect of HB stocking on seed size or total yield in commodity fields (Figure </w:t>
      </w:r>
      <w:hyperlink w:anchor="fig:allYield">
        <w:r>
          <w:rPr>
            <w:rStyle w:val="Hyperlink"/>
          </w:rPr>
          <w:t>5</w:t>
        </w:r>
      </w:hyperlink>
      <w:r>
        <w:t xml:space="preserve">a and b, respectively), aside from the effect associated with distance from the edge of the field. Similarly, the simulations for seed fields showed a small increase in seed size and total yield with distance from the HB hives at the field edges, but the effect of distance from the leafcutter shelters was much more dramatic (compare the spacing of isolines along the x-axis and y-axis in Figures </w:t>
      </w:r>
      <w:hyperlink w:anchor="fig:allYield">
        <w:r>
          <w:rPr>
            <w:rStyle w:val="Hyperlink"/>
          </w:rPr>
          <w:t>5</w:t>
        </w:r>
      </w:hyperlink>
      <w:r>
        <w:t xml:space="preserve">c and d). Simulations run separately for the edge and centre of the female bay revealed that not only are total seed size and total yield lower at the bay centre, but that the effect of HB distance is effectively </w:t>
      </w:r>
      <w:r>
        <w:rPr>
          <w:i/>
        </w:rPr>
        <w:t>nil</w:t>
      </w:r>
      <w:r>
        <w:t xml:space="preserve"> at the bay centre (yield isolines are essentially horizontal in bay centre, and slightly tilted at the bay edge, Figure </w:t>
      </w:r>
      <w:hyperlink w:anchor="fig:allYield">
        <w:r>
          <w:rPr>
            <w:rStyle w:val="Hyperlink"/>
          </w:rPr>
          <w:t>5</w:t>
        </w:r>
      </w:hyperlink>
      <w:r>
        <w:t xml:space="preserve">d and f). Interestingly, the simulations also showed evidence of nonlinear behaviour occurring in the centre of seed field bays, where a local minima in yield appears at approximately 25 m away from HB hives and 45 m away from LCB shelters (Figure </w:t>
      </w:r>
      <w:hyperlink w:anchor="fig:allYield">
        <w:r>
          <w:rPr>
            <w:rStyle w:val="Hyperlink"/>
          </w:rPr>
          <w:t>5</w:t>
        </w:r>
      </w:hyperlink>
      <w:r>
        <w:t>)f), likely because of an interaction between the components of yield (seeds per pod, pods per plant, and weight per seed).</w:t>
      </w:r>
    </w:p>
    <w:p w14:paraId="7B33A8CF" w14:textId="77777777" w:rsidR="00936766" w:rsidRDefault="00397B73">
      <w:pPr>
        <w:pStyle w:val="CaptionedFigure"/>
      </w:pPr>
      <w:bookmarkStart w:id="48" w:name="fig%3AallYield"/>
      <w:r>
        <w:rPr>
          <w:noProof/>
          <w:lang w:val="en-CA" w:eastAsia="en-CA"/>
        </w:rPr>
        <w:drawing>
          <wp:inline distT="0" distB="0" distL="0" distR="0" wp14:anchorId="3DD01171" wp14:editId="723A009A">
            <wp:extent cx="5334000" cy="6400800"/>
            <wp:effectExtent l="0" t="0" r="0" b="0"/>
            <wp:docPr id="5" name="Image5" descr="Effect of honey bee distance and leafcutter distance on seed size (mg/seed, first column) and total yield (tonnes/hectare, second column), using coefficients from paths for simulation, while holding plant density constant at its mean value. Shaded areas shown in a &amp; b are 95% quantiles for the simulations. Lines on panels c - f are isolines of constant seed size (c, e) or yield (d,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Effect of honey bee distance and leafcutter distance on seed size (mg/seed, first column) and total yield (tonnes/hectare, second column), using coefficients from paths for simulation, while holding plant density constant at its mean value. Shaded areas shown in a &amp; b are 95% quantiles for the simulations. Lines on panels c - f are isolines of constant seed size (c, e) or yield (d, f)."/>
                    <pic:cNvPicPr>
                      <a:picLocks noChangeAspect="1" noChangeArrowheads="1"/>
                    </pic:cNvPicPr>
                  </pic:nvPicPr>
                  <pic:blipFill>
                    <a:blip r:embed="rId15"/>
                    <a:stretch>
                      <a:fillRect/>
                    </a:stretch>
                  </pic:blipFill>
                  <pic:spPr bwMode="auto">
                    <a:xfrm>
                      <a:off x="0" y="0"/>
                      <a:ext cx="5334000" cy="6400800"/>
                    </a:xfrm>
                    <a:prstGeom prst="rect">
                      <a:avLst/>
                    </a:prstGeom>
                  </pic:spPr>
                </pic:pic>
              </a:graphicData>
            </a:graphic>
          </wp:inline>
        </w:drawing>
      </w:r>
      <w:bookmarkEnd w:id="48"/>
    </w:p>
    <w:p w14:paraId="07E00CBB" w14:textId="77777777" w:rsidR="00936766" w:rsidRDefault="00397B73">
      <w:pPr>
        <w:pStyle w:val="ImageCaption"/>
      </w:pPr>
      <w:r>
        <w:t>Effect of honey bee distance and leafcutter distance on seed size (mg/seed, first column) and total yield (tonnes/hectare, second column), using coefficients from paths for simulation, while holding plant density constant at its mean value. Shaded areas shown in a &amp; b are 95% quantiles for the simulations. Lines on panels c - f are isolines of constant seed size (c, e) or yield (d, f).</w:t>
      </w:r>
    </w:p>
    <w:p w14:paraId="39551B68" w14:textId="77777777" w:rsidR="00936766" w:rsidRDefault="00397B73">
      <w:pPr>
        <w:pStyle w:val="Heading1"/>
      </w:pPr>
      <w:bookmarkStart w:id="49" w:name="discussion"/>
      <w:r>
        <w:t>Discussion</w:t>
      </w:r>
      <w:bookmarkEnd w:id="49"/>
    </w:p>
    <w:p w14:paraId="11092479" w14:textId="77777777" w:rsidR="00936766" w:rsidRDefault="00397B73">
      <w:pPr>
        <w:pStyle w:val="FirstParagraph"/>
      </w:pPr>
      <w:r>
        <w:t xml:space="preserve">We examined how bee visitation contributes to pollen deposition and seed yield in two different canola crops, and showed a strong link between visitation and yield in seed canola, but not in commodity canola. HB and LCB visitation decreased with distance from their respective hive or shelter, but unexpectedly, LCBs visited more frequently at the edge of the crop. HB visitation had little direct influence on pollen deposition in either crop type, while LCB visitation had a positive effect on pollen deposition in seed canola. We found that commodity canola production is largely limited by plant size, while seed canola production is limited by both pollen and plant size. Finally, our simulation results from the path analyses confirmed this, and showed the strong influence of LCB visitation on seed size and yield. These results provide more mechanistic information on the value of pollination services in commodity and seed canola crops, and show how a statistical-mechanistic model of seed production provides richer insight into the process of seed production than linear models </w:t>
      </w:r>
      <w:commentRangeStart w:id="50"/>
      <w:r>
        <w:t>alone</w:t>
      </w:r>
      <w:commentRangeEnd w:id="50"/>
      <w:r w:rsidR="005E3915">
        <w:rPr>
          <w:rStyle w:val="CommentReference"/>
        </w:rPr>
        <w:commentReference w:id="50"/>
      </w:r>
      <w:r>
        <w:t>.</w:t>
      </w:r>
    </w:p>
    <w:p w14:paraId="26C8F892" w14:textId="77777777" w:rsidR="00936766" w:rsidRDefault="00397B73">
      <w:pPr>
        <w:pStyle w:val="Heading2"/>
      </w:pPr>
      <w:bookmarkStart w:id="51" w:name="bee-visitation"/>
      <w:r>
        <w:t>Bee visitation</w:t>
      </w:r>
      <w:bookmarkEnd w:id="51"/>
    </w:p>
    <w:p w14:paraId="06F4BEE0" w14:textId="77777777" w:rsidR="00936766" w:rsidRDefault="00397B73">
      <w:pPr>
        <w:pStyle w:val="FirstParagraph"/>
      </w:pPr>
      <w:r>
        <w:t xml:space="preserve">HB visitation in both field types declined with distance into the field, but overall visitation was much higher in seed fields than commodity fields, due to the higher HB stocking rate used in seed fields (3.6 vs. 0.6 hives/ha). Since HBs travel to the crop from their hive outside the edge of the field, this decline was not surprising , but we did not expect a similar decrease in LCB visitation with distance into the field, as their shelters are located </w:t>
      </w:r>
      <w:r>
        <w:rPr>
          <w:i/>
        </w:rPr>
        <w:t>within</w:t>
      </w:r>
      <w:r>
        <w:t xml:space="preserve"> the field. This decrease with distance into the field may have been caused by LCBs migrating from shelters at the centre of the field to the edge , as female LCBs are central-place foragers and tend to not forage far from their nests . However, LCBs are not as constrained to a single nest as HBs are, and can drift between shelters within a given field . LCBs must also forage for leaf materials to create cocoons, but seem to prefer thinner leaves than canola, mainly plants in the families Fabaceae and Rosaceae . Since seed canola fields have very few weeds within the crop, LCBs at the centre of the field may have few choices of leaf material, or alternative pollen and nectar sources. Therefore, LCBs likely move from the shelters at which they were released to the shelters at the edge of the field, so as to gain access to better leaf material or more diverse pollen and nectar sources .</w:t>
      </w:r>
    </w:p>
    <w:p w14:paraId="764B55F0" w14:textId="77777777" w:rsidR="00936766" w:rsidRDefault="00397B73">
      <w:pPr>
        <w:pStyle w:val="BodyText"/>
      </w:pPr>
      <w:r>
        <w:t>In seed fields, HB visitation was correspondingly lower in areas close to LCB shelters, suggesting competition between species. Lower HB visitation may have been caused by lower nectar and pollen resources, as areas close to leafcutter shelters can become depleted in nectar and pollen . HBs also suffer from direct interference by LCBs near to their shelters; during the study we observed LCBs directly harassing HBs during the plot-level observations, attacking HBs both on the flowers and in the air (also seen by  and ). HB visitation and foraging behaviour varied strongly between the edge and centre of the female bays in seed fields, while there was little difference between LCB visitation rates. HB visitation rates were almost twice as high at the centre of the female bay, but there was no corresponding difference in LCB visitation between male and female bays; this may reflect a greater need for pollen among LCBs than HBs , as female canola plants produce only nectar.</w:t>
      </w:r>
    </w:p>
    <w:p w14:paraId="432CCBBA" w14:textId="77777777" w:rsidR="00936766" w:rsidRDefault="00397B73">
      <w:pPr>
        <w:pStyle w:val="BodyText"/>
      </w:pPr>
      <w:r>
        <w:t xml:space="preserve">Very few HBs in the female bay were pollen foragers (1.4%, see Table </w:t>
      </w:r>
      <w:hyperlink w:anchor="tab:sideWorking">
        <w:r>
          <w:rPr>
            <w:rStyle w:val="Hyperlink"/>
          </w:rPr>
          <w:t>3</w:t>
        </w:r>
      </w:hyperlink>
      <w:r>
        <w:t>), meaning that foragers who have recently come into contact with pollen are rare. Both  and  showed that HBs exhibit floral fidelity during foraging trips, with minimal crossing between male and female bays (</w:t>
      </w:r>
      <m:oMath>
        <m:r>
          <w:rPr>
            <w:rFonts w:ascii="Cambria Math" w:hAnsi="Cambria Math"/>
          </w:rPr>
          <m:t>∼</m:t>
        </m:r>
      </m:oMath>
      <w:r>
        <w:t xml:space="preserve">5% of observations, ), limiting pollen transfer between the male and female flowers. Side-working was a very common behaviour among HBs in commodity fields (65% of the total visits from HBs during 2015 were side-working), as well as the male bays of seed fields (36%), but not in the female bays (3%, Table </w:t>
      </w:r>
      <w:hyperlink w:anchor="tab:sideWorking">
        <w:r>
          <w:rPr>
            <w:rStyle w:val="Hyperlink"/>
          </w:rPr>
          <w:t>3</w:t>
        </w:r>
      </w:hyperlink>
      <w:r>
        <w:t xml:space="preserve">). This behaviour is relatively common on male-fertile flowers of </w:t>
      </w:r>
      <w:r>
        <w:rPr>
          <w:i/>
        </w:rPr>
        <w:t>Brassica</w:t>
      </w:r>
      <w:r>
        <w:t xml:space="preserve">  as well as other flowering crop flowers , and may be due to HBs avoiding contact with the stigmas to increase ease of access to nectar, or to reduce the amount of grooming needed during a nectar foraging bout. The foragers who were side-working tended to not switch to top-working (personal observation), so this is likely a consistent individual behaviour (at least in experienced foragers). Taken together, these pieces of evidence suggests that HBs have limited opportunities for pollen transfer in both commodity and seed fields, as they commonly engage in side-working behaviour in both field types, and pollen foragers typically avoid female bays in seed canola fields.</w:t>
      </w:r>
    </w:p>
    <w:p w14:paraId="28907C02" w14:textId="77777777" w:rsidR="00936766" w:rsidRDefault="00397B73">
      <w:pPr>
        <w:pStyle w:val="Heading2"/>
      </w:pPr>
      <w:bookmarkStart w:id="52" w:name="pollen-deposition-1"/>
      <w:r>
        <w:t>Pollen deposition</w:t>
      </w:r>
      <w:bookmarkEnd w:id="52"/>
    </w:p>
    <w:p w14:paraId="49F21F9C" w14:textId="77777777" w:rsidR="00936766" w:rsidRDefault="00397B73">
      <w:pPr>
        <w:pStyle w:val="FirstParagraph"/>
      </w:pPr>
      <w:r>
        <w:t>HB visitation did not increase pollen deposition in commodity canola fields compared to unstocked fields, meaning that self-pollination are the likely agents of pollen transfer (</w:t>
      </w:r>
      <w:r>
        <w:rPr>
          <w:i/>
        </w:rPr>
        <w:t>Brassica</w:t>
      </w:r>
      <w:r>
        <w:t xml:space="preserve"> flowers are not aligned for dispersal and deposition from the wind, so cross-pollination likely occurs mainly via insects ). However, wind-induced self-pollination (plant shaking) can increase yield in </w:t>
      </w:r>
      <w:r>
        <w:rPr>
          <w:i/>
        </w:rPr>
        <w:t>Brassica</w:t>
      </w:r>
      <w:r>
        <w:t xml:space="preserve"> , and fields without bee pollination have outcrossing rates of about 20% within the field . HBs can assist in deposition of self-pollen, as  found that </w:t>
      </w:r>
      <w:r>
        <w:rPr>
          <w:i/>
        </w:rPr>
        <w:t>Apis dorsata</w:t>
      </w:r>
      <w:r>
        <w:t xml:space="preserve"> and </w:t>
      </w:r>
      <w:r>
        <w:rPr>
          <w:i/>
        </w:rPr>
        <w:t>Apis florea</w:t>
      </w:r>
      <w:r>
        <w:t xml:space="preserve"> can both deposit 100-200 grains of pollen per visit on a canola flower (</w:t>
      </w:r>
      <w:r>
        <w:rPr>
          <w:i/>
        </w:rPr>
        <w:t>B. napus</w:t>
      </w:r>
      <w:r>
        <w:t xml:space="preserve"> var. </w:t>
      </w:r>
      <w:r>
        <w:rPr>
          <w:i/>
        </w:rPr>
        <w:t>Bulbul</w:t>
      </w:r>
      <w:r>
        <w:t>). However,  used male-sterile flowers from seed canola fields and found that HB pollen foragers deposited far less outcrossed pollen than previously reported (</w:t>
      </w:r>
      <m:oMath>
        <m:r>
          <w:rPr>
            <w:rFonts w:ascii="Cambria Math" w:hAnsi="Cambria Math"/>
          </w:rPr>
          <m:t>∼</m:t>
        </m:r>
      </m:oMath>
      <w:r>
        <w:t xml:space="preserve"> 2 grains per visit), suggesting that much of the pollen deposited on commodity canola stigmas may be self-pollen. Because the overall pollen deposition rates found in this study were high, HB visitation seems to have made little difference in the amount of self-pollination, as large amounts of pollen were present on commodity canola stigmas even at the centre of unstocked fields. This suggests that commodity canola stigmas are largely saturated with self-pollen, effectively “swamping" any extra pollen deposition by HBs.</w:t>
      </w:r>
    </w:p>
    <w:p w14:paraId="68B37711" w14:textId="77777777" w:rsidR="00936766" w:rsidRDefault="00397B73">
      <w:pPr>
        <w:pStyle w:val="BodyText"/>
      </w:pPr>
      <w:r>
        <w:t xml:space="preserve">Our models also revealed that pollen-transferring behaviour of HBs is limited in seed fields, as deposition strongly increased with LCB visitation but not HB visitation. HBs in seed fields tended to visit more in the centre of the female bay, even close to the edge of the field, yet pollen deposition was still about 40% lower. LCBs switch between male and female flowers more frequently than HBs, travel further between flowers, transport more viable pollen, and tend not to side-work canola flowers , all of which may explain their higher pollination efficacy. Pollen deposition in seed fields also decreased with distance from the edge of the field, and was lower in the centre of the female bays independent of visitation, suggesting lower pollen transfer per visit. These may have been caused by two separate processes: a) low pollen carryover with distance into the female bays, and b) shorter trips between flowers at the centre of the field. Pollen carryover from the edge to the centre of the bay female is likely reduced as LCBs typically visit the edge of the female bay before venturing into the centre . </w:t>
      </w:r>
      <w:r>
        <w:rPr>
          <w:i/>
        </w:rPr>
        <w:t>Bombus</w:t>
      </w:r>
      <w:r>
        <w:t xml:space="preserve"> take shorter trips between flowers under nectar-rich conditions , suggesting that HBs and LCBs may operate similarly at the centre of seed fields, resulting in lower pollen transfer. While manipulating nectar levels within a field to produce greater travel between flowers could be extremely difficult, this suggests that the optimal width of female bays within seed fields may be lower than is currently practiced.</w:t>
      </w:r>
    </w:p>
    <w:p w14:paraId="47EBA762" w14:textId="77777777" w:rsidR="00936766" w:rsidRDefault="00397B73">
      <w:pPr>
        <w:pStyle w:val="BodyText"/>
      </w:pPr>
      <w:r>
        <w:t xml:space="preserve">While we found that HBs have no direct effect on pollen deposition in either crop type, they may have an indirect positive effect caused by: a) increasing airborne pollen from male-fertile flowers , b) lowering nectar and pollen standing crop, causing LCBs to travel further , or c) lowering floral fidelity on higher-rewarding flowers in the male bays . A simple test of this might be to remove HB hives from a seed field (mid-season) and observe changes in LCB visitation before and after the </w:t>
      </w:r>
      <w:commentRangeStart w:id="53"/>
      <w:r>
        <w:t>removal</w:t>
      </w:r>
      <w:commentRangeEnd w:id="53"/>
      <w:r w:rsidR="00156888">
        <w:rPr>
          <w:rStyle w:val="CommentReference"/>
        </w:rPr>
        <w:commentReference w:id="53"/>
      </w:r>
      <w:r>
        <w:t>.</w:t>
      </w:r>
    </w:p>
    <w:p w14:paraId="36813D22" w14:textId="77777777" w:rsidR="00936766" w:rsidRDefault="00397B73">
      <w:pPr>
        <w:pStyle w:val="Heading2"/>
      </w:pPr>
      <w:bookmarkStart w:id="54" w:name="seed-production-1"/>
      <w:r>
        <w:t>Seed production</w:t>
      </w:r>
      <w:bookmarkEnd w:id="54"/>
    </w:p>
    <w:p w14:paraId="171315B9" w14:textId="77777777" w:rsidR="00936766" w:rsidRDefault="00397B73">
      <w:pPr>
        <w:pStyle w:val="FirstParagraph"/>
      </w:pPr>
      <w:r>
        <w:t xml:space="preserve">Plant size increased the proportion of pod set in commodity canola, but both plant size and pollen deposition increased pod set in seed canola, suggesting that both pollen deposition and plant resources constrain pod production. This is similar to the findings of  and , who found that pod set in male-sterile plants responded positively to visitation, while male-fertile plants had no response (but see ). Both pod set and seeds per pod can increase with extra pollination , so the low influence of pollination in commodity fields may be due to a high overall level of pollen deposition (Figure </w:t>
      </w:r>
      <w:commentRangeStart w:id="55"/>
      <w:r>
        <w:fldChar w:fldCharType="begin"/>
      </w:r>
      <w:r>
        <w:instrText xml:space="preserve"> HYPERLINK \l "fig:allPollen" \h </w:instrText>
      </w:r>
      <w:r>
        <w:fldChar w:fldCharType="separate"/>
      </w:r>
      <w:r>
        <w:rPr>
          <w:rStyle w:val="Hyperlink"/>
        </w:rPr>
        <w:t>3</w:t>
      </w:r>
      <w:r>
        <w:rPr>
          <w:rStyle w:val="Hyperlink"/>
        </w:rPr>
        <w:fldChar w:fldCharType="end"/>
      </w:r>
      <w:commentRangeEnd w:id="55"/>
      <w:r w:rsidR="00534F01">
        <w:rPr>
          <w:rStyle w:val="CommentReference"/>
        </w:rPr>
        <w:commentReference w:id="55"/>
      </w:r>
      <w:r>
        <w:t xml:space="preserve">). There was no additional effect of HB visitation on pod set, meaning that that HB visitation did not cause more pollen deposition or improve its quality through increased outcrossing (as in ), but this may depend on the </w:t>
      </w:r>
      <w:commentRangeStart w:id="56"/>
      <w:r>
        <w:t>variety</w:t>
      </w:r>
      <w:commentRangeEnd w:id="56"/>
      <w:r w:rsidR="009C706B">
        <w:rPr>
          <w:rStyle w:val="CommentReference"/>
        </w:rPr>
        <w:commentReference w:id="56"/>
      </w:r>
      <w:r>
        <w:t xml:space="preserve"> . Flowers per plant was reduced by pod set, implying that high pod set suppresses further flower production or increases competition among pods for plant resources. The first scenario is more likely, as  and  both found that canola plants compensated for experimental removal of flowers by increasing branch and flower production, until the plant reached about 170 pods per plant (our plants had a mean of 143 and 299 pods per plant in commodity and seed canola, respectively). There were also effects of distance on pod set independent of pollen: pod set decreased with distance from the edge of the field, distance to LCB shelters, and was lower at the centre of the female bays.  also found that pod set in male-sterile canola declined quickly with distance from the male-fertile plants (due to wind pollination), but the effect we found is likely related to the earlier effect of lower pollen carryover at the centre of the female bays, and possibly the centre of the field. Finally, the effect of plant size was roughly 6x larger than that of pollen deposition, indicating that the factors controlling plant size (e.g. fertilizer application, soil quality) likely constrain pod production more strongly than pollination alone .</w:t>
      </w:r>
    </w:p>
    <w:p w14:paraId="523521EA" w14:textId="77777777" w:rsidR="00936766" w:rsidRDefault="00397B73">
      <w:pPr>
        <w:pStyle w:val="BodyText"/>
      </w:pPr>
      <w:r>
        <w:t xml:space="preserve">We found that seeds per pod in commodity canola was mainly influenced by plant size, while both seed size and seeds per pod was influenced by both plant size and pollen deposition in seed canola. Extra pollination generally results in canola plants producing more, smaller-sized seeds (see review in , but see also ), as the plant re-allocates resources across a greater number of fertilized ovules. Similarly, canola plants can also increase the number of matured ovules depending on the available plant resources . Our results in seed canola fields showed that pollen deposition had a smaller effect than plant size for seeds per pod (Z = 3.8 vs. 6.1), suggesting that plant resources limit seed production more strongly than pollen deposition, while plant size was the dominant term for commodity canola fields (Z = 1.2 vs. 6.6). Seed size was affected only by plant size in seed canola, and was not affected by pollen or plant size in commodity canola. Plant size is a measure of the source of photosynthates available to the seeds, while fertilized flowers act as sinks of nutrients, but both of these measures are crude, as both sources and sinks of seed nutrients vary across the season . Canola growth is indeterminate, and poorly-pollinated plants respond by making more branches , so it may be that large, poorly-pollinated plants have more resources and low numbers of fertilized ovules per flower at the end of the season. While we did not quantify pod position on branches, the pods at the end of the branches did appear to have fewer seeds, meaning that variation within plants likely occurred because of late-season seed. Unexpectedly, plant density had a </w:t>
      </w:r>
      <w:r>
        <w:rPr>
          <w:i/>
        </w:rPr>
        <w:t>positive</w:t>
      </w:r>
      <w:r>
        <w:t xml:space="preserve"> effect on seed size in both crop types, which may be caused by two different processes: a) plant density could be positively related to resource availability if plant survival is higher in plots with better growing conditions (i.e. Berkson’s paradox, ) or b) plant density may improve the microclimate conditions of the canola stand, reducing heat or desiccation stress on individual plants. We consider the first process more likely, as planting density under uniform conditions typically has little effect on seed size (). In summary, our results add to a growing body of literature on the context-dependent value of pollination services .</w:t>
      </w:r>
    </w:p>
    <w:p w14:paraId="5B62E154" w14:textId="77777777" w:rsidR="00936766" w:rsidRDefault="00397B73">
      <w:pPr>
        <w:pStyle w:val="Heading2"/>
      </w:pPr>
      <w:bookmarkStart w:id="57" w:name="conclusion"/>
      <w:r>
        <w:t>Conclusion</w:t>
      </w:r>
      <w:bookmarkEnd w:id="57"/>
    </w:p>
    <w:p w14:paraId="7B6B2CC0" w14:textId="77777777" w:rsidR="00936766" w:rsidRDefault="00397B73">
      <w:pPr>
        <w:pStyle w:val="FirstParagraph"/>
      </w:pPr>
      <w:r>
        <w:t xml:space="preserve">This study has revealed some of the detailed aspects of pollination in commodity and seed canola crops. First, it shows how two important species of commercial pollinators decline with distance from their nesting sites, and how LCBs unexpectedly decline with distance from the edge of the field. Second, it sheds light on the relative importance of HBs and LCBs as pollinators, showing that levels of HB stocking used for honey production do not strongly influence yield in commodity canola crops, and the importance of LCBs as primary pollinators of seed canola. Finally, it contextualizes the value of pollination alongside plant resources, showing that plant resources and pollen limit production in seed canola, while only plant resources limit production in commodity fields. Our unique SEM approach allowed us to formulate and test relationships within a causal framework, which we consider to be extremely valuable, and highly underused in agricultural studies. Our model serves as an approximation of a dynamic process, but could be built upon by using dynamic linear models  to examine how plants dynamically respond to changes in pollination. These would lend greater understanding to the process of hybrid seed production, and could be used to more accurately predict crop yields in novel </w:t>
      </w:r>
      <w:commentRangeStart w:id="58"/>
      <w:r>
        <w:t>scenarios</w:t>
      </w:r>
      <w:commentRangeEnd w:id="58"/>
      <w:r w:rsidR="009C706B">
        <w:rPr>
          <w:rStyle w:val="CommentReference"/>
        </w:rPr>
        <w:commentReference w:id="58"/>
      </w:r>
      <w:r>
        <w:t>.</w:t>
      </w:r>
    </w:p>
    <w:p w14:paraId="59A0CEC4" w14:textId="77777777" w:rsidR="00936766" w:rsidRDefault="00397B73">
      <w:pPr>
        <w:pStyle w:val="Heading1"/>
      </w:pPr>
      <w:bookmarkStart w:id="59" w:name="appendix-a-additional-figures-and-tables"/>
      <w:r>
        <w:t>Appendix A: Additional figures and tables</w:t>
      </w:r>
      <w:bookmarkEnd w:id="59"/>
    </w:p>
    <w:p w14:paraId="0929095A" w14:textId="77777777" w:rsidR="00936766" w:rsidRDefault="00397B73">
      <w:pPr>
        <w:pStyle w:val="CaptionedFigure"/>
      </w:pPr>
      <w:bookmarkStart w:id="60" w:name="fig%3AfieldMap"/>
      <w:r>
        <w:rPr>
          <w:noProof/>
          <w:lang w:val="en-CA" w:eastAsia="en-CA"/>
        </w:rPr>
        <w:drawing>
          <wp:inline distT="0" distB="0" distL="0" distR="0" wp14:anchorId="36360B02" wp14:editId="52511754">
            <wp:extent cx="5058410" cy="7009765"/>
            <wp:effectExtent l="0" t="0" r="0" b="0"/>
            <wp:docPr id="6" name="Image6" descr="Map of sampled fields, showing locations of 29 commodity canola fields (14 during 2014, 15 during 2015), and 35 seed canola fields (15 during 2015, 20 during 2016). Seed canola is grown only in southern Alberta, while commodity canola is grown across both the northern and southern reg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Map of sampled fields, showing locations of 29 commodity canola fields (14 during 2014, 15 during 2015), and 35 seed canola fields (15 during 2015, 20 during 2016). Seed canola is grown only in southern Alberta, while commodity canola is grown across both the northern and southern regions."/>
                    <pic:cNvPicPr>
                      <a:picLocks noChangeAspect="1" noChangeArrowheads="1"/>
                    </pic:cNvPicPr>
                  </pic:nvPicPr>
                  <pic:blipFill>
                    <a:blip r:embed="rId16"/>
                    <a:stretch>
                      <a:fillRect/>
                    </a:stretch>
                  </pic:blipFill>
                  <pic:spPr bwMode="auto">
                    <a:xfrm>
                      <a:off x="0" y="0"/>
                      <a:ext cx="5058410" cy="7009765"/>
                    </a:xfrm>
                    <a:prstGeom prst="rect">
                      <a:avLst/>
                    </a:prstGeom>
                  </pic:spPr>
                </pic:pic>
              </a:graphicData>
            </a:graphic>
          </wp:inline>
        </w:drawing>
      </w:r>
      <w:bookmarkEnd w:id="60"/>
    </w:p>
    <w:p w14:paraId="06587480" w14:textId="77777777" w:rsidR="00936766" w:rsidRDefault="00397B73">
      <w:pPr>
        <w:pStyle w:val="ImageCaption"/>
      </w:pPr>
      <w:r>
        <w:t xml:space="preserve">Map of sampled fields, showing locations of 29 commodity canola fields (14 during 2014, 15 during 2015), and 35 seed canola fields (15 during 2015, 20 during 2016). Seed canola is grown only in southern Alberta, while commodity canola is grown across both the northern and southern </w:t>
      </w:r>
      <w:commentRangeStart w:id="61"/>
      <w:r>
        <w:t>regions</w:t>
      </w:r>
      <w:commentRangeEnd w:id="61"/>
      <w:r w:rsidR="002F0B46">
        <w:rPr>
          <w:rStyle w:val="CommentReference"/>
          <w:i w:val="0"/>
        </w:rPr>
        <w:commentReference w:id="61"/>
      </w:r>
      <w:r>
        <w:t>.</w:t>
      </w:r>
    </w:p>
    <w:p w14:paraId="0A7A0BD3" w14:textId="77777777" w:rsidR="00936766" w:rsidRDefault="00397B73">
      <w:pPr>
        <w:pStyle w:val="CaptionedFigure"/>
      </w:pPr>
      <w:bookmarkStart w:id="62" w:name="fig%3AseedfieldPhoto"/>
      <w:r>
        <w:rPr>
          <w:noProof/>
          <w:lang w:val="en-CA" w:eastAsia="en-CA"/>
        </w:rPr>
        <w:drawing>
          <wp:inline distT="0" distB="0" distL="0" distR="0" wp14:anchorId="0BF8D5EC" wp14:editId="6433817E">
            <wp:extent cx="5334000" cy="4000500"/>
            <wp:effectExtent l="0" t="0" r="0" b="0"/>
            <wp:docPr id="7" name="Image7" descr="Hybrid seed field near Rainer, AB, showing the outlines of male and female bays in the foreground, with orange leafcutter bee shelters stationed throughout the field. The linear structure on the horizon is the central-pivot irrigation sprink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Hybrid seed field near Rainer, AB, showing the outlines of male and female bays in the foreground, with orange leafcutter bee shelters stationed throughout the field. The linear structure on the horizon is the central-pivot irrigation sprinkler."/>
                    <pic:cNvPicPr>
                      <a:picLocks noChangeAspect="1" noChangeArrowheads="1"/>
                    </pic:cNvPicPr>
                  </pic:nvPicPr>
                  <pic:blipFill>
                    <a:blip r:embed="rId17"/>
                    <a:stretch>
                      <a:fillRect/>
                    </a:stretch>
                  </pic:blipFill>
                  <pic:spPr bwMode="auto">
                    <a:xfrm>
                      <a:off x="0" y="0"/>
                      <a:ext cx="5334000" cy="4000500"/>
                    </a:xfrm>
                    <a:prstGeom prst="rect">
                      <a:avLst/>
                    </a:prstGeom>
                  </pic:spPr>
                </pic:pic>
              </a:graphicData>
            </a:graphic>
          </wp:inline>
        </w:drawing>
      </w:r>
      <w:bookmarkEnd w:id="62"/>
    </w:p>
    <w:p w14:paraId="07244F69" w14:textId="77777777" w:rsidR="00936766" w:rsidRDefault="00397B73">
      <w:pPr>
        <w:pStyle w:val="ImageCaption"/>
      </w:pPr>
      <w:r>
        <w:t xml:space="preserve">Hybrid seed field near Rainer, AB, showing the outlines of male and female bays in the foreground, with orange leafcutter bee shelters stationed throughout the field. The linear structure on the horizon is the central-pivot irrigation </w:t>
      </w:r>
      <w:commentRangeStart w:id="63"/>
      <w:r>
        <w:t>sprinkler</w:t>
      </w:r>
      <w:commentRangeEnd w:id="63"/>
      <w:r w:rsidR="002F0B46">
        <w:rPr>
          <w:rStyle w:val="CommentReference"/>
          <w:i w:val="0"/>
        </w:rPr>
        <w:commentReference w:id="63"/>
      </w:r>
      <w:r>
        <w:t>.</w:t>
      </w:r>
    </w:p>
    <w:p w14:paraId="170713A3" w14:textId="77777777" w:rsidR="00936766" w:rsidRDefault="00397B73">
      <w:pPr>
        <w:pStyle w:val="CaptionedFigure"/>
      </w:pPr>
      <w:bookmarkStart w:id="64" w:name="fig%3AseedfieldPlots"/>
      <w:r>
        <w:rPr>
          <w:noProof/>
          <w:lang w:val="en-CA" w:eastAsia="en-CA"/>
        </w:rPr>
        <w:drawing>
          <wp:inline distT="0" distB="0" distL="0" distR="0" wp14:anchorId="26FBB8E9" wp14:editId="21F178F8">
            <wp:extent cx="5334000" cy="4301490"/>
            <wp:effectExtent l="0" t="0" r="0" b="0"/>
            <wp:docPr id="8" name="Image8" descr="Plot arrangement for surveys in hybrid seed fields, showing hypothetical arrangement of leafcutter shelters (\Delta), and male-fertile () and female bays () at 5m from the edge of the field. Plots were placed along a transect (dashed line) from the field edge nearest to the set of honey bee hives. Plots were placed side-by-side in the male bay and edge of the female bay (“edge&quot; plots), and at the 5m and 400m distances, an additional plot was placed in the centre of the female bay (“centre&quot; plots). Note: this figure shows a small section of a much larger circular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Plot arrangement for surveys in hybrid seed fields, showing hypothetical arrangement of leafcutter shelters (\Delta), and male-fertile () and female bays () at 5m from the edge of the field. Plots were placed along a transect (dashed line) from the field edge nearest to the set of honey bee hives. Plots were placed side-by-side in the male bay and edge of the female bay (“edge&quot; plots), and at the 5m and 400m distances, an additional plot was placed in the centre of the female bay (“centre&quot; plots). Note: this figure shows a small section of a much larger circular field."/>
                    <pic:cNvPicPr>
                      <a:picLocks noChangeAspect="1" noChangeArrowheads="1"/>
                    </pic:cNvPicPr>
                  </pic:nvPicPr>
                  <pic:blipFill>
                    <a:blip r:embed="rId18"/>
                    <a:stretch>
                      <a:fillRect/>
                    </a:stretch>
                  </pic:blipFill>
                  <pic:spPr bwMode="auto">
                    <a:xfrm>
                      <a:off x="0" y="0"/>
                      <a:ext cx="5334000" cy="4301490"/>
                    </a:xfrm>
                    <a:prstGeom prst="rect">
                      <a:avLst/>
                    </a:prstGeom>
                  </pic:spPr>
                </pic:pic>
              </a:graphicData>
            </a:graphic>
          </wp:inline>
        </w:drawing>
      </w:r>
      <w:bookmarkEnd w:id="64"/>
    </w:p>
    <w:p w14:paraId="0589194D" w14:textId="77777777" w:rsidR="00936766" w:rsidRDefault="00397B73">
      <w:pPr>
        <w:pStyle w:val="ImageCaption"/>
      </w:pPr>
      <w:r>
        <w:t>Plot arrangement for surveys in hybrid seed fields, showing hypothetical arrangement of leafcutter shelters (</w:t>
      </w:r>
      <m:oMath>
        <m:r>
          <w:rPr>
            <w:rFonts w:ascii="Cambria Math" w:hAnsi="Cambria Math"/>
          </w:rPr>
          <m:t>Δ</m:t>
        </m:r>
      </m:oMath>
      <w:r>
        <w:t>), and male-fertile () and female bays () at 5m from the edge of the field. Plots were placed along a transect (dashed line) from the field edge nearest to the set of honey bee hives. Plots were placed side-by-side in the male bay and edge of the female bay (“edge" plots), and at the 5m and 400m distances, an additional plot was placed in the centre of the female bay (“centre" plots). Note: this figure shows a small section of a much larger circular field.</w:t>
      </w:r>
    </w:p>
    <w:p w14:paraId="779C6494" w14:textId="77777777" w:rsidR="00936766" w:rsidRDefault="00397B73">
      <w:pPr>
        <w:pStyle w:val="TableCaption"/>
      </w:pPr>
      <w:r>
        <w:t>Summary of variables used in structural equation models.</w:t>
      </w:r>
    </w:p>
    <w:tbl>
      <w:tblPr>
        <w:tblW w:w="10617" w:type="dxa"/>
        <w:tblInd w:w="-108" w:type="dxa"/>
        <w:tblLayout w:type="fixed"/>
        <w:tblLook w:val="04A0" w:firstRow="1" w:lastRow="0" w:firstColumn="1" w:lastColumn="0" w:noHBand="0" w:noVBand="1"/>
      </w:tblPr>
      <w:tblGrid>
        <w:gridCol w:w="1700"/>
        <w:gridCol w:w="3451"/>
        <w:gridCol w:w="1077"/>
        <w:gridCol w:w="1153"/>
        <w:gridCol w:w="1077"/>
        <w:gridCol w:w="924"/>
        <w:gridCol w:w="1235"/>
      </w:tblGrid>
      <w:tr w:rsidR="00936766" w14:paraId="2BB7E1D3" w14:textId="77777777">
        <w:tc>
          <w:tcPr>
            <w:tcW w:w="1700" w:type="dxa"/>
            <w:tcBorders>
              <w:bottom w:val="single" w:sz="6" w:space="0" w:color="000000"/>
            </w:tcBorders>
            <w:vAlign w:val="bottom"/>
          </w:tcPr>
          <w:p w14:paraId="45CB7827" w14:textId="77777777" w:rsidR="00936766" w:rsidRDefault="00397B73">
            <w:pPr>
              <w:pStyle w:val="Compact"/>
            </w:pPr>
            <w:r>
              <w:t>Field Type</w:t>
            </w:r>
          </w:p>
        </w:tc>
        <w:tc>
          <w:tcPr>
            <w:tcW w:w="3451" w:type="dxa"/>
            <w:tcBorders>
              <w:bottom w:val="single" w:sz="6" w:space="0" w:color="000000"/>
            </w:tcBorders>
            <w:vAlign w:val="bottom"/>
          </w:tcPr>
          <w:p w14:paraId="29CD49B5" w14:textId="77777777" w:rsidR="00936766" w:rsidRDefault="00397B73">
            <w:pPr>
              <w:pStyle w:val="Compact"/>
            </w:pPr>
            <w:r>
              <w:t>Variable</w:t>
            </w:r>
          </w:p>
        </w:tc>
        <w:tc>
          <w:tcPr>
            <w:tcW w:w="1077" w:type="dxa"/>
            <w:tcBorders>
              <w:bottom w:val="single" w:sz="6" w:space="0" w:color="000000"/>
            </w:tcBorders>
            <w:vAlign w:val="bottom"/>
          </w:tcPr>
          <w:p w14:paraId="439180EA" w14:textId="77777777" w:rsidR="00936766" w:rsidRDefault="00397B73">
            <w:pPr>
              <w:pStyle w:val="Compact"/>
              <w:jc w:val="right"/>
            </w:pPr>
            <w:r>
              <w:t>Mean</w:t>
            </w:r>
          </w:p>
        </w:tc>
        <w:tc>
          <w:tcPr>
            <w:tcW w:w="1153" w:type="dxa"/>
            <w:tcBorders>
              <w:bottom w:val="single" w:sz="6" w:space="0" w:color="000000"/>
            </w:tcBorders>
            <w:vAlign w:val="bottom"/>
          </w:tcPr>
          <w:p w14:paraId="400B7AE2" w14:textId="77777777" w:rsidR="00936766" w:rsidRDefault="00397B73">
            <w:pPr>
              <w:pStyle w:val="Compact"/>
              <w:jc w:val="right"/>
            </w:pPr>
            <w:r>
              <w:t>Median</w:t>
            </w:r>
          </w:p>
        </w:tc>
        <w:tc>
          <w:tcPr>
            <w:tcW w:w="1077" w:type="dxa"/>
            <w:tcBorders>
              <w:bottom w:val="single" w:sz="6" w:space="0" w:color="000000"/>
            </w:tcBorders>
            <w:vAlign w:val="bottom"/>
          </w:tcPr>
          <w:p w14:paraId="1375FCD5" w14:textId="77777777" w:rsidR="00936766" w:rsidRDefault="00397B73">
            <w:pPr>
              <w:pStyle w:val="Compact"/>
              <w:jc w:val="right"/>
            </w:pPr>
            <w:r>
              <w:t>SD</w:t>
            </w:r>
          </w:p>
        </w:tc>
        <w:tc>
          <w:tcPr>
            <w:tcW w:w="924" w:type="dxa"/>
            <w:tcBorders>
              <w:bottom w:val="single" w:sz="6" w:space="0" w:color="000000"/>
            </w:tcBorders>
            <w:vAlign w:val="bottom"/>
          </w:tcPr>
          <w:p w14:paraId="30712ADB" w14:textId="77777777" w:rsidR="00936766" w:rsidRDefault="00397B73">
            <w:pPr>
              <w:pStyle w:val="Compact"/>
              <w:jc w:val="right"/>
            </w:pPr>
            <w:r>
              <w:t>Min</w:t>
            </w:r>
          </w:p>
        </w:tc>
        <w:tc>
          <w:tcPr>
            <w:tcW w:w="1235" w:type="dxa"/>
            <w:tcBorders>
              <w:bottom w:val="single" w:sz="6" w:space="0" w:color="000000"/>
            </w:tcBorders>
            <w:vAlign w:val="bottom"/>
          </w:tcPr>
          <w:p w14:paraId="0085E53C" w14:textId="77777777" w:rsidR="00936766" w:rsidRDefault="00397B73">
            <w:pPr>
              <w:pStyle w:val="Compact"/>
              <w:jc w:val="right"/>
            </w:pPr>
            <w:r>
              <w:t>Max</w:t>
            </w:r>
          </w:p>
        </w:tc>
      </w:tr>
      <w:tr w:rsidR="00936766" w14:paraId="16E818D3" w14:textId="77777777">
        <w:tc>
          <w:tcPr>
            <w:tcW w:w="1700" w:type="dxa"/>
            <w:vMerge w:val="restart"/>
          </w:tcPr>
          <w:p w14:paraId="485F29E1" w14:textId="77777777" w:rsidR="00936766" w:rsidRDefault="00397B73">
            <w:r>
              <w:t>Commodity</w:t>
            </w:r>
          </w:p>
        </w:tc>
        <w:tc>
          <w:tcPr>
            <w:tcW w:w="3451" w:type="dxa"/>
          </w:tcPr>
          <w:p w14:paraId="05D673FF" w14:textId="77777777" w:rsidR="00936766" w:rsidRDefault="00397B73">
            <w:pPr>
              <w:pStyle w:val="Compact"/>
            </w:pPr>
            <w:r>
              <w:t>Number of hives</w:t>
            </w:r>
          </w:p>
        </w:tc>
        <w:tc>
          <w:tcPr>
            <w:tcW w:w="1077" w:type="dxa"/>
          </w:tcPr>
          <w:p w14:paraId="0F2CB1F1" w14:textId="77777777" w:rsidR="00936766" w:rsidRDefault="00397B73">
            <w:pPr>
              <w:pStyle w:val="Compact"/>
              <w:jc w:val="right"/>
            </w:pPr>
            <w:r>
              <w:t>14.80</w:t>
            </w:r>
          </w:p>
        </w:tc>
        <w:tc>
          <w:tcPr>
            <w:tcW w:w="1153" w:type="dxa"/>
          </w:tcPr>
          <w:p w14:paraId="40B315C9" w14:textId="77777777" w:rsidR="00936766" w:rsidRDefault="00397B73">
            <w:pPr>
              <w:pStyle w:val="Compact"/>
              <w:jc w:val="right"/>
            </w:pPr>
            <w:r>
              <w:t>0.00</w:t>
            </w:r>
          </w:p>
        </w:tc>
        <w:tc>
          <w:tcPr>
            <w:tcW w:w="1077" w:type="dxa"/>
          </w:tcPr>
          <w:p w14:paraId="31579271" w14:textId="77777777" w:rsidR="00936766" w:rsidRDefault="00397B73">
            <w:pPr>
              <w:pStyle w:val="Compact"/>
              <w:jc w:val="right"/>
            </w:pPr>
            <w:r>
              <w:t>17.03</w:t>
            </w:r>
          </w:p>
        </w:tc>
        <w:tc>
          <w:tcPr>
            <w:tcW w:w="924" w:type="dxa"/>
          </w:tcPr>
          <w:p w14:paraId="0799CB67" w14:textId="77777777" w:rsidR="00936766" w:rsidRDefault="00397B73">
            <w:pPr>
              <w:pStyle w:val="Compact"/>
              <w:jc w:val="right"/>
            </w:pPr>
            <w:r>
              <w:t>0.00</w:t>
            </w:r>
          </w:p>
        </w:tc>
        <w:tc>
          <w:tcPr>
            <w:tcW w:w="1235" w:type="dxa"/>
          </w:tcPr>
          <w:p w14:paraId="321CD36F" w14:textId="77777777" w:rsidR="00936766" w:rsidRDefault="00397B73">
            <w:pPr>
              <w:pStyle w:val="Compact"/>
              <w:jc w:val="right"/>
            </w:pPr>
            <w:r>
              <w:t>40.00</w:t>
            </w:r>
          </w:p>
        </w:tc>
      </w:tr>
      <w:tr w:rsidR="00936766" w14:paraId="613A71BC" w14:textId="77777777">
        <w:tc>
          <w:tcPr>
            <w:tcW w:w="1700" w:type="dxa"/>
            <w:vMerge/>
          </w:tcPr>
          <w:p w14:paraId="610D25C6" w14:textId="77777777" w:rsidR="00936766" w:rsidRDefault="00936766"/>
        </w:tc>
        <w:tc>
          <w:tcPr>
            <w:tcW w:w="3451" w:type="dxa"/>
          </w:tcPr>
          <w:p w14:paraId="506F15F0" w14:textId="77777777" w:rsidR="00936766" w:rsidRDefault="00397B73">
            <w:pPr>
              <w:pStyle w:val="Compact"/>
            </w:pPr>
            <w:r>
              <w:t>Distance to edge (m)</w:t>
            </w:r>
          </w:p>
        </w:tc>
        <w:tc>
          <w:tcPr>
            <w:tcW w:w="1077" w:type="dxa"/>
          </w:tcPr>
          <w:p w14:paraId="50A97F70" w14:textId="77777777" w:rsidR="00936766" w:rsidRDefault="00397B73">
            <w:pPr>
              <w:pStyle w:val="Compact"/>
              <w:jc w:val="right"/>
            </w:pPr>
            <w:r>
              <w:t>137.48</w:t>
            </w:r>
          </w:p>
        </w:tc>
        <w:tc>
          <w:tcPr>
            <w:tcW w:w="1153" w:type="dxa"/>
          </w:tcPr>
          <w:p w14:paraId="118AD112" w14:textId="77777777" w:rsidR="00936766" w:rsidRDefault="00397B73">
            <w:pPr>
              <w:pStyle w:val="Compact"/>
              <w:jc w:val="right"/>
            </w:pPr>
            <w:r>
              <w:t>20.00</w:t>
            </w:r>
          </w:p>
        </w:tc>
        <w:tc>
          <w:tcPr>
            <w:tcW w:w="1077" w:type="dxa"/>
          </w:tcPr>
          <w:p w14:paraId="158349CD" w14:textId="77777777" w:rsidR="00936766" w:rsidRDefault="00397B73">
            <w:pPr>
              <w:pStyle w:val="Compact"/>
              <w:jc w:val="right"/>
            </w:pPr>
            <w:r>
              <w:t>195.02</w:t>
            </w:r>
          </w:p>
        </w:tc>
        <w:tc>
          <w:tcPr>
            <w:tcW w:w="924" w:type="dxa"/>
          </w:tcPr>
          <w:p w14:paraId="68B30208" w14:textId="77777777" w:rsidR="00936766" w:rsidRDefault="00397B73">
            <w:pPr>
              <w:pStyle w:val="Compact"/>
              <w:jc w:val="right"/>
            </w:pPr>
            <w:r>
              <w:t>1.00</w:t>
            </w:r>
          </w:p>
        </w:tc>
        <w:tc>
          <w:tcPr>
            <w:tcW w:w="1235" w:type="dxa"/>
          </w:tcPr>
          <w:p w14:paraId="3661CE77" w14:textId="77777777" w:rsidR="00936766" w:rsidRDefault="00397B73">
            <w:pPr>
              <w:pStyle w:val="Compact"/>
              <w:jc w:val="right"/>
            </w:pPr>
            <w:r>
              <w:t>500.00</w:t>
            </w:r>
          </w:p>
        </w:tc>
      </w:tr>
      <w:tr w:rsidR="00936766" w14:paraId="57C20CE7" w14:textId="77777777">
        <w:tc>
          <w:tcPr>
            <w:tcW w:w="1700" w:type="dxa"/>
            <w:vMerge/>
          </w:tcPr>
          <w:p w14:paraId="1A2A3694" w14:textId="77777777" w:rsidR="00936766" w:rsidRDefault="00936766"/>
        </w:tc>
        <w:tc>
          <w:tcPr>
            <w:tcW w:w="3451" w:type="dxa"/>
          </w:tcPr>
          <w:p w14:paraId="607C9A37" w14:textId="77777777" w:rsidR="00936766" w:rsidRDefault="00397B73">
            <w:pPr>
              <w:pStyle w:val="Compact"/>
            </w:pPr>
            <w:r>
              <w:t>HB visitation (hr</w:t>
            </w:r>
            <m:oMath>
              <m:sSup>
                <m:sSupPr>
                  <m:ctrlPr>
                    <w:rPr>
                      <w:rFonts w:ascii="Cambria Math" w:hAnsi="Cambria Math"/>
                    </w:rPr>
                  </m:ctrlPr>
                </m:sSupPr>
                <m:e/>
                <m:sup>
                  <m:r>
                    <w:rPr>
                      <w:rFonts w:ascii="Cambria Math" w:hAnsi="Cambria Math"/>
                    </w:rPr>
                    <m:t>-1</m:t>
                  </m:r>
                </m:sup>
              </m:sSup>
            </m:oMath>
            <w:r>
              <w:t>)</w:t>
            </w:r>
          </w:p>
        </w:tc>
        <w:tc>
          <w:tcPr>
            <w:tcW w:w="1077" w:type="dxa"/>
          </w:tcPr>
          <w:p w14:paraId="273510A4" w14:textId="77777777" w:rsidR="00936766" w:rsidRDefault="00397B73">
            <w:pPr>
              <w:pStyle w:val="Compact"/>
              <w:jc w:val="right"/>
            </w:pPr>
            <w:r>
              <w:t>10.31</w:t>
            </w:r>
          </w:p>
        </w:tc>
        <w:tc>
          <w:tcPr>
            <w:tcW w:w="1153" w:type="dxa"/>
          </w:tcPr>
          <w:p w14:paraId="39CC2331" w14:textId="77777777" w:rsidR="00936766" w:rsidRDefault="00397B73">
            <w:pPr>
              <w:pStyle w:val="Compact"/>
              <w:jc w:val="right"/>
            </w:pPr>
            <w:r>
              <w:t>0.00</w:t>
            </w:r>
          </w:p>
        </w:tc>
        <w:tc>
          <w:tcPr>
            <w:tcW w:w="1077" w:type="dxa"/>
          </w:tcPr>
          <w:p w14:paraId="676EF0CE" w14:textId="77777777" w:rsidR="00936766" w:rsidRDefault="00397B73">
            <w:pPr>
              <w:pStyle w:val="Compact"/>
              <w:jc w:val="right"/>
            </w:pPr>
            <w:r>
              <w:t>28.80</w:t>
            </w:r>
          </w:p>
        </w:tc>
        <w:tc>
          <w:tcPr>
            <w:tcW w:w="924" w:type="dxa"/>
          </w:tcPr>
          <w:p w14:paraId="2618FF28" w14:textId="77777777" w:rsidR="00936766" w:rsidRDefault="00397B73">
            <w:pPr>
              <w:pStyle w:val="Compact"/>
              <w:jc w:val="right"/>
            </w:pPr>
            <w:r>
              <w:t>0.00</w:t>
            </w:r>
          </w:p>
        </w:tc>
        <w:tc>
          <w:tcPr>
            <w:tcW w:w="1235" w:type="dxa"/>
          </w:tcPr>
          <w:p w14:paraId="28015FB9" w14:textId="77777777" w:rsidR="00936766" w:rsidRDefault="00397B73">
            <w:pPr>
              <w:pStyle w:val="Compact"/>
              <w:jc w:val="right"/>
            </w:pPr>
            <w:r>
              <w:t>218.18</w:t>
            </w:r>
          </w:p>
        </w:tc>
      </w:tr>
      <w:tr w:rsidR="00936766" w14:paraId="639B3EA2" w14:textId="77777777">
        <w:tc>
          <w:tcPr>
            <w:tcW w:w="1700" w:type="dxa"/>
            <w:vMerge/>
          </w:tcPr>
          <w:p w14:paraId="4A75EBCF" w14:textId="77777777" w:rsidR="00936766" w:rsidRDefault="00936766"/>
        </w:tc>
        <w:tc>
          <w:tcPr>
            <w:tcW w:w="3451" w:type="dxa"/>
          </w:tcPr>
          <w:p w14:paraId="28E441A3" w14:textId="77777777" w:rsidR="00936766" w:rsidRDefault="00397B73">
            <w:pPr>
              <w:pStyle w:val="Compact"/>
            </w:pPr>
            <w:r>
              <w:t>Flower density (m</w:t>
            </w:r>
            <m:oMath>
              <m:sSup>
                <m:sSupPr>
                  <m:ctrlPr>
                    <w:rPr>
                      <w:rFonts w:ascii="Cambria Math" w:hAnsi="Cambria Math"/>
                    </w:rPr>
                  </m:ctrlPr>
                </m:sSupPr>
                <m:e/>
                <m:sup>
                  <m:r>
                    <w:rPr>
                      <w:rFonts w:ascii="Cambria Math" w:hAnsi="Cambria Math"/>
                    </w:rPr>
                    <m:t>2</m:t>
                  </m:r>
                </m:sup>
              </m:sSup>
            </m:oMath>
            <w:r>
              <w:t>)</w:t>
            </w:r>
          </w:p>
        </w:tc>
        <w:tc>
          <w:tcPr>
            <w:tcW w:w="1077" w:type="dxa"/>
          </w:tcPr>
          <w:p w14:paraId="57B6D119" w14:textId="77777777" w:rsidR="00936766" w:rsidRDefault="00397B73">
            <w:pPr>
              <w:pStyle w:val="Compact"/>
              <w:jc w:val="right"/>
            </w:pPr>
            <w:r>
              <w:t>470.33</w:t>
            </w:r>
          </w:p>
        </w:tc>
        <w:tc>
          <w:tcPr>
            <w:tcW w:w="1153" w:type="dxa"/>
          </w:tcPr>
          <w:p w14:paraId="1B807F7B" w14:textId="77777777" w:rsidR="00936766" w:rsidRDefault="00397B73">
            <w:pPr>
              <w:pStyle w:val="Compact"/>
              <w:jc w:val="right"/>
            </w:pPr>
            <w:r>
              <w:t>448.00</w:t>
            </w:r>
          </w:p>
        </w:tc>
        <w:tc>
          <w:tcPr>
            <w:tcW w:w="1077" w:type="dxa"/>
          </w:tcPr>
          <w:p w14:paraId="2BA74B88" w14:textId="77777777" w:rsidR="00936766" w:rsidRDefault="00397B73">
            <w:pPr>
              <w:pStyle w:val="Compact"/>
              <w:jc w:val="right"/>
            </w:pPr>
            <w:r>
              <w:t>231.32</w:t>
            </w:r>
          </w:p>
        </w:tc>
        <w:tc>
          <w:tcPr>
            <w:tcW w:w="924" w:type="dxa"/>
          </w:tcPr>
          <w:p w14:paraId="4C095C93" w14:textId="77777777" w:rsidR="00936766" w:rsidRDefault="00397B73">
            <w:pPr>
              <w:pStyle w:val="Compact"/>
              <w:jc w:val="right"/>
            </w:pPr>
            <w:r>
              <w:t>52.00</w:t>
            </w:r>
          </w:p>
        </w:tc>
        <w:tc>
          <w:tcPr>
            <w:tcW w:w="1235" w:type="dxa"/>
          </w:tcPr>
          <w:p w14:paraId="1E3147C6" w14:textId="77777777" w:rsidR="00936766" w:rsidRDefault="00397B73">
            <w:pPr>
              <w:pStyle w:val="Compact"/>
              <w:jc w:val="right"/>
            </w:pPr>
            <w:r>
              <w:t>1684.00</w:t>
            </w:r>
          </w:p>
        </w:tc>
      </w:tr>
      <w:tr w:rsidR="00936766" w14:paraId="068A8D40" w14:textId="77777777">
        <w:tc>
          <w:tcPr>
            <w:tcW w:w="1700" w:type="dxa"/>
            <w:vMerge/>
          </w:tcPr>
          <w:p w14:paraId="55BEC689" w14:textId="77777777" w:rsidR="00936766" w:rsidRDefault="00936766"/>
        </w:tc>
        <w:tc>
          <w:tcPr>
            <w:tcW w:w="3451" w:type="dxa"/>
          </w:tcPr>
          <w:p w14:paraId="12D34F03" w14:textId="77777777" w:rsidR="00936766" w:rsidRDefault="00397B73">
            <w:pPr>
              <w:pStyle w:val="Compact"/>
            </w:pPr>
            <w:r>
              <w:t>Pollen per stigma</w:t>
            </w:r>
          </w:p>
        </w:tc>
        <w:tc>
          <w:tcPr>
            <w:tcW w:w="1077" w:type="dxa"/>
          </w:tcPr>
          <w:p w14:paraId="4F8AE661" w14:textId="77777777" w:rsidR="00936766" w:rsidRDefault="00397B73">
            <w:pPr>
              <w:pStyle w:val="Compact"/>
              <w:jc w:val="right"/>
            </w:pPr>
            <w:r>
              <w:t>293.33</w:t>
            </w:r>
          </w:p>
        </w:tc>
        <w:tc>
          <w:tcPr>
            <w:tcW w:w="1153" w:type="dxa"/>
          </w:tcPr>
          <w:p w14:paraId="1EB4EB3C" w14:textId="77777777" w:rsidR="00936766" w:rsidRDefault="00397B73">
            <w:pPr>
              <w:pStyle w:val="Compact"/>
              <w:jc w:val="right"/>
            </w:pPr>
            <w:r>
              <w:t>155.00</w:t>
            </w:r>
          </w:p>
        </w:tc>
        <w:tc>
          <w:tcPr>
            <w:tcW w:w="1077" w:type="dxa"/>
          </w:tcPr>
          <w:p w14:paraId="1DB12807" w14:textId="77777777" w:rsidR="00936766" w:rsidRDefault="00397B73">
            <w:pPr>
              <w:pStyle w:val="Compact"/>
              <w:jc w:val="right"/>
            </w:pPr>
            <w:r>
              <w:t>385.04</w:t>
            </w:r>
          </w:p>
        </w:tc>
        <w:tc>
          <w:tcPr>
            <w:tcW w:w="924" w:type="dxa"/>
          </w:tcPr>
          <w:p w14:paraId="3059561B" w14:textId="77777777" w:rsidR="00936766" w:rsidRDefault="00397B73">
            <w:pPr>
              <w:pStyle w:val="Compact"/>
              <w:jc w:val="right"/>
            </w:pPr>
            <w:r>
              <w:t>0.00</w:t>
            </w:r>
          </w:p>
        </w:tc>
        <w:tc>
          <w:tcPr>
            <w:tcW w:w="1235" w:type="dxa"/>
          </w:tcPr>
          <w:p w14:paraId="6E49212C" w14:textId="77777777" w:rsidR="00936766" w:rsidRDefault="00397B73">
            <w:pPr>
              <w:pStyle w:val="Compact"/>
              <w:jc w:val="right"/>
            </w:pPr>
            <w:r>
              <w:t>3891.00</w:t>
            </w:r>
          </w:p>
        </w:tc>
      </w:tr>
      <w:tr w:rsidR="00936766" w14:paraId="19CC9A8D" w14:textId="77777777">
        <w:tc>
          <w:tcPr>
            <w:tcW w:w="1700" w:type="dxa"/>
            <w:vMerge/>
          </w:tcPr>
          <w:p w14:paraId="0C5971E5" w14:textId="77777777" w:rsidR="00936766" w:rsidRDefault="00936766"/>
        </w:tc>
        <w:tc>
          <w:tcPr>
            <w:tcW w:w="3451" w:type="dxa"/>
          </w:tcPr>
          <w:p w14:paraId="5E732705" w14:textId="77777777" w:rsidR="00936766" w:rsidRDefault="00397B73">
            <w:pPr>
              <w:pStyle w:val="Compact"/>
            </w:pPr>
            <w:r>
              <w:t>Plant density (m</w:t>
            </w:r>
            <m:oMath>
              <m:sSup>
                <m:sSupPr>
                  <m:ctrlPr>
                    <w:rPr>
                      <w:rFonts w:ascii="Cambria Math" w:hAnsi="Cambria Math"/>
                    </w:rPr>
                  </m:ctrlPr>
                </m:sSupPr>
                <m:e/>
                <m:sup>
                  <m:r>
                    <w:rPr>
                      <w:rFonts w:ascii="Cambria Math" w:hAnsi="Cambria Math"/>
                    </w:rPr>
                    <m:t>2</m:t>
                  </m:r>
                </m:sup>
              </m:sSup>
            </m:oMath>
            <w:r>
              <w:t>)</w:t>
            </w:r>
          </w:p>
        </w:tc>
        <w:tc>
          <w:tcPr>
            <w:tcW w:w="1077" w:type="dxa"/>
          </w:tcPr>
          <w:p w14:paraId="02ACD9F0" w14:textId="77777777" w:rsidR="00936766" w:rsidRDefault="00397B73">
            <w:pPr>
              <w:pStyle w:val="Compact"/>
              <w:jc w:val="right"/>
            </w:pPr>
            <w:r>
              <w:t>3.77</w:t>
            </w:r>
          </w:p>
        </w:tc>
        <w:tc>
          <w:tcPr>
            <w:tcW w:w="1153" w:type="dxa"/>
          </w:tcPr>
          <w:p w14:paraId="3C318DFA" w14:textId="77777777" w:rsidR="00936766" w:rsidRDefault="00397B73">
            <w:pPr>
              <w:pStyle w:val="Compact"/>
              <w:jc w:val="right"/>
            </w:pPr>
            <w:r>
              <w:t>3.77</w:t>
            </w:r>
          </w:p>
        </w:tc>
        <w:tc>
          <w:tcPr>
            <w:tcW w:w="1077" w:type="dxa"/>
          </w:tcPr>
          <w:p w14:paraId="542075BB" w14:textId="77777777" w:rsidR="00936766" w:rsidRDefault="00397B73">
            <w:pPr>
              <w:pStyle w:val="Compact"/>
              <w:jc w:val="right"/>
            </w:pPr>
            <w:r>
              <w:t>0.48</w:t>
            </w:r>
          </w:p>
        </w:tc>
        <w:tc>
          <w:tcPr>
            <w:tcW w:w="924" w:type="dxa"/>
          </w:tcPr>
          <w:p w14:paraId="7C516377" w14:textId="77777777" w:rsidR="00936766" w:rsidRDefault="00397B73">
            <w:pPr>
              <w:pStyle w:val="Compact"/>
              <w:jc w:val="right"/>
            </w:pPr>
            <w:r>
              <w:t>1.79</w:t>
            </w:r>
          </w:p>
        </w:tc>
        <w:tc>
          <w:tcPr>
            <w:tcW w:w="1235" w:type="dxa"/>
          </w:tcPr>
          <w:p w14:paraId="5961D8F2" w14:textId="77777777" w:rsidR="00936766" w:rsidRDefault="00397B73">
            <w:pPr>
              <w:pStyle w:val="Compact"/>
              <w:jc w:val="right"/>
            </w:pPr>
            <w:r>
              <w:t>5.02</w:t>
            </w:r>
          </w:p>
        </w:tc>
      </w:tr>
      <w:tr w:rsidR="00936766" w14:paraId="4FAE8E11" w14:textId="77777777">
        <w:tc>
          <w:tcPr>
            <w:tcW w:w="1700" w:type="dxa"/>
            <w:vMerge/>
          </w:tcPr>
          <w:p w14:paraId="5951D682" w14:textId="77777777" w:rsidR="00936766" w:rsidRDefault="00936766"/>
        </w:tc>
        <w:tc>
          <w:tcPr>
            <w:tcW w:w="3451" w:type="dxa"/>
          </w:tcPr>
          <w:p w14:paraId="339F176A" w14:textId="77777777" w:rsidR="00936766" w:rsidRDefault="00397B73">
            <w:pPr>
              <w:pStyle w:val="Compact"/>
            </w:pPr>
            <w:r>
              <w:t>Plant vegetative mass (g)</w:t>
            </w:r>
          </w:p>
        </w:tc>
        <w:tc>
          <w:tcPr>
            <w:tcW w:w="1077" w:type="dxa"/>
          </w:tcPr>
          <w:p w14:paraId="7951FD58" w14:textId="77777777" w:rsidR="00936766" w:rsidRDefault="00397B73">
            <w:pPr>
              <w:pStyle w:val="Compact"/>
              <w:jc w:val="right"/>
            </w:pPr>
            <w:r>
              <w:t>18.15</w:t>
            </w:r>
          </w:p>
        </w:tc>
        <w:tc>
          <w:tcPr>
            <w:tcW w:w="1153" w:type="dxa"/>
          </w:tcPr>
          <w:p w14:paraId="59710FE1" w14:textId="77777777" w:rsidR="00936766" w:rsidRDefault="00397B73">
            <w:pPr>
              <w:pStyle w:val="Compact"/>
              <w:jc w:val="right"/>
            </w:pPr>
            <w:r>
              <w:t>14.32</w:t>
            </w:r>
          </w:p>
        </w:tc>
        <w:tc>
          <w:tcPr>
            <w:tcW w:w="1077" w:type="dxa"/>
          </w:tcPr>
          <w:p w14:paraId="617B0EC4" w14:textId="77777777" w:rsidR="00936766" w:rsidRDefault="00397B73">
            <w:pPr>
              <w:pStyle w:val="Compact"/>
              <w:jc w:val="right"/>
            </w:pPr>
            <w:r>
              <w:t>14.07</w:t>
            </w:r>
          </w:p>
        </w:tc>
        <w:tc>
          <w:tcPr>
            <w:tcW w:w="924" w:type="dxa"/>
          </w:tcPr>
          <w:p w14:paraId="48F261D9" w14:textId="77777777" w:rsidR="00936766" w:rsidRDefault="00397B73">
            <w:pPr>
              <w:pStyle w:val="Compact"/>
              <w:jc w:val="right"/>
            </w:pPr>
            <w:r>
              <w:t>0.77</w:t>
            </w:r>
          </w:p>
        </w:tc>
        <w:tc>
          <w:tcPr>
            <w:tcW w:w="1235" w:type="dxa"/>
          </w:tcPr>
          <w:p w14:paraId="15A0AA36" w14:textId="77777777" w:rsidR="00936766" w:rsidRDefault="00397B73">
            <w:pPr>
              <w:pStyle w:val="Compact"/>
              <w:jc w:val="right"/>
            </w:pPr>
            <w:r>
              <w:t>107.66</w:t>
            </w:r>
          </w:p>
        </w:tc>
      </w:tr>
      <w:tr w:rsidR="00936766" w14:paraId="14B9F1C8" w14:textId="77777777">
        <w:tc>
          <w:tcPr>
            <w:tcW w:w="1700" w:type="dxa"/>
            <w:vMerge/>
          </w:tcPr>
          <w:p w14:paraId="768D01B5" w14:textId="77777777" w:rsidR="00936766" w:rsidRDefault="00936766"/>
        </w:tc>
        <w:tc>
          <w:tcPr>
            <w:tcW w:w="3451" w:type="dxa"/>
          </w:tcPr>
          <w:p w14:paraId="1A876D4C" w14:textId="77777777" w:rsidR="00936766" w:rsidRDefault="00397B73">
            <w:pPr>
              <w:pStyle w:val="Compact"/>
            </w:pPr>
            <w:r>
              <w:t>Plant seed mass (g)</w:t>
            </w:r>
          </w:p>
        </w:tc>
        <w:tc>
          <w:tcPr>
            <w:tcW w:w="1077" w:type="dxa"/>
          </w:tcPr>
          <w:p w14:paraId="5878CFDB" w14:textId="77777777" w:rsidR="00936766" w:rsidRDefault="00397B73">
            <w:pPr>
              <w:pStyle w:val="Compact"/>
              <w:jc w:val="right"/>
            </w:pPr>
            <w:r>
              <w:t>6.87</w:t>
            </w:r>
          </w:p>
        </w:tc>
        <w:tc>
          <w:tcPr>
            <w:tcW w:w="1153" w:type="dxa"/>
          </w:tcPr>
          <w:p w14:paraId="2DCAD6D5" w14:textId="77777777" w:rsidR="00936766" w:rsidRDefault="00397B73">
            <w:pPr>
              <w:pStyle w:val="Compact"/>
              <w:jc w:val="right"/>
            </w:pPr>
            <w:r>
              <w:t>5.46</w:t>
            </w:r>
          </w:p>
        </w:tc>
        <w:tc>
          <w:tcPr>
            <w:tcW w:w="1077" w:type="dxa"/>
          </w:tcPr>
          <w:p w14:paraId="59A06DCA" w14:textId="77777777" w:rsidR="00936766" w:rsidRDefault="00397B73">
            <w:pPr>
              <w:pStyle w:val="Compact"/>
              <w:jc w:val="right"/>
            </w:pPr>
            <w:r>
              <w:t>5.97</w:t>
            </w:r>
          </w:p>
        </w:tc>
        <w:tc>
          <w:tcPr>
            <w:tcW w:w="924" w:type="dxa"/>
          </w:tcPr>
          <w:p w14:paraId="7AA0B200" w14:textId="77777777" w:rsidR="00936766" w:rsidRDefault="00397B73">
            <w:pPr>
              <w:pStyle w:val="Compact"/>
              <w:jc w:val="right"/>
            </w:pPr>
            <w:r>
              <w:t>0.01</w:t>
            </w:r>
          </w:p>
        </w:tc>
        <w:tc>
          <w:tcPr>
            <w:tcW w:w="1235" w:type="dxa"/>
          </w:tcPr>
          <w:p w14:paraId="01D99F1E" w14:textId="77777777" w:rsidR="00936766" w:rsidRDefault="00397B73">
            <w:pPr>
              <w:pStyle w:val="Compact"/>
              <w:jc w:val="right"/>
            </w:pPr>
            <w:r>
              <w:t>47.90</w:t>
            </w:r>
          </w:p>
        </w:tc>
      </w:tr>
      <w:tr w:rsidR="00936766" w14:paraId="54DE6EEC" w14:textId="77777777">
        <w:tc>
          <w:tcPr>
            <w:tcW w:w="1700" w:type="dxa"/>
            <w:vMerge/>
          </w:tcPr>
          <w:p w14:paraId="3C7D3BC2" w14:textId="77777777" w:rsidR="00936766" w:rsidRDefault="00936766"/>
        </w:tc>
        <w:tc>
          <w:tcPr>
            <w:tcW w:w="3451" w:type="dxa"/>
          </w:tcPr>
          <w:p w14:paraId="2B6A5180" w14:textId="77777777" w:rsidR="00936766" w:rsidRDefault="00397B73">
            <w:pPr>
              <w:pStyle w:val="Compact"/>
            </w:pPr>
            <w:r>
              <w:t>Harvest index (g/g)</w:t>
            </w:r>
          </w:p>
        </w:tc>
        <w:tc>
          <w:tcPr>
            <w:tcW w:w="1077" w:type="dxa"/>
          </w:tcPr>
          <w:p w14:paraId="28C5750B" w14:textId="77777777" w:rsidR="00936766" w:rsidRDefault="00397B73">
            <w:pPr>
              <w:pStyle w:val="Compact"/>
              <w:jc w:val="right"/>
            </w:pPr>
            <w:r>
              <w:t>0.38</w:t>
            </w:r>
          </w:p>
        </w:tc>
        <w:tc>
          <w:tcPr>
            <w:tcW w:w="1153" w:type="dxa"/>
          </w:tcPr>
          <w:p w14:paraId="3A27DCCC" w14:textId="77777777" w:rsidR="00936766" w:rsidRDefault="00397B73">
            <w:pPr>
              <w:pStyle w:val="Compact"/>
              <w:jc w:val="right"/>
            </w:pPr>
            <w:r>
              <w:t>0.37</w:t>
            </w:r>
          </w:p>
        </w:tc>
        <w:tc>
          <w:tcPr>
            <w:tcW w:w="1077" w:type="dxa"/>
          </w:tcPr>
          <w:p w14:paraId="264E419F" w14:textId="77777777" w:rsidR="00936766" w:rsidRDefault="00397B73">
            <w:pPr>
              <w:pStyle w:val="Compact"/>
              <w:jc w:val="right"/>
            </w:pPr>
            <w:r>
              <w:t>0.16</w:t>
            </w:r>
          </w:p>
        </w:tc>
        <w:tc>
          <w:tcPr>
            <w:tcW w:w="924" w:type="dxa"/>
          </w:tcPr>
          <w:p w14:paraId="23383D7E" w14:textId="77777777" w:rsidR="00936766" w:rsidRDefault="00397B73">
            <w:pPr>
              <w:pStyle w:val="Compact"/>
              <w:jc w:val="right"/>
            </w:pPr>
            <w:r>
              <w:t>0.00</w:t>
            </w:r>
          </w:p>
        </w:tc>
        <w:tc>
          <w:tcPr>
            <w:tcW w:w="1235" w:type="dxa"/>
          </w:tcPr>
          <w:p w14:paraId="3F9BBE40" w14:textId="77777777" w:rsidR="00936766" w:rsidRDefault="00397B73">
            <w:pPr>
              <w:pStyle w:val="Compact"/>
              <w:jc w:val="right"/>
            </w:pPr>
            <w:r>
              <w:t>1.89</w:t>
            </w:r>
          </w:p>
        </w:tc>
      </w:tr>
      <w:tr w:rsidR="00936766" w14:paraId="52E039ED" w14:textId="77777777">
        <w:tc>
          <w:tcPr>
            <w:tcW w:w="1700" w:type="dxa"/>
            <w:vMerge/>
          </w:tcPr>
          <w:p w14:paraId="74522D1F" w14:textId="77777777" w:rsidR="00936766" w:rsidRDefault="00936766"/>
        </w:tc>
        <w:tc>
          <w:tcPr>
            <w:tcW w:w="3451" w:type="dxa"/>
          </w:tcPr>
          <w:p w14:paraId="0F99F2DA" w14:textId="77777777" w:rsidR="00936766" w:rsidRDefault="00397B73">
            <w:pPr>
              <w:pStyle w:val="Compact"/>
            </w:pPr>
            <w:r>
              <w:t>Flowers per plant</w:t>
            </w:r>
          </w:p>
        </w:tc>
        <w:tc>
          <w:tcPr>
            <w:tcW w:w="1077" w:type="dxa"/>
          </w:tcPr>
          <w:p w14:paraId="200660F3" w14:textId="77777777" w:rsidR="00936766" w:rsidRDefault="00397B73">
            <w:pPr>
              <w:pStyle w:val="Compact"/>
              <w:jc w:val="right"/>
            </w:pPr>
            <w:r>
              <w:t>196.09</w:t>
            </w:r>
          </w:p>
        </w:tc>
        <w:tc>
          <w:tcPr>
            <w:tcW w:w="1153" w:type="dxa"/>
          </w:tcPr>
          <w:p w14:paraId="2FC21642" w14:textId="77777777" w:rsidR="00936766" w:rsidRDefault="00397B73">
            <w:pPr>
              <w:pStyle w:val="Compact"/>
              <w:jc w:val="right"/>
            </w:pPr>
            <w:r>
              <w:t>156.50</w:t>
            </w:r>
          </w:p>
        </w:tc>
        <w:tc>
          <w:tcPr>
            <w:tcW w:w="1077" w:type="dxa"/>
          </w:tcPr>
          <w:p w14:paraId="43DC9C7F" w14:textId="77777777" w:rsidR="00936766" w:rsidRDefault="00397B73">
            <w:pPr>
              <w:pStyle w:val="Compact"/>
              <w:jc w:val="right"/>
            </w:pPr>
            <w:r>
              <w:t>150.96</w:t>
            </w:r>
          </w:p>
        </w:tc>
        <w:tc>
          <w:tcPr>
            <w:tcW w:w="924" w:type="dxa"/>
          </w:tcPr>
          <w:p w14:paraId="016C88A9" w14:textId="77777777" w:rsidR="00936766" w:rsidRDefault="00397B73">
            <w:pPr>
              <w:pStyle w:val="Compact"/>
              <w:jc w:val="right"/>
            </w:pPr>
            <w:r>
              <w:t>13.00</w:t>
            </w:r>
          </w:p>
        </w:tc>
        <w:tc>
          <w:tcPr>
            <w:tcW w:w="1235" w:type="dxa"/>
          </w:tcPr>
          <w:p w14:paraId="3BC36AAD" w14:textId="77777777" w:rsidR="00936766" w:rsidRDefault="00397B73">
            <w:pPr>
              <w:pStyle w:val="Compact"/>
              <w:jc w:val="right"/>
            </w:pPr>
            <w:r>
              <w:t>1094.00</w:t>
            </w:r>
          </w:p>
        </w:tc>
      </w:tr>
      <w:tr w:rsidR="00936766" w14:paraId="44E4C115" w14:textId="77777777">
        <w:tc>
          <w:tcPr>
            <w:tcW w:w="1700" w:type="dxa"/>
            <w:vMerge/>
          </w:tcPr>
          <w:p w14:paraId="7F1B1E8C" w14:textId="77777777" w:rsidR="00936766" w:rsidRDefault="00936766"/>
        </w:tc>
        <w:tc>
          <w:tcPr>
            <w:tcW w:w="3451" w:type="dxa"/>
          </w:tcPr>
          <w:p w14:paraId="4E6FDED0" w14:textId="77777777" w:rsidR="00936766" w:rsidRDefault="00397B73">
            <w:pPr>
              <w:pStyle w:val="Compact"/>
            </w:pPr>
            <w:r>
              <w:t>Pods per plant</w:t>
            </w:r>
          </w:p>
        </w:tc>
        <w:tc>
          <w:tcPr>
            <w:tcW w:w="1077" w:type="dxa"/>
          </w:tcPr>
          <w:p w14:paraId="34C3B871" w14:textId="77777777" w:rsidR="00936766" w:rsidRDefault="00397B73">
            <w:pPr>
              <w:pStyle w:val="Compact"/>
              <w:jc w:val="right"/>
            </w:pPr>
            <w:r>
              <w:t>143.15</w:t>
            </w:r>
          </w:p>
        </w:tc>
        <w:tc>
          <w:tcPr>
            <w:tcW w:w="1153" w:type="dxa"/>
          </w:tcPr>
          <w:p w14:paraId="53878996" w14:textId="77777777" w:rsidR="00936766" w:rsidRDefault="00397B73">
            <w:pPr>
              <w:pStyle w:val="Compact"/>
              <w:jc w:val="right"/>
            </w:pPr>
            <w:r>
              <w:t>112.00</w:t>
            </w:r>
          </w:p>
        </w:tc>
        <w:tc>
          <w:tcPr>
            <w:tcW w:w="1077" w:type="dxa"/>
          </w:tcPr>
          <w:p w14:paraId="11B624B9" w14:textId="77777777" w:rsidR="00936766" w:rsidRDefault="00397B73">
            <w:pPr>
              <w:pStyle w:val="Compact"/>
              <w:jc w:val="right"/>
            </w:pPr>
            <w:r>
              <w:t>114.64</w:t>
            </w:r>
          </w:p>
        </w:tc>
        <w:tc>
          <w:tcPr>
            <w:tcW w:w="924" w:type="dxa"/>
          </w:tcPr>
          <w:p w14:paraId="13AB8FE5" w14:textId="77777777" w:rsidR="00936766" w:rsidRDefault="00397B73">
            <w:pPr>
              <w:pStyle w:val="Compact"/>
              <w:jc w:val="right"/>
            </w:pPr>
            <w:r>
              <w:t>5.00</w:t>
            </w:r>
          </w:p>
        </w:tc>
        <w:tc>
          <w:tcPr>
            <w:tcW w:w="1235" w:type="dxa"/>
          </w:tcPr>
          <w:p w14:paraId="37BC10FE" w14:textId="77777777" w:rsidR="00936766" w:rsidRDefault="00397B73">
            <w:pPr>
              <w:pStyle w:val="Compact"/>
              <w:jc w:val="right"/>
            </w:pPr>
            <w:r>
              <w:t>892.00</w:t>
            </w:r>
          </w:p>
        </w:tc>
      </w:tr>
      <w:tr w:rsidR="00936766" w14:paraId="4FC0C3DC" w14:textId="77777777">
        <w:tc>
          <w:tcPr>
            <w:tcW w:w="1700" w:type="dxa"/>
            <w:vMerge/>
          </w:tcPr>
          <w:p w14:paraId="16D0102F" w14:textId="77777777" w:rsidR="00936766" w:rsidRDefault="00936766"/>
        </w:tc>
        <w:tc>
          <w:tcPr>
            <w:tcW w:w="3451" w:type="dxa"/>
          </w:tcPr>
          <w:p w14:paraId="47098E7A" w14:textId="77777777" w:rsidR="00936766" w:rsidRDefault="00397B73">
            <w:pPr>
              <w:pStyle w:val="Compact"/>
            </w:pPr>
            <w:r>
              <w:t>Seeds per pod</w:t>
            </w:r>
          </w:p>
        </w:tc>
        <w:tc>
          <w:tcPr>
            <w:tcW w:w="1077" w:type="dxa"/>
          </w:tcPr>
          <w:p w14:paraId="54ABA906" w14:textId="77777777" w:rsidR="00936766" w:rsidRDefault="00397B73">
            <w:pPr>
              <w:pStyle w:val="Compact"/>
              <w:jc w:val="right"/>
            </w:pPr>
            <w:r>
              <w:t>22.96</w:t>
            </w:r>
          </w:p>
        </w:tc>
        <w:tc>
          <w:tcPr>
            <w:tcW w:w="1153" w:type="dxa"/>
          </w:tcPr>
          <w:p w14:paraId="588028B0" w14:textId="77777777" w:rsidR="00936766" w:rsidRDefault="00397B73">
            <w:pPr>
              <w:pStyle w:val="Compact"/>
              <w:jc w:val="right"/>
            </w:pPr>
            <w:r>
              <w:t>23.60</w:t>
            </w:r>
          </w:p>
        </w:tc>
        <w:tc>
          <w:tcPr>
            <w:tcW w:w="1077" w:type="dxa"/>
          </w:tcPr>
          <w:p w14:paraId="47A5DC27" w14:textId="77777777" w:rsidR="00936766" w:rsidRDefault="00397B73">
            <w:pPr>
              <w:pStyle w:val="Compact"/>
              <w:jc w:val="right"/>
            </w:pPr>
            <w:r>
              <w:t>4.97</w:t>
            </w:r>
          </w:p>
        </w:tc>
        <w:tc>
          <w:tcPr>
            <w:tcW w:w="924" w:type="dxa"/>
          </w:tcPr>
          <w:p w14:paraId="40FB9371" w14:textId="77777777" w:rsidR="00936766" w:rsidRDefault="00397B73">
            <w:pPr>
              <w:pStyle w:val="Compact"/>
              <w:jc w:val="right"/>
            </w:pPr>
            <w:r>
              <w:t>4.60</w:t>
            </w:r>
          </w:p>
        </w:tc>
        <w:tc>
          <w:tcPr>
            <w:tcW w:w="1235" w:type="dxa"/>
          </w:tcPr>
          <w:p w14:paraId="0E5436A3" w14:textId="77777777" w:rsidR="00936766" w:rsidRDefault="00397B73">
            <w:pPr>
              <w:pStyle w:val="Compact"/>
              <w:jc w:val="right"/>
            </w:pPr>
            <w:r>
              <w:t>35.40</w:t>
            </w:r>
          </w:p>
        </w:tc>
      </w:tr>
      <w:tr w:rsidR="00936766" w14:paraId="02BAF9CC" w14:textId="77777777">
        <w:tc>
          <w:tcPr>
            <w:tcW w:w="1700" w:type="dxa"/>
            <w:vMerge/>
          </w:tcPr>
          <w:p w14:paraId="3126B50D" w14:textId="77777777" w:rsidR="00936766" w:rsidRDefault="00936766"/>
        </w:tc>
        <w:tc>
          <w:tcPr>
            <w:tcW w:w="3451" w:type="dxa"/>
          </w:tcPr>
          <w:p w14:paraId="34FC7D4E" w14:textId="77777777" w:rsidR="00936766" w:rsidRDefault="00397B73">
            <w:pPr>
              <w:pStyle w:val="Compact"/>
            </w:pPr>
            <w:r>
              <w:t>Seed size (mg)</w:t>
            </w:r>
          </w:p>
        </w:tc>
        <w:tc>
          <w:tcPr>
            <w:tcW w:w="1077" w:type="dxa"/>
          </w:tcPr>
          <w:p w14:paraId="555FDB0C" w14:textId="77777777" w:rsidR="00936766" w:rsidRDefault="00397B73">
            <w:pPr>
              <w:pStyle w:val="Compact"/>
              <w:jc w:val="right"/>
            </w:pPr>
            <w:r>
              <w:t>2.74</w:t>
            </w:r>
          </w:p>
        </w:tc>
        <w:tc>
          <w:tcPr>
            <w:tcW w:w="1153" w:type="dxa"/>
          </w:tcPr>
          <w:p w14:paraId="596340A9" w14:textId="77777777" w:rsidR="00936766" w:rsidRDefault="00397B73">
            <w:pPr>
              <w:pStyle w:val="Compact"/>
              <w:jc w:val="right"/>
            </w:pPr>
            <w:r>
              <w:t>2.73</w:t>
            </w:r>
          </w:p>
        </w:tc>
        <w:tc>
          <w:tcPr>
            <w:tcW w:w="1077" w:type="dxa"/>
          </w:tcPr>
          <w:p w14:paraId="4FB48369" w14:textId="77777777" w:rsidR="00936766" w:rsidRDefault="00397B73">
            <w:pPr>
              <w:pStyle w:val="Compact"/>
              <w:jc w:val="right"/>
            </w:pPr>
            <w:r>
              <w:t>0.80</w:t>
            </w:r>
          </w:p>
        </w:tc>
        <w:tc>
          <w:tcPr>
            <w:tcW w:w="924" w:type="dxa"/>
          </w:tcPr>
          <w:p w14:paraId="5B224230" w14:textId="77777777" w:rsidR="00936766" w:rsidRDefault="00397B73">
            <w:pPr>
              <w:pStyle w:val="Compact"/>
              <w:jc w:val="right"/>
            </w:pPr>
            <w:r>
              <w:t>0.39</w:t>
            </w:r>
          </w:p>
        </w:tc>
        <w:tc>
          <w:tcPr>
            <w:tcW w:w="1235" w:type="dxa"/>
          </w:tcPr>
          <w:p w14:paraId="4C520C9E" w14:textId="77777777" w:rsidR="00936766" w:rsidRDefault="00397B73">
            <w:pPr>
              <w:pStyle w:val="Compact"/>
              <w:jc w:val="right"/>
            </w:pPr>
            <w:r>
              <w:t>5.35</w:t>
            </w:r>
          </w:p>
        </w:tc>
      </w:tr>
      <w:tr w:rsidR="00936766" w14:paraId="33B2A328" w14:textId="77777777">
        <w:tc>
          <w:tcPr>
            <w:tcW w:w="1700" w:type="dxa"/>
            <w:vMerge w:val="restart"/>
          </w:tcPr>
          <w:p w14:paraId="5A0DA5E7" w14:textId="77777777" w:rsidR="00936766" w:rsidRDefault="00397B73">
            <w:r>
              <w:t>Seed</w:t>
            </w:r>
          </w:p>
        </w:tc>
        <w:tc>
          <w:tcPr>
            <w:tcW w:w="3451" w:type="dxa"/>
          </w:tcPr>
          <w:p w14:paraId="58A281DC" w14:textId="77777777" w:rsidR="00936766" w:rsidRDefault="00397B73">
            <w:pPr>
              <w:pStyle w:val="Compact"/>
            </w:pPr>
            <w:r>
              <w:t>Distance to edge (m)</w:t>
            </w:r>
          </w:p>
        </w:tc>
        <w:tc>
          <w:tcPr>
            <w:tcW w:w="1077" w:type="dxa"/>
          </w:tcPr>
          <w:p w14:paraId="6D5CB7D3" w14:textId="77777777" w:rsidR="00936766" w:rsidRDefault="00397B73">
            <w:pPr>
              <w:pStyle w:val="Compact"/>
              <w:jc w:val="right"/>
            </w:pPr>
            <w:r>
              <w:t>162.70</w:t>
            </w:r>
          </w:p>
        </w:tc>
        <w:tc>
          <w:tcPr>
            <w:tcW w:w="1153" w:type="dxa"/>
          </w:tcPr>
          <w:p w14:paraId="190510DE" w14:textId="77777777" w:rsidR="00936766" w:rsidRDefault="00397B73">
            <w:pPr>
              <w:pStyle w:val="Compact"/>
              <w:jc w:val="right"/>
            </w:pPr>
            <w:r>
              <w:t>100.00</w:t>
            </w:r>
          </w:p>
        </w:tc>
        <w:tc>
          <w:tcPr>
            <w:tcW w:w="1077" w:type="dxa"/>
          </w:tcPr>
          <w:p w14:paraId="7264C7D2" w14:textId="77777777" w:rsidR="00936766" w:rsidRDefault="00397B73">
            <w:pPr>
              <w:pStyle w:val="Compact"/>
              <w:jc w:val="right"/>
            </w:pPr>
            <w:r>
              <w:t>146.18</w:t>
            </w:r>
          </w:p>
        </w:tc>
        <w:tc>
          <w:tcPr>
            <w:tcW w:w="924" w:type="dxa"/>
          </w:tcPr>
          <w:p w14:paraId="1F52C5D1" w14:textId="77777777" w:rsidR="00936766" w:rsidRDefault="00397B73">
            <w:pPr>
              <w:pStyle w:val="Compact"/>
              <w:jc w:val="right"/>
            </w:pPr>
            <w:r>
              <w:t>3.00</w:t>
            </w:r>
          </w:p>
        </w:tc>
        <w:tc>
          <w:tcPr>
            <w:tcW w:w="1235" w:type="dxa"/>
          </w:tcPr>
          <w:p w14:paraId="457BA696" w14:textId="77777777" w:rsidR="00936766" w:rsidRDefault="00397B73">
            <w:pPr>
              <w:pStyle w:val="Compact"/>
              <w:jc w:val="right"/>
            </w:pPr>
            <w:r>
              <w:t>400.00</w:t>
            </w:r>
          </w:p>
        </w:tc>
      </w:tr>
      <w:tr w:rsidR="00936766" w14:paraId="70E573A8" w14:textId="77777777">
        <w:tc>
          <w:tcPr>
            <w:tcW w:w="1700" w:type="dxa"/>
            <w:vMerge/>
          </w:tcPr>
          <w:p w14:paraId="672A0720" w14:textId="77777777" w:rsidR="00936766" w:rsidRDefault="00936766"/>
        </w:tc>
        <w:tc>
          <w:tcPr>
            <w:tcW w:w="3451" w:type="dxa"/>
          </w:tcPr>
          <w:p w14:paraId="52604F69" w14:textId="77777777" w:rsidR="00936766" w:rsidRDefault="00397B73">
            <w:pPr>
              <w:pStyle w:val="Compact"/>
            </w:pPr>
            <w:r>
              <w:t>Distance to LCB shelter (m)</w:t>
            </w:r>
          </w:p>
        </w:tc>
        <w:tc>
          <w:tcPr>
            <w:tcW w:w="1077" w:type="dxa"/>
          </w:tcPr>
          <w:p w14:paraId="53D3417D" w14:textId="77777777" w:rsidR="00936766" w:rsidRDefault="00397B73">
            <w:pPr>
              <w:pStyle w:val="Compact"/>
              <w:jc w:val="right"/>
            </w:pPr>
            <w:r>
              <w:t>33.51</w:t>
            </w:r>
          </w:p>
        </w:tc>
        <w:tc>
          <w:tcPr>
            <w:tcW w:w="1153" w:type="dxa"/>
          </w:tcPr>
          <w:p w14:paraId="6A844A26" w14:textId="77777777" w:rsidR="00936766" w:rsidRDefault="00397B73">
            <w:pPr>
              <w:pStyle w:val="Compact"/>
              <w:jc w:val="right"/>
            </w:pPr>
            <w:r>
              <w:t>31.00</w:t>
            </w:r>
          </w:p>
        </w:tc>
        <w:tc>
          <w:tcPr>
            <w:tcW w:w="1077" w:type="dxa"/>
          </w:tcPr>
          <w:p w14:paraId="701D89AA" w14:textId="77777777" w:rsidR="00936766" w:rsidRDefault="00397B73">
            <w:pPr>
              <w:pStyle w:val="Compact"/>
              <w:jc w:val="right"/>
            </w:pPr>
            <w:r>
              <w:t>24.63</w:t>
            </w:r>
          </w:p>
        </w:tc>
        <w:tc>
          <w:tcPr>
            <w:tcW w:w="924" w:type="dxa"/>
          </w:tcPr>
          <w:p w14:paraId="3837343F" w14:textId="77777777" w:rsidR="00936766" w:rsidRDefault="00397B73">
            <w:pPr>
              <w:pStyle w:val="Compact"/>
              <w:jc w:val="right"/>
            </w:pPr>
            <w:r>
              <w:t>2.00</w:t>
            </w:r>
          </w:p>
        </w:tc>
        <w:tc>
          <w:tcPr>
            <w:tcW w:w="1235" w:type="dxa"/>
          </w:tcPr>
          <w:p w14:paraId="38DC2789" w14:textId="77777777" w:rsidR="00936766" w:rsidRDefault="00397B73">
            <w:pPr>
              <w:pStyle w:val="Compact"/>
              <w:jc w:val="right"/>
            </w:pPr>
            <w:r>
              <w:t>190.00</w:t>
            </w:r>
          </w:p>
        </w:tc>
      </w:tr>
      <w:tr w:rsidR="00936766" w14:paraId="0A155BBE" w14:textId="77777777">
        <w:tc>
          <w:tcPr>
            <w:tcW w:w="1700" w:type="dxa"/>
            <w:vMerge/>
          </w:tcPr>
          <w:p w14:paraId="2D92D969" w14:textId="77777777" w:rsidR="00936766" w:rsidRDefault="00936766"/>
        </w:tc>
        <w:tc>
          <w:tcPr>
            <w:tcW w:w="3451" w:type="dxa"/>
          </w:tcPr>
          <w:p w14:paraId="75AB61D7" w14:textId="77777777" w:rsidR="00936766" w:rsidRDefault="00397B73">
            <w:pPr>
              <w:pStyle w:val="Compact"/>
            </w:pPr>
            <w:r>
              <w:t>HB visitation (hr</w:t>
            </w:r>
            <m:oMath>
              <m:sSup>
                <m:sSupPr>
                  <m:ctrlPr>
                    <w:rPr>
                      <w:rFonts w:ascii="Cambria Math" w:hAnsi="Cambria Math"/>
                    </w:rPr>
                  </m:ctrlPr>
                </m:sSupPr>
                <m:e/>
                <m:sup>
                  <m:r>
                    <w:rPr>
                      <w:rFonts w:ascii="Cambria Math" w:hAnsi="Cambria Math"/>
                    </w:rPr>
                    <m:t>-1</m:t>
                  </m:r>
                </m:sup>
              </m:sSup>
            </m:oMath>
            <w:r>
              <w:t>)</w:t>
            </w:r>
          </w:p>
        </w:tc>
        <w:tc>
          <w:tcPr>
            <w:tcW w:w="1077" w:type="dxa"/>
          </w:tcPr>
          <w:p w14:paraId="4AD566FF" w14:textId="77777777" w:rsidR="00936766" w:rsidRDefault="00397B73">
            <w:pPr>
              <w:pStyle w:val="Compact"/>
              <w:jc w:val="right"/>
            </w:pPr>
            <w:r>
              <w:t>112.79</w:t>
            </w:r>
          </w:p>
        </w:tc>
        <w:tc>
          <w:tcPr>
            <w:tcW w:w="1153" w:type="dxa"/>
          </w:tcPr>
          <w:p w14:paraId="77DD2212" w14:textId="77777777" w:rsidR="00936766" w:rsidRDefault="00397B73">
            <w:pPr>
              <w:pStyle w:val="Compact"/>
              <w:jc w:val="right"/>
            </w:pPr>
            <w:r>
              <w:t>24.00</w:t>
            </w:r>
          </w:p>
        </w:tc>
        <w:tc>
          <w:tcPr>
            <w:tcW w:w="1077" w:type="dxa"/>
          </w:tcPr>
          <w:p w14:paraId="7970F9C8" w14:textId="77777777" w:rsidR="00936766" w:rsidRDefault="00397B73">
            <w:pPr>
              <w:pStyle w:val="Compact"/>
              <w:jc w:val="right"/>
            </w:pPr>
            <w:r>
              <w:t>187.30</w:t>
            </w:r>
          </w:p>
        </w:tc>
        <w:tc>
          <w:tcPr>
            <w:tcW w:w="924" w:type="dxa"/>
          </w:tcPr>
          <w:p w14:paraId="7E2B6790" w14:textId="77777777" w:rsidR="00936766" w:rsidRDefault="00397B73">
            <w:pPr>
              <w:pStyle w:val="Compact"/>
              <w:jc w:val="right"/>
            </w:pPr>
            <w:r>
              <w:t>0.00</w:t>
            </w:r>
          </w:p>
        </w:tc>
        <w:tc>
          <w:tcPr>
            <w:tcW w:w="1235" w:type="dxa"/>
          </w:tcPr>
          <w:p w14:paraId="6230ED88" w14:textId="77777777" w:rsidR="00936766" w:rsidRDefault="00397B73">
            <w:pPr>
              <w:pStyle w:val="Compact"/>
              <w:jc w:val="right"/>
            </w:pPr>
            <w:r>
              <w:t>1290.00</w:t>
            </w:r>
          </w:p>
        </w:tc>
      </w:tr>
      <w:tr w:rsidR="00936766" w14:paraId="7C20EEBB" w14:textId="77777777">
        <w:trPr>
          <w:trHeight w:val="421"/>
        </w:trPr>
        <w:tc>
          <w:tcPr>
            <w:tcW w:w="1700" w:type="dxa"/>
            <w:vMerge/>
          </w:tcPr>
          <w:p w14:paraId="706D39A0" w14:textId="77777777" w:rsidR="00936766" w:rsidRDefault="00936766"/>
        </w:tc>
        <w:tc>
          <w:tcPr>
            <w:tcW w:w="3451" w:type="dxa"/>
          </w:tcPr>
          <w:p w14:paraId="29489268" w14:textId="77777777" w:rsidR="00936766" w:rsidRDefault="00397B73">
            <w:pPr>
              <w:pStyle w:val="Compact"/>
            </w:pPr>
            <w:r>
              <w:t>LCB visitation (hr</w:t>
            </w:r>
            <m:oMath>
              <m:sSup>
                <m:sSupPr>
                  <m:ctrlPr>
                    <w:rPr>
                      <w:rFonts w:ascii="Cambria Math" w:hAnsi="Cambria Math"/>
                    </w:rPr>
                  </m:ctrlPr>
                </m:sSupPr>
                <m:e/>
                <m:sup>
                  <m:r>
                    <w:rPr>
                      <w:rFonts w:ascii="Cambria Math" w:hAnsi="Cambria Math"/>
                    </w:rPr>
                    <m:t>-1</m:t>
                  </m:r>
                </m:sup>
              </m:sSup>
            </m:oMath>
            <w:r>
              <w:t>)</w:t>
            </w:r>
          </w:p>
        </w:tc>
        <w:tc>
          <w:tcPr>
            <w:tcW w:w="1077" w:type="dxa"/>
          </w:tcPr>
          <w:p w14:paraId="60256D2E" w14:textId="77777777" w:rsidR="00936766" w:rsidRDefault="00397B73">
            <w:pPr>
              <w:pStyle w:val="Compact"/>
              <w:jc w:val="right"/>
            </w:pPr>
            <w:r>
              <w:t>76.15</w:t>
            </w:r>
          </w:p>
        </w:tc>
        <w:tc>
          <w:tcPr>
            <w:tcW w:w="1153" w:type="dxa"/>
          </w:tcPr>
          <w:p w14:paraId="16DA6FE8" w14:textId="77777777" w:rsidR="00936766" w:rsidRDefault="00397B73">
            <w:pPr>
              <w:pStyle w:val="Compact"/>
              <w:jc w:val="right"/>
            </w:pPr>
            <w:r>
              <w:t>12.00</w:t>
            </w:r>
          </w:p>
        </w:tc>
        <w:tc>
          <w:tcPr>
            <w:tcW w:w="1077" w:type="dxa"/>
          </w:tcPr>
          <w:p w14:paraId="5503C3DD" w14:textId="77777777" w:rsidR="00936766" w:rsidRDefault="00397B73">
            <w:pPr>
              <w:pStyle w:val="Compact"/>
              <w:jc w:val="right"/>
            </w:pPr>
            <w:r>
              <w:t>144.88</w:t>
            </w:r>
          </w:p>
        </w:tc>
        <w:tc>
          <w:tcPr>
            <w:tcW w:w="924" w:type="dxa"/>
          </w:tcPr>
          <w:p w14:paraId="0C7DD20D" w14:textId="77777777" w:rsidR="00936766" w:rsidRDefault="00397B73">
            <w:pPr>
              <w:pStyle w:val="Compact"/>
              <w:jc w:val="right"/>
            </w:pPr>
            <w:r>
              <w:t>0.00</w:t>
            </w:r>
          </w:p>
        </w:tc>
        <w:tc>
          <w:tcPr>
            <w:tcW w:w="1235" w:type="dxa"/>
          </w:tcPr>
          <w:p w14:paraId="51EFEB41" w14:textId="77777777" w:rsidR="00936766" w:rsidRDefault="00397B73">
            <w:pPr>
              <w:pStyle w:val="Compact"/>
              <w:jc w:val="right"/>
            </w:pPr>
            <w:r>
              <w:t>1272.00</w:t>
            </w:r>
          </w:p>
        </w:tc>
      </w:tr>
      <w:tr w:rsidR="00936766" w14:paraId="36BFEE5B" w14:textId="77777777">
        <w:tc>
          <w:tcPr>
            <w:tcW w:w="1700" w:type="dxa"/>
            <w:vMerge/>
          </w:tcPr>
          <w:p w14:paraId="16737F23" w14:textId="77777777" w:rsidR="00936766" w:rsidRDefault="00936766"/>
        </w:tc>
        <w:tc>
          <w:tcPr>
            <w:tcW w:w="3451" w:type="dxa"/>
          </w:tcPr>
          <w:p w14:paraId="67E11749" w14:textId="77777777" w:rsidR="00936766" w:rsidRDefault="00397B73">
            <w:pPr>
              <w:pStyle w:val="Compact"/>
            </w:pPr>
            <w:r>
              <w:t>Bay Edge/Centre</w:t>
            </w:r>
          </w:p>
        </w:tc>
        <w:tc>
          <w:tcPr>
            <w:tcW w:w="1077" w:type="dxa"/>
          </w:tcPr>
          <w:p w14:paraId="414746DA" w14:textId="77777777" w:rsidR="00936766" w:rsidRDefault="00397B73">
            <w:pPr>
              <w:pStyle w:val="Compact"/>
              <w:jc w:val="right"/>
            </w:pPr>
            <w:r>
              <w:t>0.13</w:t>
            </w:r>
          </w:p>
        </w:tc>
        <w:tc>
          <w:tcPr>
            <w:tcW w:w="1153" w:type="dxa"/>
          </w:tcPr>
          <w:p w14:paraId="6675F248" w14:textId="77777777" w:rsidR="00936766" w:rsidRDefault="00397B73">
            <w:pPr>
              <w:pStyle w:val="Compact"/>
              <w:jc w:val="right"/>
            </w:pPr>
            <w:r>
              <w:t>0.00</w:t>
            </w:r>
          </w:p>
        </w:tc>
        <w:tc>
          <w:tcPr>
            <w:tcW w:w="1077" w:type="dxa"/>
          </w:tcPr>
          <w:p w14:paraId="55DCB33C" w14:textId="77777777" w:rsidR="00936766" w:rsidRDefault="00397B73">
            <w:pPr>
              <w:pStyle w:val="Compact"/>
              <w:jc w:val="right"/>
            </w:pPr>
            <w:r>
              <w:t>0.34</w:t>
            </w:r>
          </w:p>
        </w:tc>
        <w:tc>
          <w:tcPr>
            <w:tcW w:w="924" w:type="dxa"/>
          </w:tcPr>
          <w:p w14:paraId="0ED4E109" w14:textId="77777777" w:rsidR="00936766" w:rsidRDefault="00397B73">
            <w:pPr>
              <w:pStyle w:val="Compact"/>
              <w:jc w:val="right"/>
            </w:pPr>
            <w:r>
              <w:t>0.00</w:t>
            </w:r>
          </w:p>
        </w:tc>
        <w:tc>
          <w:tcPr>
            <w:tcW w:w="1235" w:type="dxa"/>
          </w:tcPr>
          <w:p w14:paraId="17C9E0C0" w14:textId="77777777" w:rsidR="00936766" w:rsidRDefault="00397B73">
            <w:pPr>
              <w:pStyle w:val="Compact"/>
              <w:jc w:val="right"/>
            </w:pPr>
            <w:r>
              <w:t>1.00</w:t>
            </w:r>
          </w:p>
        </w:tc>
      </w:tr>
      <w:tr w:rsidR="00936766" w14:paraId="65E0B7CB" w14:textId="77777777">
        <w:tc>
          <w:tcPr>
            <w:tcW w:w="1700" w:type="dxa"/>
            <w:vMerge/>
          </w:tcPr>
          <w:p w14:paraId="7C27F345" w14:textId="77777777" w:rsidR="00936766" w:rsidRDefault="00936766"/>
        </w:tc>
        <w:tc>
          <w:tcPr>
            <w:tcW w:w="3451" w:type="dxa"/>
          </w:tcPr>
          <w:p w14:paraId="23AC9295" w14:textId="77777777" w:rsidR="00936766" w:rsidRDefault="00397B73">
            <w:pPr>
              <w:pStyle w:val="Compact"/>
            </w:pPr>
            <w:r>
              <w:t>Flower density (m</w:t>
            </w:r>
            <m:oMath>
              <m:sSup>
                <m:sSupPr>
                  <m:ctrlPr>
                    <w:rPr>
                      <w:rFonts w:ascii="Cambria Math" w:hAnsi="Cambria Math"/>
                    </w:rPr>
                  </m:ctrlPr>
                </m:sSupPr>
                <m:e/>
                <m:sup>
                  <m:r>
                    <w:rPr>
                      <w:rFonts w:ascii="Cambria Math" w:hAnsi="Cambria Math"/>
                    </w:rPr>
                    <m:t>2</m:t>
                  </m:r>
                </m:sup>
              </m:sSup>
            </m:oMath>
            <w:r>
              <w:t>)</w:t>
            </w:r>
          </w:p>
        </w:tc>
        <w:tc>
          <w:tcPr>
            <w:tcW w:w="1077" w:type="dxa"/>
          </w:tcPr>
          <w:p w14:paraId="2E8022FD" w14:textId="77777777" w:rsidR="00936766" w:rsidRDefault="00397B73">
            <w:pPr>
              <w:pStyle w:val="Compact"/>
              <w:jc w:val="right"/>
            </w:pPr>
            <w:r>
              <w:t>495.02</w:t>
            </w:r>
          </w:p>
        </w:tc>
        <w:tc>
          <w:tcPr>
            <w:tcW w:w="1153" w:type="dxa"/>
          </w:tcPr>
          <w:p w14:paraId="04CB1AFB" w14:textId="77777777" w:rsidR="00936766" w:rsidRDefault="00397B73">
            <w:pPr>
              <w:pStyle w:val="Compact"/>
              <w:jc w:val="right"/>
            </w:pPr>
            <w:r>
              <w:t>432.00</w:t>
            </w:r>
          </w:p>
        </w:tc>
        <w:tc>
          <w:tcPr>
            <w:tcW w:w="1077" w:type="dxa"/>
          </w:tcPr>
          <w:p w14:paraId="7ED6C534" w14:textId="77777777" w:rsidR="00936766" w:rsidRDefault="00397B73">
            <w:pPr>
              <w:pStyle w:val="Compact"/>
              <w:jc w:val="right"/>
            </w:pPr>
            <w:r>
              <w:t>303.35</w:t>
            </w:r>
          </w:p>
        </w:tc>
        <w:tc>
          <w:tcPr>
            <w:tcW w:w="924" w:type="dxa"/>
          </w:tcPr>
          <w:p w14:paraId="10585AAC" w14:textId="77777777" w:rsidR="00936766" w:rsidRDefault="00397B73">
            <w:pPr>
              <w:pStyle w:val="Compact"/>
              <w:jc w:val="right"/>
            </w:pPr>
            <w:r>
              <w:t>24.00</w:t>
            </w:r>
          </w:p>
        </w:tc>
        <w:tc>
          <w:tcPr>
            <w:tcW w:w="1235" w:type="dxa"/>
          </w:tcPr>
          <w:p w14:paraId="289B38D9" w14:textId="77777777" w:rsidR="00936766" w:rsidRDefault="00397B73">
            <w:pPr>
              <w:pStyle w:val="Compact"/>
              <w:jc w:val="right"/>
            </w:pPr>
            <w:r>
              <w:t>2686.40</w:t>
            </w:r>
          </w:p>
        </w:tc>
      </w:tr>
      <w:tr w:rsidR="00936766" w14:paraId="5DBC3D90" w14:textId="77777777">
        <w:tc>
          <w:tcPr>
            <w:tcW w:w="1700" w:type="dxa"/>
            <w:vMerge/>
          </w:tcPr>
          <w:p w14:paraId="78F7D437" w14:textId="77777777" w:rsidR="00936766" w:rsidRDefault="00936766"/>
        </w:tc>
        <w:tc>
          <w:tcPr>
            <w:tcW w:w="3451" w:type="dxa"/>
          </w:tcPr>
          <w:p w14:paraId="56952A48" w14:textId="77777777" w:rsidR="00936766" w:rsidRDefault="00397B73">
            <w:pPr>
              <w:pStyle w:val="Compact"/>
            </w:pPr>
            <w:r>
              <w:t>Pollen per stigma</w:t>
            </w:r>
          </w:p>
        </w:tc>
        <w:tc>
          <w:tcPr>
            <w:tcW w:w="1077" w:type="dxa"/>
          </w:tcPr>
          <w:p w14:paraId="3383E001" w14:textId="77777777" w:rsidR="00936766" w:rsidRDefault="00397B73">
            <w:pPr>
              <w:pStyle w:val="Compact"/>
              <w:jc w:val="right"/>
            </w:pPr>
            <w:r>
              <w:t>21.76</w:t>
            </w:r>
          </w:p>
        </w:tc>
        <w:tc>
          <w:tcPr>
            <w:tcW w:w="1153" w:type="dxa"/>
          </w:tcPr>
          <w:p w14:paraId="653543A7" w14:textId="77777777" w:rsidR="00936766" w:rsidRDefault="00397B73">
            <w:pPr>
              <w:pStyle w:val="Compact"/>
              <w:jc w:val="right"/>
            </w:pPr>
            <w:r>
              <w:t>7.00</w:t>
            </w:r>
          </w:p>
        </w:tc>
        <w:tc>
          <w:tcPr>
            <w:tcW w:w="1077" w:type="dxa"/>
          </w:tcPr>
          <w:p w14:paraId="47714DD6" w14:textId="77777777" w:rsidR="00936766" w:rsidRDefault="00397B73">
            <w:pPr>
              <w:pStyle w:val="Compact"/>
              <w:jc w:val="right"/>
            </w:pPr>
            <w:r>
              <w:t>42.53</w:t>
            </w:r>
          </w:p>
        </w:tc>
        <w:tc>
          <w:tcPr>
            <w:tcW w:w="924" w:type="dxa"/>
          </w:tcPr>
          <w:p w14:paraId="60C3E15C" w14:textId="77777777" w:rsidR="00936766" w:rsidRDefault="00397B73">
            <w:pPr>
              <w:pStyle w:val="Compact"/>
              <w:jc w:val="right"/>
            </w:pPr>
            <w:r>
              <w:t>0.00</w:t>
            </w:r>
          </w:p>
        </w:tc>
        <w:tc>
          <w:tcPr>
            <w:tcW w:w="1235" w:type="dxa"/>
          </w:tcPr>
          <w:p w14:paraId="55A95F5C" w14:textId="77777777" w:rsidR="00936766" w:rsidRDefault="00397B73">
            <w:pPr>
              <w:pStyle w:val="Compact"/>
              <w:jc w:val="right"/>
            </w:pPr>
            <w:r>
              <w:t>578.00</w:t>
            </w:r>
          </w:p>
        </w:tc>
      </w:tr>
      <w:tr w:rsidR="00936766" w14:paraId="24CD87C3" w14:textId="77777777">
        <w:tc>
          <w:tcPr>
            <w:tcW w:w="1700" w:type="dxa"/>
            <w:vMerge/>
          </w:tcPr>
          <w:p w14:paraId="1992A1CB" w14:textId="77777777" w:rsidR="00936766" w:rsidRDefault="00936766"/>
        </w:tc>
        <w:tc>
          <w:tcPr>
            <w:tcW w:w="3451" w:type="dxa"/>
          </w:tcPr>
          <w:p w14:paraId="2955B27A" w14:textId="77777777" w:rsidR="00936766" w:rsidRDefault="00397B73">
            <w:pPr>
              <w:pStyle w:val="Compact"/>
            </w:pPr>
            <w:r>
              <w:t>Plant density (m</w:t>
            </w:r>
            <m:oMath>
              <m:sSup>
                <m:sSupPr>
                  <m:ctrlPr>
                    <w:rPr>
                      <w:rFonts w:ascii="Cambria Math" w:hAnsi="Cambria Math"/>
                    </w:rPr>
                  </m:ctrlPr>
                </m:sSupPr>
                <m:e/>
                <m:sup>
                  <m:r>
                    <w:rPr>
                      <w:rFonts w:ascii="Cambria Math" w:hAnsi="Cambria Math"/>
                    </w:rPr>
                    <m:t>2</m:t>
                  </m:r>
                </m:sup>
              </m:sSup>
            </m:oMath>
            <w:r>
              <w:t>)</w:t>
            </w:r>
          </w:p>
        </w:tc>
        <w:tc>
          <w:tcPr>
            <w:tcW w:w="1077" w:type="dxa"/>
          </w:tcPr>
          <w:p w14:paraId="57ACC1F8" w14:textId="77777777" w:rsidR="00936766" w:rsidRDefault="00397B73">
            <w:pPr>
              <w:pStyle w:val="Compact"/>
              <w:jc w:val="right"/>
            </w:pPr>
            <w:r>
              <w:t>3.58</w:t>
            </w:r>
          </w:p>
        </w:tc>
        <w:tc>
          <w:tcPr>
            <w:tcW w:w="1153" w:type="dxa"/>
          </w:tcPr>
          <w:p w14:paraId="199A2428" w14:textId="77777777" w:rsidR="00936766" w:rsidRDefault="00397B73">
            <w:pPr>
              <w:pStyle w:val="Compact"/>
              <w:jc w:val="right"/>
            </w:pPr>
            <w:r>
              <w:t>3.64</w:t>
            </w:r>
          </w:p>
        </w:tc>
        <w:tc>
          <w:tcPr>
            <w:tcW w:w="1077" w:type="dxa"/>
          </w:tcPr>
          <w:p w14:paraId="4969DCEF" w14:textId="77777777" w:rsidR="00936766" w:rsidRDefault="00397B73">
            <w:pPr>
              <w:pStyle w:val="Compact"/>
              <w:jc w:val="right"/>
            </w:pPr>
            <w:r>
              <w:t>0.46</w:t>
            </w:r>
          </w:p>
        </w:tc>
        <w:tc>
          <w:tcPr>
            <w:tcW w:w="924" w:type="dxa"/>
          </w:tcPr>
          <w:p w14:paraId="7D4DA4D2" w14:textId="77777777" w:rsidR="00936766" w:rsidRDefault="00397B73">
            <w:pPr>
              <w:pStyle w:val="Compact"/>
              <w:jc w:val="right"/>
            </w:pPr>
            <w:r>
              <w:t>2.40</w:t>
            </w:r>
          </w:p>
        </w:tc>
        <w:tc>
          <w:tcPr>
            <w:tcW w:w="1235" w:type="dxa"/>
          </w:tcPr>
          <w:p w14:paraId="26B910FD" w14:textId="77777777" w:rsidR="00936766" w:rsidRDefault="00397B73">
            <w:pPr>
              <w:pStyle w:val="Compact"/>
              <w:jc w:val="right"/>
            </w:pPr>
            <w:r>
              <w:t>4.49</w:t>
            </w:r>
          </w:p>
        </w:tc>
      </w:tr>
      <w:tr w:rsidR="00936766" w14:paraId="3415536E" w14:textId="77777777">
        <w:tc>
          <w:tcPr>
            <w:tcW w:w="1700" w:type="dxa"/>
            <w:vMerge/>
          </w:tcPr>
          <w:p w14:paraId="7BDE131C" w14:textId="77777777" w:rsidR="00936766" w:rsidRDefault="00936766"/>
        </w:tc>
        <w:tc>
          <w:tcPr>
            <w:tcW w:w="3451" w:type="dxa"/>
          </w:tcPr>
          <w:p w14:paraId="1190201F" w14:textId="77777777" w:rsidR="00936766" w:rsidRDefault="00397B73">
            <w:pPr>
              <w:pStyle w:val="Compact"/>
            </w:pPr>
            <w:r>
              <w:t>Plant vegetative mass (g)</w:t>
            </w:r>
          </w:p>
        </w:tc>
        <w:tc>
          <w:tcPr>
            <w:tcW w:w="1077" w:type="dxa"/>
          </w:tcPr>
          <w:p w14:paraId="612CFDFB" w14:textId="77777777" w:rsidR="00936766" w:rsidRDefault="00397B73">
            <w:pPr>
              <w:pStyle w:val="Compact"/>
              <w:jc w:val="right"/>
            </w:pPr>
            <w:r>
              <w:t>30.32</w:t>
            </w:r>
          </w:p>
        </w:tc>
        <w:tc>
          <w:tcPr>
            <w:tcW w:w="1153" w:type="dxa"/>
          </w:tcPr>
          <w:p w14:paraId="16187348" w14:textId="77777777" w:rsidR="00936766" w:rsidRDefault="00397B73">
            <w:pPr>
              <w:pStyle w:val="Compact"/>
              <w:jc w:val="right"/>
            </w:pPr>
            <w:r>
              <w:t>25.19</w:t>
            </w:r>
          </w:p>
        </w:tc>
        <w:tc>
          <w:tcPr>
            <w:tcW w:w="1077" w:type="dxa"/>
          </w:tcPr>
          <w:p w14:paraId="430B569D" w14:textId="77777777" w:rsidR="00936766" w:rsidRDefault="00397B73">
            <w:pPr>
              <w:pStyle w:val="Compact"/>
              <w:jc w:val="right"/>
            </w:pPr>
            <w:r>
              <w:t>21.16</w:t>
            </w:r>
          </w:p>
        </w:tc>
        <w:tc>
          <w:tcPr>
            <w:tcW w:w="924" w:type="dxa"/>
          </w:tcPr>
          <w:p w14:paraId="2506AD7D" w14:textId="77777777" w:rsidR="00936766" w:rsidRDefault="00397B73">
            <w:pPr>
              <w:pStyle w:val="Compact"/>
              <w:jc w:val="right"/>
            </w:pPr>
            <w:r>
              <w:t>1.18</w:t>
            </w:r>
          </w:p>
        </w:tc>
        <w:tc>
          <w:tcPr>
            <w:tcW w:w="1235" w:type="dxa"/>
          </w:tcPr>
          <w:p w14:paraId="0C3A4FD5" w14:textId="77777777" w:rsidR="00936766" w:rsidRDefault="00397B73">
            <w:pPr>
              <w:pStyle w:val="Compact"/>
              <w:jc w:val="right"/>
            </w:pPr>
            <w:r>
              <w:t>144.32</w:t>
            </w:r>
          </w:p>
        </w:tc>
      </w:tr>
      <w:tr w:rsidR="00936766" w14:paraId="64B9BD36" w14:textId="77777777">
        <w:tc>
          <w:tcPr>
            <w:tcW w:w="1700" w:type="dxa"/>
            <w:vMerge/>
          </w:tcPr>
          <w:p w14:paraId="312E6D84" w14:textId="77777777" w:rsidR="00936766" w:rsidRDefault="00936766"/>
        </w:tc>
        <w:tc>
          <w:tcPr>
            <w:tcW w:w="3451" w:type="dxa"/>
          </w:tcPr>
          <w:p w14:paraId="5D2C3087" w14:textId="77777777" w:rsidR="00936766" w:rsidRDefault="00397B73">
            <w:pPr>
              <w:pStyle w:val="Compact"/>
            </w:pPr>
            <w:r>
              <w:t>Plant seed mass (g)</w:t>
            </w:r>
          </w:p>
        </w:tc>
        <w:tc>
          <w:tcPr>
            <w:tcW w:w="1077" w:type="dxa"/>
          </w:tcPr>
          <w:p w14:paraId="034E8124" w14:textId="77777777" w:rsidR="00936766" w:rsidRDefault="00397B73">
            <w:pPr>
              <w:pStyle w:val="Compact"/>
              <w:jc w:val="right"/>
            </w:pPr>
            <w:r>
              <w:t>9.50</w:t>
            </w:r>
          </w:p>
        </w:tc>
        <w:tc>
          <w:tcPr>
            <w:tcW w:w="1153" w:type="dxa"/>
          </w:tcPr>
          <w:p w14:paraId="75BCEA3D" w14:textId="77777777" w:rsidR="00936766" w:rsidRDefault="00397B73">
            <w:pPr>
              <w:pStyle w:val="Compact"/>
              <w:jc w:val="right"/>
            </w:pPr>
            <w:r>
              <w:t>7.54</w:t>
            </w:r>
          </w:p>
        </w:tc>
        <w:tc>
          <w:tcPr>
            <w:tcW w:w="1077" w:type="dxa"/>
          </w:tcPr>
          <w:p w14:paraId="6B730DC9" w14:textId="77777777" w:rsidR="00936766" w:rsidRDefault="00397B73">
            <w:pPr>
              <w:pStyle w:val="Compact"/>
              <w:jc w:val="right"/>
            </w:pPr>
            <w:r>
              <w:t>7.90</w:t>
            </w:r>
          </w:p>
        </w:tc>
        <w:tc>
          <w:tcPr>
            <w:tcW w:w="924" w:type="dxa"/>
          </w:tcPr>
          <w:p w14:paraId="37E4D0E1" w14:textId="77777777" w:rsidR="00936766" w:rsidRDefault="00397B73">
            <w:pPr>
              <w:pStyle w:val="Compact"/>
              <w:jc w:val="right"/>
            </w:pPr>
            <w:r>
              <w:t>0.02</w:t>
            </w:r>
          </w:p>
        </w:tc>
        <w:tc>
          <w:tcPr>
            <w:tcW w:w="1235" w:type="dxa"/>
          </w:tcPr>
          <w:p w14:paraId="602E2120" w14:textId="77777777" w:rsidR="00936766" w:rsidRDefault="00397B73">
            <w:pPr>
              <w:pStyle w:val="Compact"/>
              <w:jc w:val="right"/>
            </w:pPr>
            <w:r>
              <w:t>60.77</w:t>
            </w:r>
          </w:p>
        </w:tc>
      </w:tr>
      <w:tr w:rsidR="00936766" w14:paraId="341038FB" w14:textId="77777777">
        <w:tc>
          <w:tcPr>
            <w:tcW w:w="1700" w:type="dxa"/>
            <w:vMerge/>
          </w:tcPr>
          <w:p w14:paraId="449CB2BC" w14:textId="77777777" w:rsidR="00936766" w:rsidRDefault="00936766"/>
        </w:tc>
        <w:tc>
          <w:tcPr>
            <w:tcW w:w="3451" w:type="dxa"/>
          </w:tcPr>
          <w:p w14:paraId="4A81A246" w14:textId="77777777" w:rsidR="00936766" w:rsidRDefault="00397B73">
            <w:pPr>
              <w:pStyle w:val="Compact"/>
            </w:pPr>
            <w:r>
              <w:t>Harvest index (g/g)</w:t>
            </w:r>
          </w:p>
        </w:tc>
        <w:tc>
          <w:tcPr>
            <w:tcW w:w="1077" w:type="dxa"/>
          </w:tcPr>
          <w:p w14:paraId="6A3B384F" w14:textId="77777777" w:rsidR="00936766" w:rsidRDefault="00397B73">
            <w:pPr>
              <w:pStyle w:val="Compact"/>
              <w:jc w:val="right"/>
            </w:pPr>
            <w:r>
              <w:t>0.32</w:t>
            </w:r>
          </w:p>
        </w:tc>
        <w:tc>
          <w:tcPr>
            <w:tcW w:w="1153" w:type="dxa"/>
          </w:tcPr>
          <w:p w14:paraId="7CEC2994" w14:textId="77777777" w:rsidR="00936766" w:rsidRDefault="00397B73">
            <w:pPr>
              <w:pStyle w:val="Compact"/>
              <w:jc w:val="right"/>
            </w:pPr>
            <w:r>
              <w:t>0.33</w:t>
            </w:r>
          </w:p>
        </w:tc>
        <w:tc>
          <w:tcPr>
            <w:tcW w:w="1077" w:type="dxa"/>
          </w:tcPr>
          <w:p w14:paraId="0B040EC7" w14:textId="77777777" w:rsidR="00936766" w:rsidRDefault="00397B73">
            <w:pPr>
              <w:pStyle w:val="Compact"/>
              <w:jc w:val="right"/>
            </w:pPr>
            <w:r>
              <w:t>0.15</w:t>
            </w:r>
          </w:p>
        </w:tc>
        <w:tc>
          <w:tcPr>
            <w:tcW w:w="924" w:type="dxa"/>
          </w:tcPr>
          <w:p w14:paraId="35B78D15" w14:textId="77777777" w:rsidR="00936766" w:rsidRDefault="00397B73">
            <w:pPr>
              <w:pStyle w:val="Compact"/>
              <w:jc w:val="right"/>
            </w:pPr>
            <w:r>
              <w:t>0.00</w:t>
            </w:r>
          </w:p>
        </w:tc>
        <w:tc>
          <w:tcPr>
            <w:tcW w:w="1235" w:type="dxa"/>
          </w:tcPr>
          <w:p w14:paraId="5DAC3F96" w14:textId="77777777" w:rsidR="00936766" w:rsidRDefault="00397B73">
            <w:pPr>
              <w:pStyle w:val="Compact"/>
              <w:jc w:val="right"/>
            </w:pPr>
            <w:r>
              <w:t>1.21</w:t>
            </w:r>
          </w:p>
        </w:tc>
      </w:tr>
      <w:tr w:rsidR="00936766" w14:paraId="42DC4B57" w14:textId="77777777">
        <w:tc>
          <w:tcPr>
            <w:tcW w:w="1700" w:type="dxa"/>
            <w:vMerge/>
          </w:tcPr>
          <w:p w14:paraId="6D66C6B4" w14:textId="77777777" w:rsidR="00936766" w:rsidRDefault="00936766"/>
        </w:tc>
        <w:tc>
          <w:tcPr>
            <w:tcW w:w="3451" w:type="dxa"/>
          </w:tcPr>
          <w:p w14:paraId="1AE1D936" w14:textId="77777777" w:rsidR="00936766" w:rsidRDefault="00397B73">
            <w:pPr>
              <w:pStyle w:val="Compact"/>
            </w:pPr>
            <w:r>
              <w:t>Flowers per plant</w:t>
            </w:r>
          </w:p>
        </w:tc>
        <w:tc>
          <w:tcPr>
            <w:tcW w:w="1077" w:type="dxa"/>
          </w:tcPr>
          <w:p w14:paraId="65569CCB" w14:textId="77777777" w:rsidR="00936766" w:rsidRDefault="00397B73">
            <w:pPr>
              <w:pStyle w:val="Compact"/>
              <w:jc w:val="right"/>
            </w:pPr>
            <w:r>
              <w:t>461.32</w:t>
            </w:r>
          </w:p>
        </w:tc>
        <w:tc>
          <w:tcPr>
            <w:tcW w:w="1153" w:type="dxa"/>
          </w:tcPr>
          <w:p w14:paraId="46CA1015" w14:textId="77777777" w:rsidR="00936766" w:rsidRDefault="00397B73">
            <w:pPr>
              <w:pStyle w:val="Compact"/>
              <w:jc w:val="right"/>
            </w:pPr>
            <w:r>
              <w:t>362.50</w:t>
            </w:r>
          </w:p>
        </w:tc>
        <w:tc>
          <w:tcPr>
            <w:tcW w:w="1077" w:type="dxa"/>
          </w:tcPr>
          <w:p w14:paraId="50D7C487" w14:textId="77777777" w:rsidR="00936766" w:rsidRDefault="00397B73">
            <w:pPr>
              <w:pStyle w:val="Compact"/>
              <w:jc w:val="right"/>
            </w:pPr>
            <w:r>
              <w:t>326.59</w:t>
            </w:r>
          </w:p>
        </w:tc>
        <w:tc>
          <w:tcPr>
            <w:tcW w:w="924" w:type="dxa"/>
          </w:tcPr>
          <w:p w14:paraId="009B5327" w14:textId="77777777" w:rsidR="00936766" w:rsidRDefault="00397B73">
            <w:pPr>
              <w:pStyle w:val="Compact"/>
              <w:jc w:val="right"/>
            </w:pPr>
            <w:r>
              <w:t>26.00</w:t>
            </w:r>
          </w:p>
        </w:tc>
        <w:tc>
          <w:tcPr>
            <w:tcW w:w="1235" w:type="dxa"/>
          </w:tcPr>
          <w:p w14:paraId="61D1A60E" w14:textId="77777777" w:rsidR="00936766" w:rsidRDefault="00397B73">
            <w:pPr>
              <w:pStyle w:val="Compact"/>
              <w:jc w:val="right"/>
            </w:pPr>
            <w:r>
              <w:t>2712.00</w:t>
            </w:r>
          </w:p>
        </w:tc>
      </w:tr>
      <w:tr w:rsidR="00936766" w14:paraId="2D8BB09C" w14:textId="77777777">
        <w:tc>
          <w:tcPr>
            <w:tcW w:w="1700" w:type="dxa"/>
            <w:vMerge/>
          </w:tcPr>
          <w:p w14:paraId="18432F43" w14:textId="77777777" w:rsidR="00936766" w:rsidRDefault="00936766"/>
        </w:tc>
        <w:tc>
          <w:tcPr>
            <w:tcW w:w="3451" w:type="dxa"/>
          </w:tcPr>
          <w:p w14:paraId="6478CAF8" w14:textId="77777777" w:rsidR="00936766" w:rsidRDefault="00397B73">
            <w:pPr>
              <w:pStyle w:val="Compact"/>
            </w:pPr>
            <w:r>
              <w:t>Pods per plant</w:t>
            </w:r>
          </w:p>
        </w:tc>
        <w:tc>
          <w:tcPr>
            <w:tcW w:w="1077" w:type="dxa"/>
          </w:tcPr>
          <w:p w14:paraId="090F7DB0" w14:textId="77777777" w:rsidR="00936766" w:rsidRDefault="00397B73">
            <w:pPr>
              <w:pStyle w:val="Compact"/>
              <w:jc w:val="right"/>
            </w:pPr>
            <w:r>
              <w:t>299.41</w:t>
            </w:r>
          </w:p>
        </w:tc>
        <w:tc>
          <w:tcPr>
            <w:tcW w:w="1153" w:type="dxa"/>
          </w:tcPr>
          <w:p w14:paraId="32558A80" w14:textId="77777777" w:rsidR="00936766" w:rsidRDefault="00397B73">
            <w:pPr>
              <w:pStyle w:val="Compact"/>
              <w:jc w:val="right"/>
            </w:pPr>
            <w:r>
              <w:t>244.50</w:t>
            </w:r>
          </w:p>
        </w:tc>
        <w:tc>
          <w:tcPr>
            <w:tcW w:w="1077" w:type="dxa"/>
          </w:tcPr>
          <w:p w14:paraId="16AF27DF" w14:textId="77777777" w:rsidR="00936766" w:rsidRDefault="00397B73">
            <w:pPr>
              <w:pStyle w:val="Compact"/>
              <w:jc w:val="right"/>
            </w:pPr>
            <w:r>
              <w:t>207.68</w:t>
            </w:r>
          </w:p>
        </w:tc>
        <w:tc>
          <w:tcPr>
            <w:tcW w:w="924" w:type="dxa"/>
          </w:tcPr>
          <w:p w14:paraId="5899418B" w14:textId="77777777" w:rsidR="00936766" w:rsidRDefault="00397B73">
            <w:pPr>
              <w:pStyle w:val="Compact"/>
              <w:jc w:val="right"/>
            </w:pPr>
            <w:r>
              <w:t>10.00</w:t>
            </w:r>
          </w:p>
        </w:tc>
        <w:tc>
          <w:tcPr>
            <w:tcW w:w="1235" w:type="dxa"/>
          </w:tcPr>
          <w:p w14:paraId="0A745FCB" w14:textId="77777777" w:rsidR="00936766" w:rsidRDefault="00397B73">
            <w:pPr>
              <w:pStyle w:val="Compact"/>
              <w:jc w:val="right"/>
            </w:pPr>
            <w:r>
              <w:t>1410.00</w:t>
            </w:r>
          </w:p>
        </w:tc>
      </w:tr>
      <w:tr w:rsidR="00936766" w14:paraId="76393B74" w14:textId="77777777">
        <w:tc>
          <w:tcPr>
            <w:tcW w:w="1700" w:type="dxa"/>
            <w:vMerge/>
          </w:tcPr>
          <w:p w14:paraId="63031D8C" w14:textId="77777777" w:rsidR="00936766" w:rsidRDefault="00936766"/>
        </w:tc>
        <w:tc>
          <w:tcPr>
            <w:tcW w:w="3451" w:type="dxa"/>
          </w:tcPr>
          <w:p w14:paraId="09916BA4" w14:textId="77777777" w:rsidR="00936766" w:rsidRDefault="00397B73">
            <w:pPr>
              <w:pStyle w:val="Compact"/>
            </w:pPr>
            <w:r>
              <w:t>Seeds per pod</w:t>
            </w:r>
          </w:p>
        </w:tc>
        <w:tc>
          <w:tcPr>
            <w:tcW w:w="1077" w:type="dxa"/>
          </w:tcPr>
          <w:p w14:paraId="2ADB15A5" w14:textId="77777777" w:rsidR="00936766" w:rsidRDefault="00397B73">
            <w:pPr>
              <w:pStyle w:val="Compact"/>
              <w:jc w:val="right"/>
            </w:pPr>
            <w:r>
              <w:t>16.40</w:t>
            </w:r>
          </w:p>
        </w:tc>
        <w:tc>
          <w:tcPr>
            <w:tcW w:w="1153" w:type="dxa"/>
          </w:tcPr>
          <w:p w14:paraId="31DA3515" w14:textId="77777777" w:rsidR="00936766" w:rsidRDefault="00397B73">
            <w:pPr>
              <w:pStyle w:val="Compact"/>
              <w:jc w:val="right"/>
            </w:pPr>
            <w:r>
              <w:t>16.60</w:t>
            </w:r>
          </w:p>
        </w:tc>
        <w:tc>
          <w:tcPr>
            <w:tcW w:w="1077" w:type="dxa"/>
          </w:tcPr>
          <w:p w14:paraId="1B332DD0" w14:textId="77777777" w:rsidR="00936766" w:rsidRDefault="00397B73">
            <w:pPr>
              <w:pStyle w:val="Compact"/>
              <w:jc w:val="right"/>
            </w:pPr>
            <w:r>
              <w:t>5.52</w:t>
            </w:r>
          </w:p>
        </w:tc>
        <w:tc>
          <w:tcPr>
            <w:tcW w:w="924" w:type="dxa"/>
          </w:tcPr>
          <w:p w14:paraId="15714D78" w14:textId="77777777" w:rsidR="00936766" w:rsidRDefault="00397B73">
            <w:pPr>
              <w:pStyle w:val="Compact"/>
              <w:jc w:val="right"/>
            </w:pPr>
            <w:r>
              <w:t>1.80</w:t>
            </w:r>
          </w:p>
        </w:tc>
        <w:tc>
          <w:tcPr>
            <w:tcW w:w="1235" w:type="dxa"/>
          </w:tcPr>
          <w:p w14:paraId="36B5C451" w14:textId="77777777" w:rsidR="00936766" w:rsidRDefault="00397B73">
            <w:pPr>
              <w:pStyle w:val="Compact"/>
              <w:jc w:val="right"/>
            </w:pPr>
            <w:r>
              <w:t>30.60</w:t>
            </w:r>
          </w:p>
        </w:tc>
      </w:tr>
      <w:tr w:rsidR="00936766" w14:paraId="4DBBB501" w14:textId="77777777">
        <w:tc>
          <w:tcPr>
            <w:tcW w:w="1700" w:type="dxa"/>
            <w:vMerge/>
          </w:tcPr>
          <w:p w14:paraId="0CAABDCA" w14:textId="77777777" w:rsidR="00936766" w:rsidRDefault="00936766"/>
        </w:tc>
        <w:tc>
          <w:tcPr>
            <w:tcW w:w="3451" w:type="dxa"/>
          </w:tcPr>
          <w:p w14:paraId="0D3FB08C" w14:textId="77777777" w:rsidR="00936766" w:rsidRDefault="00397B73">
            <w:pPr>
              <w:pStyle w:val="Compact"/>
            </w:pPr>
            <w:r>
              <w:t>Seed size (mg)</w:t>
            </w:r>
          </w:p>
        </w:tc>
        <w:tc>
          <w:tcPr>
            <w:tcW w:w="1077" w:type="dxa"/>
          </w:tcPr>
          <w:p w14:paraId="5F64AD3F" w14:textId="77777777" w:rsidR="00936766" w:rsidRDefault="00397B73">
            <w:pPr>
              <w:pStyle w:val="Compact"/>
              <w:jc w:val="right"/>
            </w:pPr>
            <w:r>
              <w:t>3.43</w:t>
            </w:r>
          </w:p>
        </w:tc>
        <w:tc>
          <w:tcPr>
            <w:tcW w:w="1153" w:type="dxa"/>
          </w:tcPr>
          <w:p w14:paraId="3457212E" w14:textId="77777777" w:rsidR="00936766" w:rsidRDefault="00397B73">
            <w:pPr>
              <w:pStyle w:val="Compact"/>
              <w:jc w:val="right"/>
            </w:pPr>
            <w:r>
              <w:t>3.42</w:t>
            </w:r>
          </w:p>
        </w:tc>
        <w:tc>
          <w:tcPr>
            <w:tcW w:w="1077" w:type="dxa"/>
          </w:tcPr>
          <w:p w14:paraId="0DA0ACA5" w14:textId="77777777" w:rsidR="00936766" w:rsidRDefault="00397B73">
            <w:pPr>
              <w:pStyle w:val="Compact"/>
              <w:jc w:val="right"/>
            </w:pPr>
            <w:r>
              <w:t>0.88</w:t>
            </w:r>
          </w:p>
        </w:tc>
        <w:tc>
          <w:tcPr>
            <w:tcW w:w="924" w:type="dxa"/>
          </w:tcPr>
          <w:p w14:paraId="680BDBA1" w14:textId="77777777" w:rsidR="00936766" w:rsidRDefault="00397B73">
            <w:pPr>
              <w:pStyle w:val="Compact"/>
              <w:jc w:val="right"/>
            </w:pPr>
            <w:r>
              <w:t>1.04</w:t>
            </w:r>
          </w:p>
        </w:tc>
        <w:tc>
          <w:tcPr>
            <w:tcW w:w="1235" w:type="dxa"/>
          </w:tcPr>
          <w:p w14:paraId="29F59757" w14:textId="77777777" w:rsidR="00936766" w:rsidRDefault="00397B73">
            <w:pPr>
              <w:pStyle w:val="Compact"/>
              <w:jc w:val="right"/>
            </w:pPr>
            <w:r>
              <w:t>5.59</w:t>
            </w:r>
          </w:p>
        </w:tc>
      </w:tr>
    </w:tbl>
    <w:p w14:paraId="351BBD62" w14:textId="77777777" w:rsidR="00936766" w:rsidRDefault="00397B73">
      <w:pPr>
        <w:pStyle w:val="BodyText"/>
      </w:pPr>
      <w:bookmarkStart w:id="65" w:name="tab%3AdataSummary1"/>
      <w:r>
        <w:t>[tab:dataSummary]</w:t>
      </w:r>
      <w:bookmarkEnd w:id="65"/>
    </w:p>
    <w:p w14:paraId="043D2029" w14:textId="77777777" w:rsidR="00936766" w:rsidRDefault="00397B73">
      <w:pPr>
        <w:pStyle w:val="Heading1"/>
      </w:pPr>
      <w:bookmarkStart w:id="66" w:name="X15af448c81a00be1448ef3efddac667d71216fc"/>
      <w:r>
        <w:t>Appendix B: Additional information on insect visitors</w:t>
      </w:r>
      <w:bookmarkEnd w:id="66"/>
    </w:p>
    <w:p w14:paraId="38078A47" w14:textId="77777777" w:rsidR="00936766" w:rsidRDefault="00397B73">
      <w:pPr>
        <w:pStyle w:val="FirstParagraph"/>
      </w:pPr>
      <w:r>
        <w:t>In 2015, we recorded whether honey bees were top-working or side-working flowers (see also ). Top-working bees landed on the top of the flower and inserted their proboscis down between the petals to access the nectaries of the flower, while side-working bees landed on the side of the flower and stole nectar by inserted their proboscis between the petals, avoiding contact with the stigma or anthers. Additionally, we recorded whether honey bees were pollen or nectar foragers (pollen foragers had a visible pollen load on their corbicula, while nectar foragers had none).</w:t>
      </w:r>
    </w:p>
    <w:p w14:paraId="1450A747" w14:textId="77777777" w:rsidR="00936766" w:rsidRDefault="00397B73">
      <w:pPr>
        <w:pStyle w:val="BodyText"/>
      </w:pPr>
      <w:r>
        <w:t xml:space="preserve">Pollen- and nectar-foraging honey bees had different patterns of side-working, both on commodity canola, and the male and female lines of seed canola. Side-working was common in nectar foragers, but was more common in commodity canola (64%) than in the male (36%) or female bays (2.8%) of seed canola, indicating that a large proportion of honey bees foraging on canola flowers may never come in contact with the stigmas. Pollen foragers were almost uniformly top-foragers in both commodity and seed fields (Table </w:t>
      </w:r>
      <w:hyperlink w:anchor="tab:sideWorking">
        <w:r>
          <w:rPr>
            <w:rStyle w:val="Hyperlink"/>
          </w:rPr>
          <w:t>3</w:t>
        </w:r>
      </w:hyperlink>
      <w:r>
        <w:t>), and pollen foragers were much less common in the female bays (1.4%) than in the male bays (15%), or in commodity fields (18%). Therefore, foraging honey bees in seed canola fields tend to treat male-fertile flowers similar to commodity canola flowers, but seem to top-work flowers more in commodity canola than seed fields. Leafcutter bee foraging behaviours were not recorded, but seemed to almost exclusively top-work flowers in seed canola fields.</w:t>
      </w:r>
    </w:p>
    <w:p w14:paraId="752E0E54" w14:textId="77777777" w:rsidR="00936766" w:rsidRDefault="00397B73">
      <w:pPr>
        <w:pStyle w:val="TableCaption"/>
      </w:pPr>
      <w:r>
        <w:t>Number of flower visitors recorded over a total of 44.8 hours of observation in commodity fields (2014 and 2015), and 46.9 hours of observation in the seed fields (2015 and 2016). “Fly" refers to larger calyptrate muscoid flies (families Muscidae, Anthomyiidae, Caliphoridae), while “Hover fly" refers to Syrphid flies. “Other bee" included Halictid and Andrenid bees, while “Bumble bee" was Bombus spp. “Butterfly" refers to all visiting Lepidopterans, mostly Pierids.</w:t>
      </w:r>
    </w:p>
    <w:tbl>
      <w:tblPr>
        <w:tblW w:w="5685" w:type="dxa"/>
        <w:tblInd w:w="-108" w:type="dxa"/>
        <w:tblLayout w:type="fixed"/>
        <w:tblLook w:val="04A0" w:firstRow="1" w:lastRow="0" w:firstColumn="1" w:lastColumn="0" w:noHBand="0" w:noVBand="1"/>
      </w:tblPr>
      <w:tblGrid>
        <w:gridCol w:w="2023"/>
        <w:gridCol w:w="907"/>
        <w:gridCol w:w="924"/>
        <w:gridCol w:w="907"/>
        <w:gridCol w:w="924"/>
      </w:tblGrid>
      <w:tr w:rsidR="00936766" w14:paraId="4A5BDF55" w14:textId="77777777">
        <w:tc>
          <w:tcPr>
            <w:tcW w:w="2023" w:type="dxa"/>
          </w:tcPr>
          <w:p w14:paraId="02E8ADEC" w14:textId="77777777" w:rsidR="00936766" w:rsidRDefault="00936766"/>
        </w:tc>
        <w:tc>
          <w:tcPr>
            <w:tcW w:w="1831" w:type="dxa"/>
            <w:gridSpan w:val="2"/>
          </w:tcPr>
          <w:p w14:paraId="3364DE86" w14:textId="77777777" w:rsidR="00936766" w:rsidRDefault="00397B73">
            <w:r>
              <w:t>Commodity fields</w:t>
            </w:r>
          </w:p>
        </w:tc>
        <w:tc>
          <w:tcPr>
            <w:tcW w:w="1831" w:type="dxa"/>
            <w:gridSpan w:val="2"/>
          </w:tcPr>
          <w:p w14:paraId="3FB97F77" w14:textId="77777777" w:rsidR="00936766" w:rsidRDefault="00397B73">
            <w:r>
              <w:t>Seed fields</w:t>
            </w:r>
          </w:p>
        </w:tc>
      </w:tr>
      <w:tr w:rsidR="00936766" w14:paraId="1E2C0758" w14:textId="77777777">
        <w:tc>
          <w:tcPr>
            <w:tcW w:w="2023" w:type="dxa"/>
          </w:tcPr>
          <w:p w14:paraId="41939752" w14:textId="77777777" w:rsidR="00936766" w:rsidRDefault="00397B73">
            <w:pPr>
              <w:pStyle w:val="Compact"/>
              <w:jc w:val="right"/>
            </w:pPr>
            <w:r>
              <w:t>Taxon</w:t>
            </w:r>
          </w:p>
        </w:tc>
        <w:tc>
          <w:tcPr>
            <w:tcW w:w="907" w:type="dxa"/>
          </w:tcPr>
          <w:p w14:paraId="5620FDA7" w14:textId="77777777" w:rsidR="00936766" w:rsidRDefault="00397B73">
            <w:pPr>
              <w:pStyle w:val="Compact"/>
              <w:jc w:val="right"/>
            </w:pPr>
            <w:r>
              <w:t>Visits</w:t>
            </w:r>
          </w:p>
        </w:tc>
        <w:tc>
          <w:tcPr>
            <w:tcW w:w="924" w:type="dxa"/>
          </w:tcPr>
          <w:p w14:paraId="4AAFD9D7" w14:textId="77777777" w:rsidR="00936766" w:rsidRDefault="00397B73">
            <w:pPr>
              <w:pStyle w:val="Compact"/>
            </w:pPr>
            <w:r>
              <w:t>%</w:t>
            </w:r>
          </w:p>
        </w:tc>
        <w:tc>
          <w:tcPr>
            <w:tcW w:w="907" w:type="dxa"/>
          </w:tcPr>
          <w:p w14:paraId="5744F5B4" w14:textId="77777777" w:rsidR="00936766" w:rsidRDefault="00397B73">
            <w:pPr>
              <w:pStyle w:val="Compact"/>
              <w:jc w:val="right"/>
            </w:pPr>
            <w:r>
              <w:t>Visits</w:t>
            </w:r>
          </w:p>
        </w:tc>
        <w:tc>
          <w:tcPr>
            <w:tcW w:w="924" w:type="dxa"/>
          </w:tcPr>
          <w:p w14:paraId="0B92EA1D" w14:textId="77777777" w:rsidR="00936766" w:rsidRDefault="00397B73">
            <w:pPr>
              <w:pStyle w:val="Compact"/>
            </w:pPr>
            <w:r>
              <w:t>%</w:t>
            </w:r>
          </w:p>
        </w:tc>
      </w:tr>
      <w:tr w:rsidR="00936766" w14:paraId="4ADB08CB" w14:textId="77777777">
        <w:tc>
          <w:tcPr>
            <w:tcW w:w="2023" w:type="dxa"/>
          </w:tcPr>
          <w:p w14:paraId="1A228646" w14:textId="77777777" w:rsidR="00936766" w:rsidRDefault="00397B73">
            <w:pPr>
              <w:pStyle w:val="Compact"/>
              <w:jc w:val="right"/>
            </w:pPr>
            <w:r>
              <w:t>Honey bee</w:t>
            </w:r>
          </w:p>
        </w:tc>
        <w:tc>
          <w:tcPr>
            <w:tcW w:w="907" w:type="dxa"/>
          </w:tcPr>
          <w:p w14:paraId="3985F3F6" w14:textId="77777777" w:rsidR="00936766" w:rsidRDefault="00397B73">
            <w:pPr>
              <w:pStyle w:val="Compact"/>
              <w:jc w:val="right"/>
            </w:pPr>
            <w:r>
              <w:t>470</w:t>
            </w:r>
          </w:p>
        </w:tc>
        <w:tc>
          <w:tcPr>
            <w:tcW w:w="924" w:type="dxa"/>
          </w:tcPr>
          <w:p w14:paraId="62ECF79C" w14:textId="77777777" w:rsidR="00936766" w:rsidRDefault="00397B73">
            <w:pPr>
              <w:pStyle w:val="Compact"/>
            </w:pPr>
            <w:r>
              <w:t>53.5</w:t>
            </w:r>
          </w:p>
        </w:tc>
        <w:tc>
          <w:tcPr>
            <w:tcW w:w="907" w:type="dxa"/>
          </w:tcPr>
          <w:p w14:paraId="37E4144F" w14:textId="77777777" w:rsidR="00936766" w:rsidRDefault="00397B73">
            <w:pPr>
              <w:pStyle w:val="Compact"/>
              <w:jc w:val="right"/>
            </w:pPr>
            <w:r>
              <w:t>4850</w:t>
            </w:r>
          </w:p>
        </w:tc>
        <w:tc>
          <w:tcPr>
            <w:tcW w:w="924" w:type="dxa"/>
          </w:tcPr>
          <w:p w14:paraId="43EBDF1C" w14:textId="77777777" w:rsidR="00936766" w:rsidRDefault="00397B73">
            <w:pPr>
              <w:pStyle w:val="Compact"/>
            </w:pPr>
            <w:r>
              <w:t>77.1</w:t>
            </w:r>
          </w:p>
        </w:tc>
      </w:tr>
      <w:tr w:rsidR="00936766" w14:paraId="403EA2B8" w14:textId="77777777">
        <w:tc>
          <w:tcPr>
            <w:tcW w:w="2023" w:type="dxa"/>
          </w:tcPr>
          <w:p w14:paraId="4FED227F" w14:textId="77777777" w:rsidR="00936766" w:rsidRDefault="00397B73">
            <w:pPr>
              <w:pStyle w:val="Compact"/>
              <w:jc w:val="right"/>
            </w:pPr>
            <w:r>
              <w:t>Fly</w:t>
            </w:r>
          </w:p>
        </w:tc>
        <w:tc>
          <w:tcPr>
            <w:tcW w:w="907" w:type="dxa"/>
          </w:tcPr>
          <w:p w14:paraId="5751384E" w14:textId="77777777" w:rsidR="00936766" w:rsidRDefault="00397B73">
            <w:pPr>
              <w:pStyle w:val="Compact"/>
              <w:jc w:val="right"/>
            </w:pPr>
            <w:r>
              <w:t>222</w:t>
            </w:r>
          </w:p>
        </w:tc>
        <w:tc>
          <w:tcPr>
            <w:tcW w:w="924" w:type="dxa"/>
          </w:tcPr>
          <w:p w14:paraId="61E9DDD4" w14:textId="77777777" w:rsidR="00936766" w:rsidRDefault="00397B73">
            <w:pPr>
              <w:pStyle w:val="Compact"/>
            </w:pPr>
            <w:r>
              <w:t>25.3</w:t>
            </w:r>
          </w:p>
        </w:tc>
        <w:tc>
          <w:tcPr>
            <w:tcW w:w="907" w:type="dxa"/>
          </w:tcPr>
          <w:p w14:paraId="63EFF185" w14:textId="77777777" w:rsidR="00936766" w:rsidRDefault="00397B73">
            <w:pPr>
              <w:pStyle w:val="Compact"/>
              <w:jc w:val="right"/>
            </w:pPr>
            <w:r>
              <w:t>74</w:t>
            </w:r>
          </w:p>
        </w:tc>
        <w:tc>
          <w:tcPr>
            <w:tcW w:w="924" w:type="dxa"/>
          </w:tcPr>
          <w:p w14:paraId="07115D8D" w14:textId="77777777" w:rsidR="00936766" w:rsidRDefault="00397B73">
            <w:pPr>
              <w:pStyle w:val="Compact"/>
            </w:pPr>
            <w:r>
              <w:t>0.878</w:t>
            </w:r>
          </w:p>
        </w:tc>
      </w:tr>
      <w:tr w:rsidR="00936766" w14:paraId="1A7F2914" w14:textId="77777777">
        <w:tc>
          <w:tcPr>
            <w:tcW w:w="2023" w:type="dxa"/>
          </w:tcPr>
          <w:p w14:paraId="3DF54509" w14:textId="77777777" w:rsidR="00936766" w:rsidRDefault="00397B73">
            <w:pPr>
              <w:pStyle w:val="Compact"/>
              <w:jc w:val="right"/>
            </w:pPr>
            <w:r>
              <w:t>Hover fly</w:t>
            </w:r>
          </w:p>
        </w:tc>
        <w:tc>
          <w:tcPr>
            <w:tcW w:w="907" w:type="dxa"/>
          </w:tcPr>
          <w:p w14:paraId="05663C18" w14:textId="77777777" w:rsidR="00936766" w:rsidRDefault="00397B73">
            <w:pPr>
              <w:pStyle w:val="Compact"/>
              <w:jc w:val="right"/>
            </w:pPr>
            <w:r>
              <w:t>94</w:t>
            </w:r>
          </w:p>
        </w:tc>
        <w:tc>
          <w:tcPr>
            <w:tcW w:w="924" w:type="dxa"/>
          </w:tcPr>
          <w:p w14:paraId="3E1C25AF" w14:textId="77777777" w:rsidR="00936766" w:rsidRDefault="00397B73">
            <w:pPr>
              <w:pStyle w:val="Compact"/>
            </w:pPr>
            <w:r>
              <w:t>10.7</w:t>
            </w:r>
          </w:p>
        </w:tc>
        <w:tc>
          <w:tcPr>
            <w:tcW w:w="907" w:type="dxa"/>
          </w:tcPr>
          <w:p w14:paraId="58DE708E" w14:textId="77777777" w:rsidR="00936766" w:rsidRDefault="00397B73">
            <w:pPr>
              <w:pStyle w:val="Compact"/>
              <w:jc w:val="right"/>
            </w:pPr>
            <w:r>
              <w:t>151</w:t>
            </w:r>
          </w:p>
        </w:tc>
        <w:tc>
          <w:tcPr>
            <w:tcW w:w="924" w:type="dxa"/>
          </w:tcPr>
          <w:p w14:paraId="6890EA73" w14:textId="77777777" w:rsidR="00936766" w:rsidRDefault="00397B73">
            <w:pPr>
              <w:pStyle w:val="Compact"/>
            </w:pPr>
            <w:r>
              <w:t>1.79</w:t>
            </w:r>
          </w:p>
        </w:tc>
      </w:tr>
      <w:tr w:rsidR="00936766" w14:paraId="38659ABD" w14:textId="77777777">
        <w:tc>
          <w:tcPr>
            <w:tcW w:w="2023" w:type="dxa"/>
          </w:tcPr>
          <w:p w14:paraId="1B579BF1" w14:textId="77777777" w:rsidR="00936766" w:rsidRDefault="00397B73">
            <w:pPr>
              <w:pStyle w:val="Compact"/>
              <w:jc w:val="right"/>
            </w:pPr>
            <w:r>
              <w:t>Other bee</w:t>
            </w:r>
          </w:p>
        </w:tc>
        <w:tc>
          <w:tcPr>
            <w:tcW w:w="907" w:type="dxa"/>
          </w:tcPr>
          <w:p w14:paraId="0B061E75" w14:textId="77777777" w:rsidR="00936766" w:rsidRDefault="00397B73">
            <w:pPr>
              <w:pStyle w:val="Compact"/>
              <w:jc w:val="right"/>
            </w:pPr>
            <w:r>
              <w:t>47</w:t>
            </w:r>
          </w:p>
        </w:tc>
        <w:tc>
          <w:tcPr>
            <w:tcW w:w="924" w:type="dxa"/>
          </w:tcPr>
          <w:p w14:paraId="04CB20EF" w14:textId="77777777" w:rsidR="00936766" w:rsidRDefault="00397B73">
            <w:pPr>
              <w:pStyle w:val="Compact"/>
            </w:pPr>
            <w:r>
              <w:t>5.35</w:t>
            </w:r>
          </w:p>
        </w:tc>
        <w:tc>
          <w:tcPr>
            <w:tcW w:w="907" w:type="dxa"/>
          </w:tcPr>
          <w:p w14:paraId="7FBB2DAA" w14:textId="77777777" w:rsidR="00936766" w:rsidRDefault="00397B73">
            <w:pPr>
              <w:pStyle w:val="Compact"/>
              <w:jc w:val="right"/>
            </w:pPr>
            <w:r>
              <w:t>30</w:t>
            </w:r>
          </w:p>
        </w:tc>
        <w:tc>
          <w:tcPr>
            <w:tcW w:w="924" w:type="dxa"/>
          </w:tcPr>
          <w:p w14:paraId="4AD3BF7A" w14:textId="77777777" w:rsidR="00936766" w:rsidRDefault="00397B73">
            <w:pPr>
              <w:pStyle w:val="Compact"/>
            </w:pPr>
            <w:r>
              <w:t>0.356</w:t>
            </w:r>
          </w:p>
        </w:tc>
      </w:tr>
      <w:tr w:rsidR="00936766" w14:paraId="7B9385BB" w14:textId="77777777">
        <w:tc>
          <w:tcPr>
            <w:tcW w:w="2023" w:type="dxa"/>
          </w:tcPr>
          <w:p w14:paraId="2CEE2252" w14:textId="77777777" w:rsidR="00936766" w:rsidRDefault="00397B73">
            <w:pPr>
              <w:pStyle w:val="Compact"/>
              <w:jc w:val="right"/>
            </w:pPr>
            <w:r>
              <w:t>Bumble bee</w:t>
            </w:r>
          </w:p>
        </w:tc>
        <w:tc>
          <w:tcPr>
            <w:tcW w:w="907" w:type="dxa"/>
          </w:tcPr>
          <w:p w14:paraId="46A77F93" w14:textId="77777777" w:rsidR="00936766" w:rsidRDefault="00397B73">
            <w:pPr>
              <w:pStyle w:val="Compact"/>
              <w:jc w:val="right"/>
            </w:pPr>
            <w:r>
              <w:t>25</w:t>
            </w:r>
          </w:p>
        </w:tc>
        <w:tc>
          <w:tcPr>
            <w:tcW w:w="924" w:type="dxa"/>
          </w:tcPr>
          <w:p w14:paraId="22D617CD" w14:textId="77777777" w:rsidR="00936766" w:rsidRDefault="00397B73">
            <w:pPr>
              <w:pStyle w:val="Compact"/>
            </w:pPr>
            <w:r>
              <w:t>2.85</w:t>
            </w:r>
          </w:p>
        </w:tc>
        <w:tc>
          <w:tcPr>
            <w:tcW w:w="907" w:type="dxa"/>
          </w:tcPr>
          <w:p w14:paraId="0A5BCE72" w14:textId="77777777" w:rsidR="00936766" w:rsidRDefault="00397B73">
            <w:pPr>
              <w:pStyle w:val="Compact"/>
              <w:jc w:val="right"/>
            </w:pPr>
            <w:r>
              <w:t>0</w:t>
            </w:r>
          </w:p>
        </w:tc>
        <w:tc>
          <w:tcPr>
            <w:tcW w:w="924" w:type="dxa"/>
          </w:tcPr>
          <w:p w14:paraId="7F0B9D03" w14:textId="77777777" w:rsidR="00936766" w:rsidRDefault="00397B73">
            <w:pPr>
              <w:pStyle w:val="Compact"/>
            </w:pPr>
            <w:r>
              <w:t>0</w:t>
            </w:r>
          </w:p>
        </w:tc>
      </w:tr>
      <w:tr w:rsidR="00936766" w14:paraId="4C6EA92D" w14:textId="77777777">
        <w:tc>
          <w:tcPr>
            <w:tcW w:w="2023" w:type="dxa"/>
          </w:tcPr>
          <w:p w14:paraId="657E4AB2" w14:textId="77777777" w:rsidR="00936766" w:rsidRDefault="00397B73">
            <w:pPr>
              <w:pStyle w:val="Compact"/>
              <w:jc w:val="right"/>
            </w:pPr>
            <w:r>
              <w:t>Butterfly</w:t>
            </w:r>
          </w:p>
        </w:tc>
        <w:tc>
          <w:tcPr>
            <w:tcW w:w="907" w:type="dxa"/>
          </w:tcPr>
          <w:p w14:paraId="390480EE" w14:textId="77777777" w:rsidR="00936766" w:rsidRDefault="00397B73">
            <w:pPr>
              <w:pStyle w:val="Compact"/>
              <w:jc w:val="right"/>
            </w:pPr>
            <w:r>
              <w:t>16</w:t>
            </w:r>
          </w:p>
        </w:tc>
        <w:tc>
          <w:tcPr>
            <w:tcW w:w="924" w:type="dxa"/>
          </w:tcPr>
          <w:p w14:paraId="7CD3045F" w14:textId="77777777" w:rsidR="00936766" w:rsidRDefault="00397B73">
            <w:pPr>
              <w:pStyle w:val="Compact"/>
            </w:pPr>
            <w:r>
              <w:t>1.82</w:t>
            </w:r>
          </w:p>
        </w:tc>
        <w:tc>
          <w:tcPr>
            <w:tcW w:w="907" w:type="dxa"/>
          </w:tcPr>
          <w:p w14:paraId="465BAF84" w14:textId="77777777" w:rsidR="00936766" w:rsidRDefault="00397B73">
            <w:pPr>
              <w:pStyle w:val="Compact"/>
              <w:jc w:val="right"/>
            </w:pPr>
            <w:r>
              <w:t>0</w:t>
            </w:r>
          </w:p>
        </w:tc>
        <w:tc>
          <w:tcPr>
            <w:tcW w:w="924" w:type="dxa"/>
          </w:tcPr>
          <w:p w14:paraId="4669304C" w14:textId="77777777" w:rsidR="00936766" w:rsidRDefault="00397B73">
            <w:pPr>
              <w:pStyle w:val="Compact"/>
            </w:pPr>
            <w:r>
              <w:t>0</w:t>
            </w:r>
          </w:p>
        </w:tc>
      </w:tr>
      <w:tr w:rsidR="00936766" w14:paraId="68AF9FAB" w14:textId="77777777">
        <w:tc>
          <w:tcPr>
            <w:tcW w:w="2023" w:type="dxa"/>
          </w:tcPr>
          <w:p w14:paraId="4C5D0DD2" w14:textId="77777777" w:rsidR="00936766" w:rsidRDefault="00397B73">
            <w:pPr>
              <w:pStyle w:val="Compact"/>
              <w:jc w:val="right"/>
            </w:pPr>
            <w:r>
              <w:t>Leafcutter bee</w:t>
            </w:r>
          </w:p>
        </w:tc>
        <w:tc>
          <w:tcPr>
            <w:tcW w:w="907" w:type="dxa"/>
          </w:tcPr>
          <w:p w14:paraId="28E80F67" w14:textId="77777777" w:rsidR="00936766" w:rsidRDefault="00397B73">
            <w:pPr>
              <w:pStyle w:val="Compact"/>
              <w:jc w:val="right"/>
            </w:pPr>
            <w:r>
              <w:t>4</w:t>
            </w:r>
          </w:p>
        </w:tc>
        <w:tc>
          <w:tcPr>
            <w:tcW w:w="924" w:type="dxa"/>
          </w:tcPr>
          <w:p w14:paraId="69A39B49" w14:textId="77777777" w:rsidR="00936766" w:rsidRDefault="00397B73">
            <w:pPr>
              <w:pStyle w:val="Compact"/>
            </w:pPr>
            <w:r>
              <w:t>0.456</w:t>
            </w:r>
          </w:p>
        </w:tc>
        <w:tc>
          <w:tcPr>
            <w:tcW w:w="907" w:type="dxa"/>
          </w:tcPr>
          <w:p w14:paraId="44893A8D" w14:textId="77777777" w:rsidR="00936766" w:rsidRDefault="00397B73">
            <w:pPr>
              <w:pStyle w:val="Compact"/>
              <w:jc w:val="right"/>
            </w:pPr>
            <w:r>
              <w:t>1675</w:t>
            </w:r>
          </w:p>
        </w:tc>
        <w:tc>
          <w:tcPr>
            <w:tcW w:w="924" w:type="dxa"/>
          </w:tcPr>
          <w:p w14:paraId="5F9816CD" w14:textId="77777777" w:rsidR="00936766" w:rsidRDefault="00397B73">
            <w:pPr>
              <w:pStyle w:val="Compact"/>
            </w:pPr>
            <w:r>
              <w:t>19.9</w:t>
            </w:r>
          </w:p>
        </w:tc>
      </w:tr>
    </w:tbl>
    <w:p w14:paraId="348D6439" w14:textId="77777777" w:rsidR="00936766" w:rsidRDefault="00397B73">
      <w:pPr>
        <w:pStyle w:val="BodyText"/>
      </w:pPr>
      <w:bookmarkStart w:id="67" w:name="tab%3ApropVisitors1"/>
      <w:r>
        <w:t>[tab:propVisitors]</w:t>
      </w:r>
      <w:bookmarkEnd w:id="67"/>
    </w:p>
    <w:p w14:paraId="2F4AB746" w14:textId="77777777" w:rsidR="00936766" w:rsidRDefault="00397B73">
      <w:pPr>
        <w:pStyle w:val="TableCaption"/>
      </w:pPr>
      <w:r>
        <w:t>Foraging behaviours of honey bees on commodity and seed canola flowers, recorded during 2015. “Top" (top-working) indicates that the bee inserted their proboscis down between the petals from the top of the flower, while “side" (side-working) indicates that the bee fed from the side of the flower and did not contact the anthers or stigma. Pollen foragers had pollen visible on their corbicula, while nectar foragers had none.</w:t>
      </w:r>
    </w:p>
    <w:tbl>
      <w:tblPr>
        <w:tblW w:w="8900" w:type="dxa"/>
        <w:tblInd w:w="-108" w:type="dxa"/>
        <w:tblLayout w:type="fixed"/>
        <w:tblLook w:val="04A0" w:firstRow="1" w:lastRow="0" w:firstColumn="1" w:lastColumn="0" w:noHBand="0" w:noVBand="1"/>
      </w:tblPr>
      <w:tblGrid>
        <w:gridCol w:w="2056"/>
        <w:gridCol w:w="695"/>
        <w:gridCol w:w="999"/>
        <w:gridCol w:w="1233"/>
        <w:gridCol w:w="1367"/>
        <w:gridCol w:w="1017"/>
        <w:gridCol w:w="1533"/>
      </w:tblGrid>
      <w:tr w:rsidR="00936766" w14:paraId="316D2D35" w14:textId="77777777">
        <w:tc>
          <w:tcPr>
            <w:tcW w:w="2056" w:type="dxa"/>
          </w:tcPr>
          <w:p w14:paraId="6065C6BA" w14:textId="77777777" w:rsidR="00936766" w:rsidRDefault="00936766"/>
        </w:tc>
        <w:tc>
          <w:tcPr>
            <w:tcW w:w="1694" w:type="dxa"/>
            <w:gridSpan w:val="2"/>
          </w:tcPr>
          <w:p w14:paraId="3B85C6A8" w14:textId="77777777" w:rsidR="00936766" w:rsidRDefault="00397B73">
            <w:r>
              <w:t>Commodity fields</w:t>
            </w:r>
          </w:p>
        </w:tc>
        <w:tc>
          <w:tcPr>
            <w:tcW w:w="2600" w:type="dxa"/>
            <w:gridSpan w:val="2"/>
          </w:tcPr>
          <w:p w14:paraId="1622E2E4" w14:textId="77777777" w:rsidR="00936766" w:rsidRDefault="00397B73">
            <w:r>
              <w:t>Seed fields (female bay)</w:t>
            </w:r>
          </w:p>
        </w:tc>
        <w:tc>
          <w:tcPr>
            <w:tcW w:w="2550" w:type="dxa"/>
            <w:gridSpan w:val="2"/>
          </w:tcPr>
          <w:p w14:paraId="5366FFB9" w14:textId="77777777" w:rsidR="00936766" w:rsidRDefault="00397B73">
            <w:r>
              <w:t>Seed fields (male bay)</w:t>
            </w:r>
          </w:p>
        </w:tc>
      </w:tr>
      <w:tr w:rsidR="00936766" w14:paraId="39EFA491" w14:textId="77777777">
        <w:tc>
          <w:tcPr>
            <w:tcW w:w="2056" w:type="dxa"/>
          </w:tcPr>
          <w:p w14:paraId="446C0B4B" w14:textId="77777777" w:rsidR="00936766" w:rsidRDefault="00936766"/>
        </w:tc>
        <w:tc>
          <w:tcPr>
            <w:tcW w:w="695" w:type="dxa"/>
          </w:tcPr>
          <w:p w14:paraId="7FFA0932" w14:textId="77777777" w:rsidR="00936766" w:rsidRDefault="00397B73">
            <w:pPr>
              <w:pStyle w:val="Compact"/>
              <w:jc w:val="right"/>
            </w:pPr>
            <w:r>
              <w:t>Top</w:t>
            </w:r>
          </w:p>
        </w:tc>
        <w:tc>
          <w:tcPr>
            <w:tcW w:w="999" w:type="dxa"/>
          </w:tcPr>
          <w:p w14:paraId="363FB1E9" w14:textId="77777777" w:rsidR="00936766" w:rsidRDefault="00397B73">
            <w:pPr>
              <w:pStyle w:val="Compact"/>
            </w:pPr>
            <w:r>
              <w:t>Side</w:t>
            </w:r>
          </w:p>
        </w:tc>
        <w:tc>
          <w:tcPr>
            <w:tcW w:w="1233" w:type="dxa"/>
          </w:tcPr>
          <w:p w14:paraId="4498FD1A" w14:textId="77777777" w:rsidR="00936766" w:rsidRDefault="00397B73">
            <w:pPr>
              <w:pStyle w:val="Compact"/>
              <w:jc w:val="right"/>
            </w:pPr>
            <w:r>
              <w:t>Top</w:t>
            </w:r>
          </w:p>
        </w:tc>
        <w:tc>
          <w:tcPr>
            <w:tcW w:w="1367" w:type="dxa"/>
          </w:tcPr>
          <w:p w14:paraId="3C32B6E5" w14:textId="77777777" w:rsidR="00936766" w:rsidRDefault="00397B73">
            <w:pPr>
              <w:pStyle w:val="Compact"/>
            </w:pPr>
            <w:r>
              <w:t>Side</w:t>
            </w:r>
          </w:p>
        </w:tc>
        <w:tc>
          <w:tcPr>
            <w:tcW w:w="1017" w:type="dxa"/>
          </w:tcPr>
          <w:p w14:paraId="009F50FA" w14:textId="77777777" w:rsidR="00936766" w:rsidRDefault="00397B73">
            <w:pPr>
              <w:pStyle w:val="Compact"/>
              <w:jc w:val="right"/>
            </w:pPr>
            <w:r>
              <w:t>Top</w:t>
            </w:r>
          </w:p>
        </w:tc>
        <w:tc>
          <w:tcPr>
            <w:tcW w:w="1533" w:type="dxa"/>
          </w:tcPr>
          <w:p w14:paraId="7AF23BDE" w14:textId="77777777" w:rsidR="00936766" w:rsidRDefault="00397B73">
            <w:pPr>
              <w:pStyle w:val="Compact"/>
            </w:pPr>
            <w:r>
              <w:t>Side</w:t>
            </w:r>
          </w:p>
        </w:tc>
      </w:tr>
      <w:tr w:rsidR="00936766" w14:paraId="0114AE9E" w14:textId="77777777">
        <w:tc>
          <w:tcPr>
            <w:tcW w:w="2056" w:type="dxa"/>
          </w:tcPr>
          <w:p w14:paraId="398929DD" w14:textId="77777777" w:rsidR="00936766" w:rsidRDefault="00397B73">
            <w:pPr>
              <w:pStyle w:val="Compact"/>
              <w:jc w:val="right"/>
            </w:pPr>
            <w:r>
              <w:t>Pollen forager</w:t>
            </w:r>
          </w:p>
        </w:tc>
        <w:tc>
          <w:tcPr>
            <w:tcW w:w="695" w:type="dxa"/>
          </w:tcPr>
          <w:p w14:paraId="5E17DF4C" w14:textId="77777777" w:rsidR="00936766" w:rsidRDefault="00397B73">
            <w:pPr>
              <w:pStyle w:val="Compact"/>
              <w:jc w:val="right"/>
            </w:pPr>
            <w:r>
              <w:t>44</w:t>
            </w:r>
          </w:p>
        </w:tc>
        <w:tc>
          <w:tcPr>
            <w:tcW w:w="999" w:type="dxa"/>
          </w:tcPr>
          <w:p w14:paraId="54DE428C" w14:textId="77777777" w:rsidR="00936766" w:rsidRDefault="00397B73">
            <w:pPr>
              <w:pStyle w:val="Compact"/>
            </w:pPr>
            <w:r>
              <w:t>2</w:t>
            </w:r>
          </w:p>
        </w:tc>
        <w:tc>
          <w:tcPr>
            <w:tcW w:w="1233" w:type="dxa"/>
          </w:tcPr>
          <w:p w14:paraId="6DABC9D3" w14:textId="77777777" w:rsidR="00936766" w:rsidRDefault="00397B73">
            <w:pPr>
              <w:pStyle w:val="Compact"/>
              <w:jc w:val="right"/>
            </w:pPr>
            <w:r>
              <w:t>12</w:t>
            </w:r>
          </w:p>
        </w:tc>
        <w:tc>
          <w:tcPr>
            <w:tcW w:w="1367" w:type="dxa"/>
          </w:tcPr>
          <w:p w14:paraId="726AA31A" w14:textId="77777777" w:rsidR="00936766" w:rsidRDefault="00397B73">
            <w:pPr>
              <w:pStyle w:val="Compact"/>
            </w:pPr>
            <w:r>
              <w:t>0</w:t>
            </w:r>
          </w:p>
        </w:tc>
        <w:tc>
          <w:tcPr>
            <w:tcW w:w="1017" w:type="dxa"/>
          </w:tcPr>
          <w:p w14:paraId="00001B9A" w14:textId="77777777" w:rsidR="00936766" w:rsidRDefault="00397B73">
            <w:pPr>
              <w:pStyle w:val="Compact"/>
              <w:jc w:val="right"/>
            </w:pPr>
            <w:r>
              <w:t>115</w:t>
            </w:r>
          </w:p>
        </w:tc>
        <w:tc>
          <w:tcPr>
            <w:tcW w:w="1533" w:type="dxa"/>
          </w:tcPr>
          <w:p w14:paraId="1F2F9FDD" w14:textId="77777777" w:rsidR="00936766" w:rsidRDefault="00397B73">
            <w:pPr>
              <w:pStyle w:val="Compact"/>
            </w:pPr>
            <w:r>
              <w:t>0</w:t>
            </w:r>
          </w:p>
        </w:tc>
      </w:tr>
      <w:tr w:rsidR="00936766" w14:paraId="03635EFD" w14:textId="77777777">
        <w:tc>
          <w:tcPr>
            <w:tcW w:w="2056" w:type="dxa"/>
          </w:tcPr>
          <w:p w14:paraId="117B8FAF" w14:textId="77777777" w:rsidR="00936766" w:rsidRDefault="00397B73">
            <w:pPr>
              <w:pStyle w:val="Compact"/>
              <w:jc w:val="right"/>
            </w:pPr>
            <w:r>
              <w:t>Nectar forager</w:t>
            </w:r>
          </w:p>
        </w:tc>
        <w:tc>
          <w:tcPr>
            <w:tcW w:w="695" w:type="dxa"/>
          </w:tcPr>
          <w:p w14:paraId="4C43ED76" w14:textId="77777777" w:rsidR="00936766" w:rsidRDefault="00397B73">
            <w:pPr>
              <w:pStyle w:val="Compact"/>
              <w:jc w:val="right"/>
            </w:pPr>
            <w:r>
              <w:t>75</w:t>
            </w:r>
          </w:p>
        </w:tc>
        <w:tc>
          <w:tcPr>
            <w:tcW w:w="999" w:type="dxa"/>
          </w:tcPr>
          <w:p w14:paraId="64F9B8BF" w14:textId="77777777" w:rsidR="00936766" w:rsidRDefault="00397B73">
            <w:pPr>
              <w:pStyle w:val="Compact"/>
            </w:pPr>
            <w:r>
              <w:t>138</w:t>
            </w:r>
          </w:p>
        </w:tc>
        <w:tc>
          <w:tcPr>
            <w:tcW w:w="1233" w:type="dxa"/>
          </w:tcPr>
          <w:p w14:paraId="5B3156B2" w14:textId="77777777" w:rsidR="00936766" w:rsidRDefault="00397B73">
            <w:pPr>
              <w:pStyle w:val="Compact"/>
              <w:jc w:val="right"/>
            </w:pPr>
            <w:r>
              <w:t>832</w:t>
            </w:r>
          </w:p>
        </w:tc>
        <w:tc>
          <w:tcPr>
            <w:tcW w:w="1367" w:type="dxa"/>
          </w:tcPr>
          <w:p w14:paraId="0ED7C64E" w14:textId="77777777" w:rsidR="00936766" w:rsidRDefault="00397B73">
            <w:pPr>
              <w:pStyle w:val="Compact"/>
            </w:pPr>
            <w:r>
              <w:t>24</w:t>
            </w:r>
          </w:p>
        </w:tc>
        <w:tc>
          <w:tcPr>
            <w:tcW w:w="1017" w:type="dxa"/>
          </w:tcPr>
          <w:p w14:paraId="06DF576F" w14:textId="77777777" w:rsidR="00936766" w:rsidRDefault="00397B73">
            <w:pPr>
              <w:pStyle w:val="Compact"/>
              <w:jc w:val="right"/>
            </w:pPr>
            <w:r>
              <w:t>428</w:t>
            </w:r>
          </w:p>
        </w:tc>
        <w:tc>
          <w:tcPr>
            <w:tcW w:w="1533" w:type="dxa"/>
          </w:tcPr>
          <w:p w14:paraId="412A0089" w14:textId="77777777" w:rsidR="00936766" w:rsidRDefault="00397B73">
            <w:pPr>
              <w:pStyle w:val="Compact"/>
            </w:pPr>
            <w:r>
              <w:t>242</w:t>
            </w:r>
          </w:p>
        </w:tc>
      </w:tr>
    </w:tbl>
    <w:p w14:paraId="163FD3DF" w14:textId="77777777" w:rsidR="00936766" w:rsidRDefault="00397B73">
      <w:pPr>
        <w:pStyle w:val="BodyText"/>
      </w:pPr>
      <w:bookmarkStart w:id="68" w:name="tab%3AsideWorking1"/>
      <w:r>
        <w:t>[tab:sideWorking]</w:t>
      </w:r>
      <w:bookmarkEnd w:id="68"/>
    </w:p>
    <w:p w14:paraId="29AFE230" w14:textId="77777777" w:rsidR="00936766" w:rsidRDefault="00397B73">
      <w:pPr>
        <w:pStyle w:val="Heading1"/>
      </w:pPr>
      <w:bookmarkStart w:id="69" w:name="Xc16c8250ec59bd34bf8861a836c716ca46bc890"/>
      <w:r>
        <w:t>Appendix C: Additional information on models</w:t>
      </w:r>
      <w:bookmarkEnd w:id="69"/>
    </w:p>
    <w:p w14:paraId="5B850C8D" w14:textId="77777777" w:rsidR="00936766" w:rsidRDefault="00397B73">
      <w:pPr>
        <w:pStyle w:val="Heading2"/>
      </w:pPr>
      <w:bookmarkStart w:id="70" w:name="commodity-canola-models"/>
      <w:r>
        <w:t>Commodity canola models</w:t>
      </w:r>
      <w:bookmarkEnd w:id="70"/>
    </w:p>
    <w:p w14:paraId="1A3F5125" w14:textId="77777777" w:rsidR="00936766" w:rsidRDefault="00397B73">
      <w:pPr>
        <w:pStyle w:val="FirstParagraph"/>
      </w:pPr>
      <w:r>
        <w:t xml:space="preserve">Formulas for commodity canola model using </w:t>
      </w:r>
      <w:r>
        <w:rPr>
          <w:rStyle w:val="VerbatimChar"/>
        </w:rPr>
        <w:t>lmer</w:t>
      </w:r>
      <w:r>
        <w:t xml:space="preserve">-style R formulas. Terms on right side of </w:t>
      </w:r>
      <m:oMath>
        <m:r>
          <w:rPr>
            <w:rFonts w:ascii="Cambria Math" w:hAnsi="Cambria Math"/>
          </w:rPr>
          <m:t>∼</m:t>
        </m:r>
      </m:oMath>
      <w:r>
        <w:t xml:space="preserve"> indicate fixed effects, while terms in brackets indicate random effects (heirarchical intercepts). </w:t>
      </w:r>
      <w:r>
        <w:rPr>
          <w:i/>
        </w:rPr>
        <w:t>distribution</w:t>
      </w:r>
      <w:r>
        <w:t xml:space="preserve"> indicates the type of probability distribution function used to model each variable.</w:t>
      </w:r>
    </w:p>
    <w:p w14:paraId="0A18BCB4" w14:textId="77777777" w:rsidR="00936766" w:rsidRDefault="00397B73">
      <w:pPr>
        <w:pStyle w:val="BodyText"/>
        <w:jc w:val="center"/>
      </w:pPr>
      <m:oMathPara>
        <m:oMathParaPr>
          <m:jc m:val="center"/>
        </m:oMathParaPr>
        <m:oMath>
          <m:m>
            <m:mPr>
              <m:mcs>
                <m:mc>
                  <m:mcPr>
                    <m:count m:val="2"/>
                    <m:mcJc m:val="center"/>
                  </m:mcPr>
                </m:mc>
              </m:mcs>
              <m:ctrlPr>
                <w:rPr>
                  <w:rFonts w:ascii="Cambria Math" w:hAnsi="Cambria Math"/>
                </w:rPr>
              </m:ctrlPr>
            </m:mPr>
            <m:mr>
              <m:e>
                <m:r>
                  <m:rPr>
                    <m:lit/>
                    <m:nor/>
                  </m:rPr>
                  <w:rPr>
                    <w:rFonts w:ascii="Cambria Math" w:hAnsi="Cambria Math"/>
                  </w:rPr>
                  <m:t>Plant Density</m:t>
                </m:r>
                <m:r>
                  <w:rPr>
                    <w:rFonts w:ascii="Cambria Math" w:hAnsi="Cambria Math"/>
                  </w:rPr>
                  <m:t>∼</m:t>
                </m:r>
              </m:e>
              <m:e>
                <m:r>
                  <m:rPr>
                    <m:lit/>
                    <m:nor/>
                  </m:rPr>
                  <w:rPr>
                    <w:rFonts w:ascii="Cambria Math" w:hAnsi="Cambria Math"/>
                  </w:rPr>
                  <m:t>HB Distance</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r>
                  <m:rPr>
                    <m:lit/>
                    <m:nor/>
                  </m:rPr>
                  <w:rPr>
                    <w:rFonts w:ascii="Cambria Math" w:hAnsi="Cambria Math"/>
                  </w:rPr>
                  <m:t>distribution = log-normal</m:t>
                </m:r>
              </m:e>
            </m:mr>
            <m:mr>
              <m:e>
                <m:r>
                  <m:rPr>
                    <m:lit/>
                    <m:nor/>
                  </m:rPr>
                  <w:rPr>
                    <w:rFonts w:ascii="Cambria Math" w:hAnsi="Cambria Math"/>
                  </w:rPr>
                  <m:t>Plant Size</m:t>
                </m:r>
                <m:r>
                  <w:rPr>
                    <w:rFonts w:ascii="Cambria Math" w:hAnsi="Cambria Math"/>
                  </w:rPr>
                  <m:t>∼</m:t>
                </m:r>
              </m:e>
              <m:e>
                <m:r>
                  <m:rPr>
                    <m:lit/>
                    <m:nor/>
                  </m:rPr>
                  <w:rPr>
                    <w:rFonts w:ascii="Cambria Math" w:hAnsi="Cambria Math"/>
                  </w:rPr>
                  <m:t>Plant Density</m:t>
                </m:r>
                <m:r>
                  <w:rPr>
                    <w:rFonts w:ascii="Cambria Math" w:hAnsi="Cambria Math"/>
                  </w:rPr>
                  <m:t>+</m:t>
                </m:r>
                <m:r>
                  <m:rPr>
                    <m:lit/>
                    <m:nor/>
                  </m:rPr>
                  <w:rPr>
                    <w:rFonts w:ascii="Cambria Math" w:hAnsi="Cambria Math"/>
                  </w:rPr>
                  <m:t>HB Distance</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r>
                  <m:rPr>
                    <m:lit/>
                    <m:nor/>
                  </m:rPr>
                  <w:rPr>
                    <w:rFonts w:ascii="Cambria Math" w:hAnsi="Cambria Math"/>
                  </w:rPr>
                  <m:t>distribution = log-normal</m:t>
                </m:r>
              </m:e>
            </m:mr>
            <m:mr>
              <m:e>
                <m:r>
                  <m:rPr>
                    <m:lit/>
                    <m:nor/>
                  </m:rPr>
                  <w:rPr>
                    <w:rFonts w:ascii="Cambria Math" w:hAnsi="Cambria Math"/>
                  </w:rPr>
                  <m:t>Flower Density</m:t>
                </m:r>
                <m:r>
                  <w:rPr>
                    <w:rFonts w:ascii="Cambria Math" w:hAnsi="Cambria Math"/>
                  </w:rPr>
                  <m:t>∼</m:t>
                </m:r>
              </m:e>
              <m:e>
                <m:r>
                  <m:rPr>
                    <m:lit/>
                    <m:nor/>
                  </m:rPr>
                  <w:rPr>
                    <w:rFonts w:ascii="Cambria Math" w:hAnsi="Cambria Math"/>
                  </w:rPr>
                  <m:t>Plant Size</m:t>
                </m:r>
                <m:r>
                  <w:rPr>
                    <w:rFonts w:ascii="Cambria Math" w:hAnsi="Cambria Math"/>
                  </w:rPr>
                  <m:t>+</m:t>
                </m:r>
                <m:r>
                  <m:rPr>
                    <m:lit/>
                    <m:nor/>
                  </m:rPr>
                  <w:rPr>
                    <w:rFonts w:ascii="Cambria Math" w:hAnsi="Cambria Math"/>
                  </w:rPr>
                  <m:t>HB Distance</m:t>
                </m:r>
                <m:r>
                  <w:rPr>
                    <w:rFonts w:ascii="Cambria Math" w:hAnsi="Cambria Math"/>
                  </w:rPr>
                  <m:t>+</m:t>
                </m:r>
                <m:r>
                  <m:rPr>
                    <m:lit/>
                    <m:nor/>
                  </m:rPr>
                  <w:rPr>
                    <w:rFonts w:ascii="Cambria Math" w:hAnsi="Cambria Math"/>
                  </w:rPr>
                  <m:t>Plant Density</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e>
            </m:mr>
            <m:mr>
              <m:e/>
              <m:e/>
            </m:mr>
          </m:m>
          <m:r>
            <m:rPr>
              <m:lit/>
              <m:nor/>
            </m:rPr>
            <w:rPr>
              <w:rFonts w:ascii="Cambria Math" w:hAnsi="Cambria Math"/>
            </w:rPr>
            <m:t>offset</m:t>
          </m:r>
          <m:d>
            <m:dPr>
              <m:ctrlPr>
                <w:rPr>
                  <w:rFonts w:ascii="Cambria Math" w:hAnsi="Cambria Math"/>
                </w:rPr>
              </m:ctrlPr>
            </m:dPr>
            <m:e>
              <m:r>
                <w:rPr>
                  <w:rFonts w:ascii="Cambria Math" w:hAnsi="Cambria Math"/>
                </w:rPr>
                <m:t>log</m:t>
              </m:r>
              <m:d>
                <m:dPr>
                  <m:ctrlPr>
                    <w:rPr>
                      <w:rFonts w:ascii="Cambria Math" w:hAnsi="Cambria Math"/>
                    </w:rPr>
                  </m:ctrlPr>
                </m:dPr>
                <m:e>
                  <m:r>
                    <m:rPr>
                      <m:lit/>
                      <m:nor/>
                    </m:rPr>
                    <w:rPr>
                      <w:rFonts w:ascii="Cambria Math" w:hAnsi="Cambria Math"/>
                    </w:rPr>
                    <m:t>Time</m:t>
                  </m:r>
                </m:e>
              </m:d>
            </m:e>
          </m:d>
          <m:r>
            <w:rPr>
              <w:rFonts w:ascii="Cambria Math" w:hAnsi="Cambria Math"/>
            </w:rPr>
            <m:t>+</m:t>
          </m:r>
          <m:r>
            <m:rPr>
              <m:lit/>
              <m:nor/>
            </m:rPr>
            <w:rPr>
              <w:rFonts w:ascii="Cambria Math" w:hAnsi="Cambria Math"/>
            </w:rPr>
            <m:t>HB Distance</m:t>
          </m:r>
          <m:r>
            <w:rPr>
              <w:rFonts w:ascii="Cambria Math" w:hAnsi="Cambria Math"/>
            </w:rPr>
            <m:t>+</m:t>
          </m:r>
          <m:r>
            <m:rPr>
              <m:lit/>
              <m:nor/>
            </m:rPr>
            <w:rPr>
              <w:rFonts w:ascii="Cambria Math" w:hAnsi="Cambria Math"/>
            </w:rPr>
            <m:t>Hive Stocking</m:t>
          </m:r>
          <m:r>
            <w:rPr>
              <w:rFonts w:ascii="Cambria Math" w:hAnsi="Cambria Math"/>
            </w:rPr>
            <m:t>+</m:t>
          </m:r>
          <m:r>
            <m:rPr>
              <m:lit/>
              <m:nor/>
            </m:rPr>
            <w:rPr>
              <w:rFonts w:ascii="Cambria Math" w:hAnsi="Cambria Math"/>
            </w:rPr>
            <m:t>Flower Density</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r>
            <m:rPr>
              <m:lit/>
              <m:nor/>
            </m:rPr>
            <w:rPr>
              <w:rFonts w:ascii="Cambria Math" w:hAnsi="Cambria Math"/>
            </w:rPr>
            <m:t>family = negative binomialPollen per Stigma</m:t>
          </m:r>
          <m:r>
            <w:rPr>
              <w:rFonts w:ascii="Cambria Math" w:hAnsi="Cambria Math"/>
            </w:rPr>
            <m:t>∼</m:t>
          </m:r>
          <m:r>
            <m:rPr>
              <m:lit/>
              <m:nor/>
            </m:rPr>
            <w:rPr>
              <w:rFonts w:ascii="Cambria Math" w:hAnsi="Cambria Math"/>
            </w:rPr>
            <m:t>HB Visits</m:t>
          </m:r>
          <m:r>
            <w:rPr>
              <w:rFonts w:ascii="Cambria Math" w:hAnsi="Cambria Math"/>
            </w:rPr>
            <m:t>+</m:t>
          </m:r>
          <m:r>
            <m:rPr>
              <m:lit/>
              <m:nor/>
            </m:rPr>
            <w:rPr>
              <w:rFonts w:ascii="Cambria Math" w:hAnsi="Cambria Math"/>
            </w:rPr>
            <m:t>HB Distance</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r>
            <m:rPr>
              <m:lit/>
              <m:nor/>
            </m:rPr>
            <w:rPr>
              <w:rFonts w:ascii="Cambria Math" w:hAnsi="Cambria Math"/>
            </w:rPr>
            <m:t>distribution = negative binomialFlowers per Plant</m:t>
          </m:r>
          <m:r>
            <w:rPr>
              <w:rFonts w:ascii="Cambria Math" w:hAnsi="Cambria Math"/>
            </w:rPr>
            <m:t>∼</m:t>
          </m:r>
          <m:r>
            <m:rPr>
              <m:lit/>
              <m:nor/>
            </m:rPr>
            <w:rPr>
              <w:rFonts w:ascii="Cambria Math" w:hAnsi="Cambria Math"/>
            </w:rPr>
            <m:t>Plant Size</m:t>
          </m:r>
          <m:r>
            <w:rPr>
              <w:rFonts w:ascii="Cambria Math" w:hAnsi="Cambria Math"/>
            </w:rPr>
            <m:t>+</m:t>
          </m:r>
          <m:r>
            <m:rPr>
              <m:lit/>
              <m:nor/>
            </m:rPr>
            <w:rPr>
              <w:rFonts w:ascii="Cambria Math" w:hAnsi="Cambria Math"/>
            </w:rPr>
            <m:t>%Pod Set</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,ϕ∼</m:t>
          </m:r>
          <m:r>
            <m:rPr>
              <m:lit/>
              <m:nor/>
            </m:rPr>
            <w:rPr>
              <w:rFonts w:ascii="Cambria Math" w:hAnsi="Cambria Math"/>
            </w:rPr>
            <m:t>Plant Size</m:t>
          </m:r>
          <m:r>
            <w:rPr>
              <w:rFonts w:ascii="Cambria Math" w:hAnsi="Cambria Math"/>
            </w:rPr>
            <m:t>,</m:t>
          </m:r>
          <m:r>
            <m:rPr>
              <m:lit/>
              <m:nor/>
            </m:rPr>
            <w:rPr>
              <w:rFonts w:ascii="Cambria Math" w:hAnsi="Cambria Math"/>
            </w:rPr>
            <m:t>distribution = negative binomial%Pod Set</m:t>
          </m:r>
          <m:r>
            <w:rPr>
              <w:rFonts w:ascii="Cambria Math" w:hAnsi="Cambria Math"/>
            </w:rPr>
            <m:t>∼</m:t>
          </m:r>
          <m:r>
            <m:rPr>
              <m:lit/>
              <m:nor/>
            </m:rPr>
            <w:rPr>
              <w:rFonts w:ascii="Cambria Math" w:hAnsi="Cambria Math"/>
            </w:rPr>
            <m:t>HB Visits</m:t>
          </m:r>
          <m:r>
            <w:rPr>
              <w:rFonts w:ascii="Cambria Math" w:hAnsi="Cambria Math"/>
            </w:rPr>
            <m:t>+</m:t>
          </m:r>
          <m:r>
            <m:rPr>
              <m:lit/>
              <m:nor/>
            </m:rPr>
            <w:rPr>
              <w:rFonts w:ascii="Cambria Math" w:hAnsi="Cambria Math"/>
            </w:rPr>
            <m:t>Pollen</m:t>
          </m:r>
          <m:r>
            <w:rPr>
              <w:rFonts w:ascii="Cambria Math" w:hAnsi="Cambria Math"/>
            </w:rPr>
            <m:t>+</m:t>
          </m:r>
          <m:r>
            <m:rPr>
              <m:lit/>
              <m:nor/>
            </m:rPr>
            <w:rPr>
              <w:rFonts w:ascii="Cambria Math" w:hAnsi="Cambria Math"/>
            </w:rPr>
            <m:t>Plant Size</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r>
            <m:rPr>
              <m:lit/>
              <m:nor/>
            </m:rPr>
            <w:rPr>
              <w:rFonts w:ascii="Cambria Math" w:hAnsi="Cambria Math"/>
            </w:rPr>
            <m:t>distribution = beta-binomialSeeds per Pod</m:t>
          </m:r>
          <m:r>
            <w:rPr>
              <w:rFonts w:ascii="Cambria Math" w:hAnsi="Cambria Math"/>
            </w:rPr>
            <m:t>∼</m:t>
          </m:r>
          <m:r>
            <m:rPr>
              <m:lit/>
              <m:nor/>
            </m:rPr>
            <w:rPr>
              <w:rFonts w:ascii="Cambria Math" w:hAnsi="Cambria Math"/>
            </w:rPr>
            <m:t>HB Visits</m:t>
          </m:r>
          <m:r>
            <w:rPr>
              <w:rFonts w:ascii="Cambria Math" w:hAnsi="Cambria Math"/>
            </w:rPr>
            <m:t>+</m:t>
          </m:r>
          <m:r>
            <m:rPr>
              <m:lit/>
              <m:nor/>
            </m:rPr>
            <w:rPr>
              <w:rFonts w:ascii="Cambria Math" w:hAnsi="Cambria Math"/>
            </w:rPr>
            <m:t>Pollen</m:t>
          </m:r>
          <m:r>
            <w:rPr>
              <w:rFonts w:ascii="Cambria Math" w:hAnsi="Cambria Math"/>
            </w:rPr>
            <m:t>+</m:t>
          </m:r>
          <m:r>
            <m:rPr>
              <m:lit/>
              <m:nor/>
            </m:rPr>
            <w:rPr>
              <w:rFonts w:ascii="Cambria Math" w:hAnsi="Cambria Math"/>
            </w:rPr>
            <m:t>Plant Size</m:t>
          </m:r>
          <m:r>
            <w:rPr>
              <w:rFonts w:ascii="Cambria Math" w:hAnsi="Cambria Math"/>
            </w:rPr>
            <m:t>+</m:t>
          </m:r>
          <m:r>
            <m:rPr>
              <m:lit/>
              <m:nor/>
            </m:rPr>
            <w:rPr>
              <w:rFonts w:ascii="Cambria Math" w:hAnsi="Cambria Math"/>
            </w:rPr>
            <m:t>%Pod Set</m:t>
          </m:r>
          <m:r>
            <w:rPr>
              <w:rFonts w:ascii="Cambria Math" w:hAnsi="Cambria Math"/>
            </w:rPr>
            <m:t>+</m:t>
          </m:r>
          <m:r>
            <m:rPr>
              <m:lit/>
              <m:nor/>
            </m:rPr>
            <w:rPr>
              <w:rFonts w:ascii="Cambria Math" w:hAnsi="Cambria Math"/>
            </w:rPr>
            <m:t>Flowers per Plant</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r>
            <m:rPr>
              <m:lit/>
              <m:nor/>
            </m:rPr>
            <w:rPr>
              <w:rFonts w:ascii="Cambria Math" w:hAnsi="Cambria Math"/>
            </w:rPr>
            <m:t>distribution = exponential-normalWeight per Seed</m:t>
          </m:r>
          <m:r>
            <w:rPr>
              <w:rFonts w:ascii="Cambria Math" w:hAnsi="Cambria Math"/>
            </w:rPr>
            <m:t>∼</m:t>
          </m:r>
          <m:r>
            <m:rPr>
              <m:lit/>
              <m:nor/>
            </m:rPr>
            <w:rPr>
              <w:rFonts w:ascii="Cambria Math" w:hAnsi="Cambria Math"/>
            </w:rPr>
            <m:t>HB Visits</m:t>
          </m:r>
          <m:r>
            <w:rPr>
              <w:rFonts w:ascii="Cambria Math" w:hAnsi="Cambria Math"/>
            </w:rPr>
            <m:t>+</m:t>
          </m:r>
          <m:r>
            <m:rPr>
              <m:lit/>
              <m:nor/>
            </m:rPr>
            <w:rPr>
              <w:rFonts w:ascii="Cambria Math" w:hAnsi="Cambria Math"/>
            </w:rPr>
            <m:t>Pollen</m:t>
          </m:r>
          <m:r>
            <w:rPr>
              <w:rFonts w:ascii="Cambria Math" w:hAnsi="Cambria Math"/>
            </w:rPr>
            <m:t>+</m:t>
          </m:r>
          <m:r>
            <m:rPr>
              <m:lit/>
              <m:nor/>
            </m:rPr>
            <w:rPr>
              <w:rFonts w:ascii="Cambria Math" w:hAnsi="Cambria Math"/>
            </w:rPr>
            <m:t>Seeds per Pod</m:t>
          </m:r>
          <m:r>
            <w:rPr>
              <w:rFonts w:ascii="Cambria Math" w:hAnsi="Cambria Math"/>
            </w:rPr>
            <m:t>+</m:t>
          </m:r>
          <m:r>
            <m:rPr>
              <m:lit/>
              <m:nor/>
            </m:rPr>
            <w:rPr>
              <w:rFonts w:ascii="Cambria Math" w:hAnsi="Cambria Math"/>
            </w:rPr>
            <m:t>Plant Size</m:t>
          </m:r>
          <m:r>
            <w:rPr>
              <w:rFonts w:ascii="Cambria Math" w:hAnsi="Cambria Math"/>
            </w:rPr>
            <m:t>+</m:t>
          </m:r>
          <m:r>
            <m:rPr>
              <m:lit/>
              <m:nor/>
            </m:rPr>
            <w:rPr>
              <w:rFonts w:ascii="Cambria Math" w:hAnsi="Cambria Math"/>
            </w:rPr>
            <m:t>Plant Density</m:t>
          </m:r>
          <m:r>
            <w:rPr>
              <w:rFonts w:ascii="Cambria Math" w:hAnsi="Cambria Math"/>
            </w:rPr>
            <m:t>+</m:t>
          </m:r>
          <m:r>
            <m:rPr>
              <m:lit/>
              <m:nor/>
            </m:rPr>
            <w:rPr>
              <w:rFonts w:ascii="Cambria Math" w:hAnsi="Cambria Math"/>
            </w:rPr>
            <m:t>HB Distance</m:t>
          </m:r>
          <m:r>
            <w:rPr>
              <w:rFonts w:ascii="Cambria Math" w:hAnsi="Cambria Math"/>
            </w:rPr>
            <m:t>+</m:t>
          </m:r>
          <m:r>
            <m:rPr>
              <m:lit/>
              <m:nor/>
            </m:rPr>
            <w:rPr>
              <w:rFonts w:ascii="Cambria Math" w:hAnsi="Cambria Math"/>
            </w:rPr>
            <m:t>%Pod Set</m:t>
          </m:r>
          <m:r>
            <w:rPr>
              <w:rFonts w:ascii="Cambria Math" w:hAnsi="Cambria Math"/>
            </w:rPr>
            <m:t>+</m:t>
          </m:r>
          <m:r>
            <m:rPr>
              <m:lit/>
              <m:nor/>
            </m:rPr>
            <w:rPr>
              <w:rFonts w:ascii="Cambria Math" w:hAnsi="Cambria Math"/>
            </w:rPr>
            <m:t>Flowers per Plant</m:t>
          </m:r>
          <m:r>
            <w:rPr>
              <w:rFonts w:ascii="Cambria Math" w:hAnsi="Cambria Math"/>
            </w:rPr>
            <m:t>+</m:t>
          </m:r>
          <m:r>
            <m:rPr>
              <m:lit/>
              <m:nor/>
            </m:rPr>
            <w:rPr>
              <w:rFonts w:ascii="Cambria Math" w:hAnsi="Cambria Math"/>
            </w:rPr>
            <m:t>Flower Density</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r>
            <m:rPr>
              <m:lit/>
              <m:nor/>
            </m:rPr>
            <w:rPr>
              <w:rFonts w:ascii="Cambria Math" w:hAnsi="Cambria Math"/>
            </w:rPr>
            <m:t>distribution = exponential-normal</m:t>
          </m:r>
        </m:oMath>
      </m:oMathPara>
    </w:p>
    <w:p w14:paraId="720C0B12" w14:textId="77777777" w:rsidR="00936766" w:rsidRDefault="00397B73">
      <w:pPr>
        <w:pStyle w:val="TableCaption"/>
      </w:pPr>
      <w:r>
        <w:t>Summary of parameters for commodity canola models</w:t>
      </w:r>
    </w:p>
    <w:tbl>
      <w:tblPr>
        <w:tblW w:w="12521" w:type="dxa"/>
        <w:tblInd w:w="-108" w:type="dxa"/>
        <w:tblLayout w:type="fixed"/>
        <w:tblLook w:val="04A0" w:firstRow="1" w:lastRow="0" w:firstColumn="1" w:lastColumn="0" w:noHBand="0" w:noVBand="1"/>
      </w:tblPr>
      <w:tblGrid>
        <w:gridCol w:w="2315"/>
        <w:gridCol w:w="2398"/>
        <w:gridCol w:w="924"/>
        <w:gridCol w:w="771"/>
        <w:gridCol w:w="1153"/>
        <w:gridCol w:w="924"/>
        <w:gridCol w:w="924"/>
        <w:gridCol w:w="1188"/>
        <w:gridCol w:w="1000"/>
        <w:gridCol w:w="924"/>
      </w:tblGrid>
      <w:tr w:rsidR="00936766" w14:paraId="6E49F961" w14:textId="77777777">
        <w:tc>
          <w:tcPr>
            <w:tcW w:w="2315" w:type="dxa"/>
            <w:tcBorders>
              <w:bottom w:val="single" w:sz="6" w:space="0" w:color="000000"/>
            </w:tcBorders>
            <w:vAlign w:val="bottom"/>
          </w:tcPr>
          <w:p w14:paraId="5311AEE5" w14:textId="77777777" w:rsidR="00936766" w:rsidRDefault="00397B73">
            <w:pPr>
              <w:pStyle w:val="Compact"/>
              <w:rPr>
                <w:sz w:val="20"/>
                <w:szCs w:val="20"/>
              </w:rPr>
            </w:pPr>
            <w:r>
              <w:rPr>
                <w:sz w:val="20"/>
                <w:szCs w:val="20"/>
              </w:rPr>
              <w:t>Model</w:t>
            </w:r>
          </w:p>
        </w:tc>
        <w:tc>
          <w:tcPr>
            <w:tcW w:w="2398" w:type="dxa"/>
            <w:tcBorders>
              <w:bottom w:val="single" w:sz="6" w:space="0" w:color="000000"/>
            </w:tcBorders>
            <w:vAlign w:val="bottom"/>
          </w:tcPr>
          <w:p w14:paraId="686F5CAF" w14:textId="77777777" w:rsidR="00936766" w:rsidRDefault="00397B73">
            <w:pPr>
              <w:pStyle w:val="Compact"/>
              <w:rPr>
                <w:sz w:val="20"/>
                <w:szCs w:val="20"/>
              </w:rPr>
            </w:pPr>
            <w:r>
              <w:rPr>
                <w:sz w:val="20"/>
                <w:szCs w:val="20"/>
              </w:rPr>
              <w:t>Parameter</w:t>
            </w:r>
          </w:p>
        </w:tc>
        <w:tc>
          <w:tcPr>
            <w:tcW w:w="924" w:type="dxa"/>
            <w:tcBorders>
              <w:bottom w:val="single" w:sz="6" w:space="0" w:color="000000"/>
            </w:tcBorders>
            <w:vAlign w:val="bottom"/>
          </w:tcPr>
          <w:p w14:paraId="13438915" w14:textId="77777777" w:rsidR="00936766" w:rsidRDefault="00397B73">
            <w:pPr>
              <w:pStyle w:val="Compact"/>
              <w:jc w:val="right"/>
              <w:rPr>
                <w:sz w:val="20"/>
                <w:szCs w:val="20"/>
              </w:rPr>
            </w:pPr>
            <w:r>
              <w:rPr>
                <w:sz w:val="20"/>
                <w:szCs w:val="20"/>
              </w:rPr>
              <w:t>Mean</w:t>
            </w:r>
          </w:p>
        </w:tc>
        <w:tc>
          <w:tcPr>
            <w:tcW w:w="771" w:type="dxa"/>
            <w:tcBorders>
              <w:bottom w:val="single" w:sz="6" w:space="0" w:color="000000"/>
            </w:tcBorders>
            <w:vAlign w:val="bottom"/>
          </w:tcPr>
          <w:p w14:paraId="20EEA680" w14:textId="77777777" w:rsidR="00936766" w:rsidRDefault="00397B73">
            <w:pPr>
              <w:pStyle w:val="Compact"/>
              <w:jc w:val="right"/>
              <w:rPr>
                <w:sz w:val="20"/>
                <w:szCs w:val="20"/>
              </w:rPr>
            </w:pPr>
            <w:r>
              <w:rPr>
                <w:sz w:val="20"/>
                <w:szCs w:val="20"/>
              </w:rPr>
              <w:t>SD</w:t>
            </w:r>
          </w:p>
        </w:tc>
        <w:tc>
          <w:tcPr>
            <w:tcW w:w="1153" w:type="dxa"/>
            <w:tcBorders>
              <w:bottom w:val="single" w:sz="6" w:space="0" w:color="000000"/>
            </w:tcBorders>
            <w:vAlign w:val="bottom"/>
          </w:tcPr>
          <w:p w14:paraId="7E7634FE" w14:textId="77777777" w:rsidR="00936766" w:rsidRDefault="00397B73">
            <w:pPr>
              <w:pStyle w:val="Compact"/>
              <w:jc w:val="right"/>
              <w:rPr>
                <w:sz w:val="20"/>
                <w:szCs w:val="20"/>
              </w:rPr>
            </w:pPr>
            <w:r>
              <w:rPr>
                <w:sz w:val="20"/>
                <w:szCs w:val="20"/>
              </w:rPr>
              <w:t>Median</w:t>
            </w:r>
          </w:p>
        </w:tc>
        <w:tc>
          <w:tcPr>
            <w:tcW w:w="924" w:type="dxa"/>
            <w:tcBorders>
              <w:bottom w:val="single" w:sz="6" w:space="0" w:color="000000"/>
            </w:tcBorders>
            <w:vAlign w:val="bottom"/>
          </w:tcPr>
          <w:p w14:paraId="17DBF2D5" w14:textId="77777777" w:rsidR="00936766" w:rsidRDefault="00397B73">
            <w:pPr>
              <w:pStyle w:val="Compact"/>
              <w:jc w:val="right"/>
              <w:rPr>
                <w:sz w:val="20"/>
                <w:szCs w:val="20"/>
              </w:rPr>
            </w:pPr>
            <w:r>
              <w:rPr>
                <w:sz w:val="20"/>
                <w:szCs w:val="20"/>
              </w:rPr>
              <w:t>Min</w:t>
            </w:r>
          </w:p>
        </w:tc>
        <w:tc>
          <w:tcPr>
            <w:tcW w:w="924" w:type="dxa"/>
            <w:tcBorders>
              <w:bottom w:val="single" w:sz="6" w:space="0" w:color="000000"/>
            </w:tcBorders>
            <w:vAlign w:val="bottom"/>
          </w:tcPr>
          <w:p w14:paraId="6BFF80E9" w14:textId="77777777" w:rsidR="00936766" w:rsidRDefault="00397B73">
            <w:pPr>
              <w:pStyle w:val="Compact"/>
              <w:jc w:val="right"/>
              <w:rPr>
                <w:sz w:val="20"/>
                <w:szCs w:val="20"/>
              </w:rPr>
            </w:pPr>
            <w:r>
              <w:rPr>
                <w:sz w:val="20"/>
                <w:szCs w:val="20"/>
              </w:rPr>
              <w:t>Max</w:t>
            </w:r>
          </w:p>
        </w:tc>
        <w:tc>
          <w:tcPr>
            <w:tcW w:w="1188" w:type="dxa"/>
            <w:tcBorders>
              <w:bottom w:val="single" w:sz="6" w:space="0" w:color="000000"/>
            </w:tcBorders>
            <w:vAlign w:val="bottom"/>
          </w:tcPr>
          <w:p w14:paraId="440158F0" w14:textId="77777777" w:rsidR="00936766" w:rsidRDefault="00397B73">
            <w:pPr>
              <w:pStyle w:val="Compact"/>
              <w:rPr>
                <w:sz w:val="20"/>
                <w:szCs w:val="20"/>
              </w:rPr>
            </w:pPr>
            <w:r>
              <w:rPr>
                <w:sz w:val="20"/>
                <w:szCs w:val="20"/>
              </w:rPr>
              <w:t>P-value</w:t>
            </w:r>
          </w:p>
        </w:tc>
        <w:tc>
          <w:tcPr>
            <w:tcW w:w="1000" w:type="dxa"/>
            <w:tcBorders>
              <w:bottom w:val="single" w:sz="6" w:space="0" w:color="000000"/>
            </w:tcBorders>
            <w:vAlign w:val="bottom"/>
          </w:tcPr>
          <w:p w14:paraId="02BDD76B" w14:textId="77777777" w:rsidR="00936766" w:rsidRDefault="00397B73">
            <w:pPr>
              <w:pStyle w:val="Compact"/>
              <w:jc w:val="right"/>
              <w:rPr>
                <w:sz w:val="20"/>
                <w:szCs w:val="20"/>
              </w:rPr>
            </w:pPr>
            <w:r>
              <w:rPr>
                <w:sz w:val="20"/>
                <w:szCs w:val="20"/>
              </w:rPr>
              <w:t>N</w:t>
            </w:r>
            <m:oMath>
              <m:sSub>
                <m:sSubPr>
                  <m:ctrlPr>
                    <w:rPr>
                      <w:rFonts w:ascii="Cambria Math" w:hAnsi="Cambria Math"/>
                    </w:rPr>
                  </m:ctrlPr>
                </m:sSubPr>
                <m:e/>
                <m:sub>
                  <m:r>
                    <w:rPr>
                      <w:rFonts w:ascii="Cambria Math" w:hAnsi="Cambria Math"/>
                    </w:rPr>
                    <m:t>eff</m:t>
                  </m:r>
                </m:sub>
              </m:sSub>
            </m:oMath>
          </w:p>
        </w:tc>
        <w:tc>
          <w:tcPr>
            <w:tcW w:w="924" w:type="dxa"/>
            <w:tcBorders>
              <w:bottom w:val="single" w:sz="6" w:space="0" w:color="000000"/>
            </w:tcBorders>
            <w:vAlign w:val="bottom"/>
          </w:tcPr>
          <w:p w14:paraId="47FDCA62" w14:textId="77777777" w:rsidR="00936766" w:rsidRDefault="00397B73">
            <w:pPr>
              <w:pStyle w:val="Compact"/>
              <w:jc w:val="right"/>
              <w:rPr>
                <w:sz w:val="20"/>
                <w:szCs w:val="20"/>
              </w:rPr>
            </w:pPr>
            <m:oMathPara>
              <m:oMathParaPr>
                <m:jc m:val="right"/>
              </m:oMathParaPr>
              <m:oMath>
                <m:acc>
                  <m:accPr>
                    <m:chr m:val="^"/>
                    <m:ctrlPr>
                      <w:rPr>
                        <w:rFonts w:ascii="Cambria Math" w:hAnsi="Cambria Math"/>
                      </w:rPr>
                    </m:ctrlPr>
                  </m:accPr>
                  <m:e>
                    <m:r>
                      <w:rPr>
                        <w:rFonts w:ascii="Cambria Math" w:hAnsi="Cambria Math"/>
                      </w:rPr>
                      <m:t>R</m:t>
                    </m:r>
                  </m:e>
                </m:acc>
              </m:oMath>
            </m:oMathPara>
          </w:p>
        </w:tc>
      </w:tr>
      <w:tr w:rsidR="00936766" w14:paraId="375023B0" w14:textId="77777777">
        <w:tc>
          <w:tcPr>
            <w:tcW w:w="2315" w:type="dxa"/>
          </w:tcPr>
          <w:p w14:paraId="26F0DEAC" w14:textId="77777777" w:rsidR="00936766" w:rsidRDefault="00936766">
            <w:pPr>
              <w:rPr>
                <w:sz w:val="20"/>
                <w:szCs w:val="20"/>
              </w:rPr>
            </w:pPr>
          </w:p>
        </w:tc>
        <w:tc>
          <w:tcPr>
            <w:tcW w:w="2398" w:type="dxa"/>
          </w:tcPr>
          <w:p w14:paraId="019B3DA3" w14:textId="77777777" w:rsidR="00936766" w:rsidRDefault="00397B73">
            <w:pPr>
              <w:pStyle w:val="Compact"/>
              <w:rPr>
                <w:sz w:val="20"/>
                <w:szCs w:val="20"/>
              </w:rPr>
            </w:pPr>
            <w:r>
              <w:rPr>
                <w:sz w:val="20"/>
                <w:szCs w:val="20"/>
              </w:rPr>
              <w:t>Intercept</w:t>
            </w:r>
          </w:p>
        </w:tc>
        <w:tc>
          <w:tcPr>
            <w:tcW w:w="924" w:type="dxa"/>
          </w:tcPr>
          <w:p w14:paraId="3B983ED4" w14:textId="77777777" w:rsidR="00936766" w:rsidRDefault="00397B73">
            <w:pPr>
              <w:pStyle w:val="Compact"/>
              <w:jc w:val="right"/>
              <w:rPr>
                <w:sz w:val="20"/>
                <w:szCs w:val="20"/>
              </w:rPr>
            </w:pPr>
            <w:r>
              <w:rPr>
                <w:sz w:val="20"/>
                <w:szCs w:val="20"/>
              </w:rPr>
              <w:t>3.76</w:t>
            </w:r>
          </w:p>
        </w:tc>
        <w:tc>
          <w:tcPr>
            <w:tcW w:w="771" w:type="dxa"/>
          </w:tcPr>
          <w:p w14:paraId="5AAF0FBA" w14:textId="77777777" w:rsidR="00936766" w:rsidRDefault="00397B73">
            <w:pPr>
              <w:pStyle w:val="Compact"/>
              <w:jc w:val="right"/>
              <w:rPr>
                <w:sz w:val="20"/>
                <w:szCs w:val="20"/>
              </w:rPr>
            </w:pPr>
            <w:r>
              <w:rPr>
                <w:sz w:val="20"/>
                <w:szCs w:val="20"/>
              </w:rPr>
              <w:t>0.05</w:t>
            </w:r>
          </w:p>
        </w:tc>
        <w:tc>
          <w:tcPr>
            <w:tcW w:w="1153" w:type="dxa"/>
          </w:tcPr>
          <w:p w14:paraId="08FB272B" w14:textId="77777777" w:rsidR="00936766" w:rsidRDefault="00397B73">
            <w:pPr>
              <w:pStyle w:val="Compact"/>
              <w:jc w:val="right"/>
              <w:rPr>
                <w:sz w:val="20"/>
                <w:szCs w:val="20"/>
              </w:rPr>
            </w:pPr>
            <w:r>
              <w:rPr>
                <w:sz w:val="20"/>
                <w:szCs w:val="20"/>
              </w:rPr>
              <w:t>3.77</w:t>
            </w:r>
          </w:p>
        </w:tc>
        <w:tc>
          <w:tcPr>
            <w:tcW w:w="924" w:type="dxa"/>
          </w:tcPr>
          <w:p w14:paraId="261A52DF" w14:textId="77777777" w:rsidR="00936766" w:rsidRDefault="00397B73">
            <w:pPr>
              <w:pStyle w:val="Compact"/>
              <w:jc w:val="right"/>
              <w:rPr>
                <w:sz w:val="20"/>
                <w:szCs w:val="20"/>
              </w:rPr>
            </w:pPr>
            <w:r>
              <w:rPr>
                <w:sz w:val="20"/>
                <w:szCs w:val="20"/>
              </w:rPr>
              <w:t>3.66</w:t>
            </w:r>
          </w:p>
        </w:tc>
        <w:tc>
          <w:tcPr>
            <w:tcW w:w="924" w:type="dxa"/>
          </w:tcPr>
          <w:p w14:paraId="5AE9FBF8" w14:textId="77777777" w:rsidR="00936766" w:rsidRDefault="00397B73">
            <w:pPr>
              <w:pStyle w:val="Compact"/>
              <w:jc w:val="right"/>
              <w:rPr>
                <w:sz w:val="20"/>
                <w:szCs w:val="20"/>
              </w:rPr>
            </w:pPr>
            <w:r>
              <w:rPr>
                <w:sz w:val="20"/>
                <w:szCs w:val="20"/>
              </w:rPr>
              <w:t>3.87</w:t>
            </w:r>
          </w:p>
        </w:tc>
        <w:tc>
          <w:tcPr>
            <w:tcW w:w="1188" w:type="dxa"/>
          </w:tcPr>
          <w:p w14:paraId="5D743375" w14:textId="77777777" w:rsidR="00936766" w:rsidRDefault="00397B73">
            <w:pPr>
              <w:pStyle w:val="Compact"/>
              <w:rPr>
                <w:sz w:val="20"/>
                <w:szCs w:val="20"/>
              </w:rPr>
            </w:pPr>
            <w:r>
              <w:rPr>
                <w:sz w:val="20"/>
                <w:szCs w:val="20"/>
              </w:rPr>
              <w:t>0.0001</w:t>
            </w:r>
          </w:p>
        </w:tc>
        <w:tc>
          <w:tcPr>
            <w:tcW w:w="1000" w:type="dxa"/>
          </w:tcPr>
          <w:p w14:paraId="4DE6EB97" w14:textId="77777777" w:rsidR="00936766" w:rsidRDefault="00397B73">
            <w:pPr>
              <w:pStyle w:val="Compact"/>
              <w:jc w:val="right"/>
              <w:rPr>
                <w:sz w:val="20"/>
                <w:szCs w:val="20"/>
              </w:rPr>
            </w:pPr>
            <w:r>
              <w:rPr>
                <w:sz w:val="20"/>
                <w:szCs w:val="20"/>
              </w:rPr>
              <w:t>855</w:t>
            </w:r>
          </w:p>
        </w:tc>
        <w:tc>
          <w:tcPr>
            <w:tcW w:w="924" w:type="dxa"/>
          </w:tcPr>
          <w:p w14:paraId="2EE8E2C3" w14:textId="77777777" w:rsidR="00936766" w:rsidRDefault="00397B73">
            <w:pPr>
              <w:pStyle w:val="Compact"/>
              <w:jc w:val="right"/>
              <w:rPr>
                <w:sz w:val="20"/>
                <w:szCs w:val="20"/>
              </w:rPr>
            </w:pPr>
            <w:r>
              <w:rPr>
                <w:sz w:val="20"/>
                <w:szCs w:val="20"/>
              </w:rPr>
              <w:t>1.005</w:t>
            </w:r>
          </w:p>
        </w:tc>
      </w:tr>
      <w:tr w:rsidR="00936766" w14:paraId="46CBF495" w14:textId="77777777">
        <w:tc>
          <w:tcPr>
            <w:tcW w:w="2315" w:type="dxa"/>
          </w:tcPr>
          <w:p w14:paraId="1875F068" w14:textId="77777777" w:rsidR="00936766" w:rsidRDefault="00936766">
            <w:pPr>
              <w:rPr>
                <w:sz w:val="20"/>
                <w:szCs w:val="20"/>
              </w:rPr>
            </w:pPr>
          </w:p>
        </w:tc>
        <w:tc>
          <w:tcPr>
            <w:tcW w:w="2398" w:type="dxa"/>
          </w:tcPr>
          <w:p w14:paraId="7F94749C" w14:textId="77777777" w:rsidR="00936766" w:rsidRDefault="00397B73">
            <w:pPr>
              <w:pStyle w:val="Compact"/>
              <w:rPr>
                <w:sz w:val="20"/>
                <w:szCs w:val="20"/>
              </w:rPr>
            </w:pPr>
            <w:r>
              <w:rPr>
                <w:sz w:val="20"/>
                <w:szCs w:val="20"/>
              </w:rPr>
              <w:t>HB distance</w:t>
            </w:r>
          </w:p>
        </w:tc>
        <w:tc>
          <w:tcPr>
            <w:tcW w:w="924" w:type="dxa"/>
          </w:tcPr>
          <w:p w14:paraId="7D4A72AA" w14:textId="77777777" w:rsidR="00936766" w:rsidRDefault="00397B73">
            <w:pPr>
              <w:pStyle w:val="Compact"/>
              <w:jc w:val="right"/>
              <w:rPr>
                <w:sz w:val="20"/>
                <w:szCs w:val="20"/>
              </w:rPr>
            </w:pPr>
            <w:r>
              <w:rPr>
                <w:sz w:val="20"/>
                <w:szCs w:val="20"/>
              </w:rPr>
              <w:t>0.02</w:t>
            </w:r>
          </w:p>
        </w:tc>
        <w:tc>
          <w:tcPr>
            <w:tcW w:w="771" w:type="dxa"/>
          </w:tcPr>
          <w:p w14:paraId="2C1DD679" w14:textId="77777777" w:rsidR="00936766" w:rsidRDefault="00397B73">
            <w:pPr>
              <w:pStyle w:val="Compact"/>
              <w:jc w:val="right"/>
              <w:rPr>
                <w:sz w:val="20"/>
                <w:szCs w:val="20"/>
              </w:rPr>
            </w:pPr>
            <w:r>
              <w:rPr>
                <w:sz w:val="20"/>
                <w:szCs w:val="20"/>
              </w:rPr>
              <w:t>0.01</w:t>
            </w:r>
          </w:p>
        </w:tc>
        <w:tc>
          <w:tcPr>
            <w:tcW w:w="1153" w:type="dxa"/>
          </w:tcPr>
          <w:p w14:paraId="0FB9BD65" w14:textId="77777777" w:rsidR="00936766" w:rsidRDefault="00397B73">
            <w:pPr>
              <w:pStyle w:val="Compact"/>
              <w:jc w:val="right"/>
              <w:rPr>
                <w:sz w:val="20"/>
                <w:szCs w:val="20"/>
              </w:rPr>
            </w:pPr>
            <w:r>
              <w:rPr>
                <w:sz w:val="20"/>
                <w:szCs w:val="20"/>
              </w:rPr>
              <w:t>0.02</w:t>
            </w:r>
          </w:p>
        </w:tc>
        <w:tc>
          <w:tcPr>
            <w:tcW w:w="924" w:type="dxa"/>
          </w:tcPr>
          <w:p w14:paraId="63A39292" w14:textId="77777777" w:rsidR="00936766" w:rsidRDefault="00397B73">
            <w:pPr>
              <w:pStyle w:val="Compact"/>
              <w:jc w:val="right"/>
              <w:rPr>
                <w:sz w:val="20"/>
                <w:szCs w:val="20"/>
              </w:rPr>
            </w:pPr>
            <w:r>
              <w:rPr>
                <w:sz w:val="20"/>
                <w:szCs w:val="20"/>
              </w:rPr>
              <w:t>0.00</w:t>
            </w:r>
          </w:p>
        </w:tc>
        <w:tc>
          <w:tcPr>
            <w:tcW w:w="924" w:type="dxa"/>
          </w:tcPr>
          <w:p w14:paraId="153AE4CD" w14:textId="77777777" w:rsidR="00936766" w:rsidRDefault="00397B73">
            <w:pPr>
              <w:pStyle w:val="Compact"/>
              <w:jc w:val="right"/>
              <w:rPr>
                <w:sz w:val="20"/>
                <w:szCs w:val="20"/>
              </w:rPr>
            </w:pPr>
            <w:r>
              <w:rPr>
                <w:sz w:val="20"/>
                <w:szCs w:val="20"/>
              </w:rPr>
              <w:t>0.04</w:t>
            </w:r>
          </w:p>
        </w:tc>
        <w:tc>
          <w:tcPr>
            <w:tcW w:w="1188" w:type="dxa"/>
          </w:tcPr>
          <w:p w14:paraId="0F684652" w14:textId="77777777" w:rsidR="00936766" w:rsidRDefault="00397B73">
            <w:pPr>
              <w:pStyle w:val="Compact"/>
              <w:rPr>
                <w:sz w:val="20"/>
                <w:szCs w:val="20"/>
              </w:rPr>
            </w:pPr>
            <w:r>
              <w:rPr>
                <w:sz w:val="20"/>
                <w:szCs w:val="20"/>
              </w:rPr>
              <w:t>0.0868</w:t>
            </w:r>
          </w:p>
        </w:tc>
        <w:tc>
          <w:tcPr>
            <w:tcW w:w="1000" w:type="dxa"/>
          </w:tcPr>
          <w:p w14:paraId="2E5E73F5" w14:textId="77777777" w:rsidR="00936766" w:rsidRDefault="00397B73">
            <w:pPr>
              <w:pStyle w:val="Compact"/>
              <w:jc w:val="right"/>
              <w:rPr>
                <w:sz w:val="20"/>
                <w:szCs w:val="20"/>
              </w:rPr>
            </w:pPr>
            <w:r>
              <w:rPr>
                <w:sz w:val="20"/>
                <w:szCs w:val="20"/>
              </w:rPr>
              <w:t>10154</w:t>
            </w:r>
          </w:p>
        </w:tc>
        <w:tc>
          <w:tcPr>
            <w:tcW w:w="924" w:type="dxa"/>
          </w:tcPr>
          <w:p w14:paraId="7893525F" w14:textId="77777777" w:rsidR="00936766" w:rsidRDefault="00397B73">
            <w:pPr>
              <w:pStyle w:val="Compact"/>
              <w:jc w:val="right"/>
              <w:rPr>
                <w:sz w:val="20"/>
                <w:szCs w:val="20"/>
              </w:rPr>
            </w:pPr>
            <w:r>
              <w:rPr>
                <w:sz w:val="20"/>
                <w:szCs w:val="20"/>
              </w:rPr>
              <w:t>1.000</w:t>
            </w:r>
          </w:p>
        </w:tc>
      </w:tr>
      <w:tr w:rsidR="00936766" w14:paraId="1209EB08" w14:textId="77777777">
        <w:tc>
          <w:tcPr>
            <w:tcW w:w="2315" w:type="dxa"/>
          </w:tcPr>
          <w:p w14:paraId="1972CB87" w14:textId="77777777" w:rsidR="00936766" w:rsidRDefault="00936766">
            <w:pPr>
              <w:rPr>
                <w:sz w:val="20"/>
                <w:szCs w:val="20"/>
              </w:rPr>
            </w:pPr>
          </w:p>
        </w:tc>
        <w:tc>
          <w:tcPr>
            <w:tcW w:w="2398" w:type="dxa"/>
          </w:tcPr>
          <w:p w14:paraId="63F6B3E3" w14:textId="77777777" w:rsidR="00936766" w:rsidRDefault="00397B73">
            <w:pPr>
              <w:pStyle w:val="Compact"/>
              <w:rPr>
                <w:sz w:val="20"/>
                <w:szCs w:val="20"/>
              </w:rPr>
            </w:pPr>
            <w:r>
              <w:rPr>
                <w:sz w:val="20"/>
                <w:szCs w:val="20"/>
              </w:rPr>
              <w:t>Sigma</w:t>
            </w:r>
          </w:p>
        </w:tc>
        <w:tc>
          <w:tcPr>
            <w:tcW w:w="924" w:type="dxa"/>
          </w:tcPr>
          <w:p w14:paraId="0A5FEE00" w14:textId="77777777" w:rsidR="00936766" w:rsidRDefault="00397B73">
            <w:pPr>
              <w:pStyle w:val="Compact"/>
              <w:jc w:val="right"/>
              <w:rPr>
                <w:sz w:val="20"/>
                <w:szCs w:val="20"/>
              </w:rPr>
            </w:pPr>
            <w:r>
              <w:rPr>
                <w:sz w:val="20"/>
                <w:szCs w:val="20"/>
              </w:rPr>
              <w:t>0.31</w:t>
            </w:r>
          </w:p>
        </w:tc>
        <w:tc>
          <w:tcPr>
            <w:tcW w:w="771" w:type="dxa"/>
          </w:tcPr>
          <w:p w14:paraId="1D3A2402" w14:textId="77777777" w:rsidR="00936766" w:rsidRDefault="00397B73">
            <w:pPr>
              <w:pStyle w:val="Compact"/>
              <w:jc w:val="right"/>
              <w:rPr>
                <w:sz w:val="20"/>
                <w:szCs w:val="20"/>
              </w:rPr>
            </w:pPr>
            <w:r>
              <w:rPr>
                <w:sz w:val="20"/>
                <w:szCs w:val="20"/>
              </w:rPr>
              <w:t>0.02</w:t>
            </w:r>
          </w:p>
        </w:tc>
        <w:tc>
          <w:tcPr>
            <w:tcW w:w="1153" w:type="dxa"/>
          </w:tcPr>
          <w:p w14:paraId="5A84286F" w14:textId="77777777" w:rsidR="00936766" w:rsidRDefault="00397B73">
            <w:pPr>
              <w:pStyle w:val="Compact"/>
              <w:jc w:val="right"/>
              <w:rPr>
                <w:sz w:val="20"/>
                <w:szCs w:val="20"/>
              </w:rPr>
            </w:pPr>
            <w:r>
              <w:rPr>
                <w:sz w:val="20"/>
                <w:szCs w:val="20"/>
              </w:rPr>
              <w:t>0.31</w:t>
            </w:r>
          </w:p>
        </w:tc>
        <w:tc>
          <w:tcPr>
            <w:tcW w:w="924" w:type="dxa"/>
          </w:tcPr>
          <w:p w14:paraId="1B0FFDA6" w14:textId="77777777" w:rsidR="00936766" w:rsidRDefault="00397B73">
            <w:pPr>
              <w:pStyle w:val="Compact"/>
              <w:jc w:val="right"/>
              <w:rPr>
                <w:sz w:val="20"/>
                <w:szCs w:val="20"/>
              </w:rPr>
            </w:pPr>
            <w:r>
              <w:rPr>
                <w:sz w:val="20"/>
                <w:szCs w:val="20"/>
              </w:rPr>
              <w:t>0.28</w:t>
            </w:r>
          </w:p>
        </w:tc>
        <w:tc>
          <w:tcPr>
            <w:tcW w:w="924" w:type="dxa"/>
          </w:tcPr>
          <w:p w14:paraId="4F827C2E" w14:textId="77777777" w:rsidR="00936766" w:rsidRDefault="00397B73">
            <w:pPr>
              <w:pStyle w:val="Compact"/>
              <w:jc w:val="right"/>
              <w:rPr>
                <w:sz w:val="20"/>
                <w:szCs w:val="20"/>
              </w:rPr>
            </w:pPr>
            <w:r>
              <w:rPr>
                <w:sz w:val="20"/>
                <w:szCs w:val="20"/>
              </w:rPr>
              <w:t>0.34</w:t>
            </w:r>
          </w:p>
        </w:tc>
        <w:tc>
          <w:tcPr>
            <w:tcW w:w="1188" w:type="dxa"/>
          </w:tcPr>
          <w:p w14:paraId="5BE2D75C" w14:textId="77777777" w:rsidR="00936766" w:rsidRDefault="00397B73">
            <w:pPr>
              <w:pStyle w:val="Compact"/>
              <w:rPr>
                <w:sz w:val="20"/>
                <w:szCs w:val="20"/>
              </w:rPr>
            </w:pPr>
            <w:r>
              <w:rPr>
                <w:sz w:val="20"/>
                <w:szCs w:val="20"/>
              </w:rPr>
              <w:t>-</w:t>
            </w:r>
          </w:p>
        </w:tc>
        <w:tc>
          <w:tcPr>
            <w:tcW w:w="1000" w:type="dxa"/>
          </w:tcPr>
          <w:p w14:paraId="286CDEC8" w14:textId="77777777" w:rsidR="00936766" w:rsidRDefault="00397B73">
            <w:pPr>
              <w:pStyle w:val="Compact"/>
              <w:jc w:val="right"/>
              <w:rPr>
                <w:sz w:val="20"/>
                <w:szCs w:val="20"/>
              </w:rPr>
            </w:pPr>
            <w:r>
              <w:rPr>
                <w:sz w:val="20"/>
                <w:szCs w:val="20"/>
              </w:rPr>
              <w:t>5039</w:t>
            </w:r>
          </w:p>
        </w:tc>
        <w:tc>
          <w:tcPr>
            <w:tcW w:w="924" w:type="dxa"/>
          </w:tcPr>
          <w:p w14:paraId="73AB69E2" w14:textId="77777777" w:rsidR="00936766" w:rsidRDefault="00397B73">
            <w:pPr>
              <w:pStyle w:val="Compact"/>
              <w:jc w:val="right"/>
              <w:rPr>
                <w:sz w:val="20"/>
                <w:szCs w:val="20"/>
              </w:rPr>
            </w:pPr>
            <w:r>
              <w:rPr>
                <w:sz w:val="20"/>
                <w:szCs w:val="20"/>
              </w:rPr>
              <w:t>0.999</w:t>
            </w:r>
          </w:p>
        </w:tc>
      </w:tr>
      <w:tr w:rsidR="00936766" w14:paraId="3B46F60A" w14:textId="77777777">
        <w:tc>
          <w:tcPr>
            <w:tcW w:w="2315" w:type="dxa"/>
          </w:tcPr>
          <w:p w14:paraId="218A42FD" w14:textId="77777777" w:rsidR="00936766" w:rsidRDefault="00936766">
            <w:pPr>
              <w:rPr>
                <w:sz w:val="20"/>
                <w:szCs w:val="20"/>
              </w:rPr>
            </w:pPr>
          </w:p>
        </w:tc>
        <w:tc>
          <w:tcPr>
            <w:tcW w:w="2398" w:type="dxa"/>
          </w:tcPr>
          <w:p w14:paraId="50389669" w14:textId="77777777" w:rsidR="00936766" w:rsidRDefault="00397B73">
            <w:pPr>
              <w:pStyle w:val="Compact"/>
              <w:rPr>
                <w:sz w:val="20"/>
                <w:szCs w:val="20"/>
              </w:rPr>
            </w:pPr>
            <w:r>
              <w:rPr>
                <w:sz w:val="20"/>
                <w:szCs w:val="20"/>
              </w:rPr>
              <w:t>Sigma (field)</w:t>
            </w:r>
          </w:p>
        </w:tc>
        <w:tc>
          <w:tcPr>
            <w:tcW w:w="924" w:type="dxa"/>
          </w:tcPr>
          <w:p w14:paraId="25EF2452" w14:textId="77777777" w:rsidR="00936766" w:rsidRDefault="00397B73">
            <w:pPr>
              <w:pStyle w:val="Compact"/>
              <w:jc w:val="right"/>
              <w:rPr>
                <w:sz w:val="20"/>
                <w:szCs w:val="20"/>
              </w:rPr>
            </w:pPr>
            <w:r>
              <w:rPr>
                <w:sz w:val="20"/>
                <w:szCs w:val="20"/>
              </w:rPr>
              <w:t>0.37</w:t>
            </w:r>
          </w:p>
        </w:tc>
        <w:tc>
          <w:tcPr>
            <w:tcW w:w="771" w:type="dxa"/>
          </w:tcPr>
          <w:p w14:paraId="62512006" w14:textId="77777777" w:rsidR="00936766" w:rsidRDefault="00397B73">
            <w:pPr>
              <w:pStyle w:val="Compact"/>
              <w:jc w:val="right"/>
              <w:rPr>
                <w:sz w:val="20"/>
                <w:szCs w:val="20"/>
              </w:rPr>
            </w:pPr>
            <w:r>
              <w:rPr>
                <w:sz w:val="20"/>
                <w:szCs w:val="20"/>
              </w:rPr>
              <w:t>0.04</w:t>
            </w:r>
          </w:p>
        </w:tc>
        <w:tc>
          <w:tcPr>
            <w:tcW w:w="1153" w:type="dxa"/>
          </w:tcPr>
          <w:p w14:paraId="5D4675E5" w14:textId="77777777" w:rsidR="00936766" w:rsidRDefault="00397B73">
            <w:pPr>
              <w:pStyle w:val="Compact"/>
              <w:jc w:val="right"/>
              <w:rPr>
                <w:sz w:val="20"/>
                <w:szCs w:val="20"/>
              </w:rPr>
            </w:pPr>
            <w:r>
              <w:rPr>
                <w:sz w:val="20"/>
                <w:szCs w:val="20"/>
              </w:rPr>
              <w:t>0.37</w:t>
            </w:r>
          </w:p>
        </w:tc>
        <w:tc>
          <w:tcPr>
            <w:tcW w:w="924" w:type="dxa"/>
          </w:tcPr>
          <w:p w14:paraId="7325CBB9" w14:textId="77777777" w:rsidR="00936766" w:rsidRDefault="00397B73">
            <w:pPr>
              <w:pStyle w:val="Compact"/>
              <w:jc w:val="right"/>
              <w:rPr>
                <w:sz w:val="20"/>
                <w:szCs w:val="20"/>
              </w:rPr>
            </w:pPr>
            <w:r>
              <w:rPr>
                <w:sz w:val="20"/>
                <w:szCs w:val="20"/>
              </w:rPr>
              <w:t>0.30</w:t>
            </w:r>
          </w:p>
        </w:tc>
        <w:tc>
          <w:tcPr>
            <w:tcW w:w="924" w:type="dxa"/>
          </w:tcPr>
          <w:p w14:paraId="0C0569E0" w14:textId="77777777" w:rsidR="00936766" w:rsidRDefault="00397B73">
            <w:pPr>
              <w:pStyle w:val="Compact"/>
              <w:jc w:val="right"/>
              <w:rPr>
                <w:sz w:val="20"/>
                <w:szCs w:val="20"/>
              </w:rPr>
            </w:pPr>
            <w:r>
              <w:rPr>
                <w:sz w:val="20"/>
                <w:szCs w:val="20"/>
              </w:rPr>
              <w:t>0.46</w:t>
            </w:r>
          </w:p>
        </w:tc>
        <w:tc>
          <w:tcPr>
            <w:tcW w:w="1188" w:type="dxa"/>
          </w:tcPr>
          <w:p w14:paraId="46BB7EFB" w14:textId="77777777" w:rsidR="00936766" w:rsidRDefault="00397B73">
            <w:pPr>
              <w:pStyle w:val="Compact"/>
              <w:rPr>
                <w:sz w:val="20"/>
                <w:szCs w:val="20"/>
              </w:rPr>
            </w:pPr>
            <w:r>
              <w:rPr>
                <w:sz w:val="20"/>
                <w:szCs w:val="20"/>
              </w:rPr>
              <w:t>-</w:t>
            </w:r>
          </w:p>
        </w:tc>
        <w:tc>
          <w:tcPr>
            <w:tcW w:w="1000" w:type="dxa"/>
          </w:tcPr>
          <w:p w14:paraId="22033D66" w14:textId="77777777" w:rsidR="00936766" w:rsidRDefault="00397B73">
            <w:pPr>
              <w:pStyle w:val="Compact"/>
              <w:jc w:val="right"/>
              <w:rPr>
                <w:sz w:val="20"/>
                <w:szCs w:val="20"/>
              </w:rPr>
            </w:pPr>
            <w:r>
              <w:rPr>
                <w:sz w:val="20"/>
                <w:szCs w:val="20"/>
              </w:rPr>
              <w:t>3774</w:t>
            </w:r>
          </w:p>
        </w:tc>
        <w:tc>
          <w:tcPr>
            <w:tcW w:w="924" w:type="dxa"/>
          </w:tcPr>
          <w:p w14:paraId="71574034" w14:textId="77777777" w:rsidR="00936766" w:rsidRDefault="00397B73">
            <w:pPr>
              <w:pStyle w:val="Compact"/>
              <w:jc w:val="right"/>
              <w:rPr>
                <w:sz w:val="20"/>
                <w:szCs w:val="20"/>
              </w:rPr>
            </w:pPr>
            <w:r>
              <w:rPr>
                <w:sz w:val="20"/>
                <w:szCs w:val="20"/>
              </w:rPr>
              <w:t>1.000</w:t>
            </w:r>
          </w:p>
        </w:tc>
      </w:tr>
      <w:tr w:rsidR="00936766" w14:paraId="1630C466" w14:textId="77777777">
        <w:tc>
          <w:tcPr>
            <w:tcW w:w="2315" w:type="dxa"/>
          </w:tcPr>
          <w:p w14:paraId="2C59ADE2" w14:textId="77777777" w:rsidR="00936766" w:rsidRDefault="00936766">
            <w:pPr>
              <w:rPr>
                <w:sz w:val="20"/>
                <w:szCs w:val="20"/>
              </w:rPr>
            </w:pPr>
          </w:p>
        </w:tc>
        <w:tc>
          <w:tcPr>
            <w:tcW w:w="2398" w:type="dxa"/>
          </w:tcPr>
          <w:p w14:paraId="07707F30" w14:textId="77777777" w:rsidR="00936766" w:rsidRDefault="00397B73">
            <w:pPr>
              <w:pStyle w:val="Compact"/>
              <w:rPr>
                <w:sz w:val="20"/>
                <w:szCs w:val="20"/>
              </w:rPr>
            </w:pPr>
            <w:r>
              <w:rPr>
                <w:sz w:val="20"/>
                <w:szCs w:val="20"/>
              </w:rPr>
              <w:t>Intercept</w:t>
            </w:r>
          </w:p>
        </w:tc>
        <w:tc>
          <w:tcPr>
            <w:tcW w:w="924" w:type="dxa"/>
          </w:tcPr>
          <w:p w14:paraId="01CBFDE1" w14:textId="77777777" w:rsidR="00936766" w:rsidRDefault="00397B73">
            <w:pPr>
              <w:pStyle w:val="Compact"/>
              <w:jc w:val="right"/>
              <w:rPr>
                <w:sz w:val="20"/>
                <w:szCs w:val="20"/>
              </w:rPr>
            </w:pPr>
            <w:r>
              <w:rPr>
                <w:sz w:val="20"/>
                <w:szCs w:val="20"/>
              </w:rPr>
              <w:t>5.24</w:t>
            </w:r>
          </w:p>
        </w:tc>
        <w:tc>
          <w:tcPr>
            <w:tcW w:w="771" w:type="dxa"/>
          </w:tcPr>
          <w:p w14:paraId="09D73F03" w14:textId="77777777" w:rsidR="00936766" w:rsidRDefault="00397B73">
            <w:pPr>
              <w:pStyle w:val="Compact"/>
              <w:jc w:val="right"/>
              <w:rPr>
                <w:sz w:val="20"/>
                <w:szCs w:val="20"/>
              </w:rPr>
            </w:pPr>
            <w:r>
              <w:rPr>
                <w:sz w:val="20"/>
                <w:szCs w:val="20"/>
              </w:rPr>
              <w:t>0.24</w:t>
            </w:r>
          </w:p>
        </w:tc>
        <w:tc>
          <w:tcPr>
            <w:tcW w:w="1153" w:type="dxa"/>
          </w:tcPr>
          <w:p w14:paraId="21991842" w14:textId="77777777" w:rsidR="00936766" w:rsidRDefault="00397B73">
            <w:pPr>
              <w:pStyle w:val="Compact"/>
              <w:jc w:val="right"/>
              <w:rPr>
                <w:sz w:val="20"/>
                <w:szCs w:val="20"/>
              </w:rPr>
            </w:pPr>
            <w:r>
              <w:rPr>
                <w:sz w:val="20"/>
                <w:szCs w:val="20"/>
              </w:rPr>
              <w:t>5.24</w:t>
            </w:r>
          </w:p>
        </w:tc>
        <w:tc>
          <w:tcPr>
            <w:tcW w:w="924" w:type="dxa"/>
          </w:tcPr>
          <w:p w14:paraId="09444EFF" w14:textId="77777777" w:rsidR="00936766" w:rsidRDefault="00397B73">
            <w:pPr>
              <w:pStyle w:val="Compact"/>
              <w:jc w:val="right"/>
              <w:rPr>
                <w:sz w:val="20"/>
                <w:szCs w:val="20"/>
              </w:rPr>
            </w:pPr>
            <w:r>
              <w:rPr>
                <w:sz w:val="20"/>
                <w:szCs w:val="20"/>
              </w:rPr>
              <w:t>4.77</w:t>
            </w:r>
          </w:p>
        </w:tc>
        <w:tc>
          <w:tcPr>
            <w:tcW w:w="924" w:type="dxa"/>
          </w:tcPr>
          <w:p w14:paraId="1C974B9E" w14:textId="77777777" w:rsidR="00936766" w:rsidRDefault="00397B73">
            <w:pPr>
              <w:pStyle w:val="Compact"/>
              <w:jc w:val="right"/>
              <w:rPr>
                <w:sz w:val="20"/>
                <w:szCs w:val="20"/>
              </w:rPr>
            </w:pPr>
            <w:r>
              <w:rPr>
                <w:sz w:val="20"/>
                <w:szCs w:val="20"/>
              </w:rPr>
              <w:t>5.72</w:t>
            </w:r>
          </w:p>
        </w:tc>
        <w:tc>
          <w:tcPr>
            <w:tcW w:w="1188" w:type="dxa"/>
          </w:tcPr>
          <w:p w14:paraId="733CA65A" w14:textId="77777777" w:rsidR="00936766" w:rsidRDefault="00397B73">
            <w:pPr>
              <w:pStyle w:val="Compact"/>
              <w:rPr>
                <w:sz w:val="20"/>
                <w:szCs w:val="20"/>
              </w:rPr>
            </w:pPr>
            <w:r>
              <w:rPr>
                <w:sz w:val="20"/>
                <w:szCs w:val="20"/>
              </w:rPr>
              <w:t>0.0001</w:t>
            </w:r>
          </w:p>
        </w:tc>
        <w:tc>
          <w:tcPr>
            <w:tcW w:w="1000" w:type="dxa"/>
          </w:tcPr>
          <w:p w14:paraId="78C6CADB" w14:textId="77777777" w:rsidR="00936766" w:rsidRDefault="00397B73">
            <w:pPr>
              <w:pStyle w:val="Compact"/>
              <w:jc w:val="right"/>
              <w:rPr>
                <w:sz w:val="20"/>
                <w:szCs w:val="20"/>
              </w:rPr>
            </w:pPr>
            <w:r>
              <w:rPr>
                <w:sz w:val="20"/>
                <w:szCs w:val="20"/>
              </w:rPr>
              <w:t>2108</w:t>
            </w:r>
          </w:p>
        </w:tc>
        <w:tc>
          <w:tcPr>
            <w:tcW w:w="924" w:type="dxa"/>
          </w:tcPr>
          <w:p w14:paraId="7D613B66" w14:textId="77777777" w:rsidR="00936766" w:rsidRDefault="00397B73">
            <w:pPr>
              <w:pStyle w:val="Compact"/>
              <w:jc w:val="right"/>
              <w:rPr>
                <w:sz w:val="20"/>
                <w:szCs w:val="20"/>
              </w:rPr>
            </w:pPr>
            <w:r>
              <w:rPr>
                <w:sz w:val="20"/>
                <w:szCs w:val="20"/>
              </w:rPr>
              <w:t>1.001</w:t>
            </w:r>
          </w:p>
        </w:tc>
      </w:tr>
      <w:tr w:rsidR="00936766" w14:paraId="1BFB894C" w14:textId="77777777">
        <w:tc>
          <w:tcPr>
            <w:tcW w:w="2315" w:type="dxa"/>
          </w:tcPr>
          <w:p w14:paraId="67EB38C5" w14:textId="77777777" w:rsidR="00936766" w:rsidRDefault="00936766">
            <w:pPr>
              <w:rPr>
                <w:sz w:val="20"/>
                <w:szCs w:val="20"/>
              </w:rPr>
            </w:pPr>
          </w:p>
        </w:tc>
        <w:tc>
          <w:tcPr>
            <w:tcW w:w="2398" w:type="dxa"/>
          </w:tcPr>
          <w:p w14:paraId="45EDD4DA" w14:textId="77777777" w:rsidR="00936766" w:rsidRDefault="00397B73">
            <w:pPr>
              <w:pStyle w:val="Compact"/>
              <w:rPr>
                <w:sz w:val="20"/>
                <w:szCs w:val="20"/>
              </w:rPr>
            </w:pPr>
            <w:r>
              <w:rPr>
                <w:sz w:val="20"/>
                <w:szCs w:val="20"/>
              </w:rPr>
              <w:t>Plant density</w:t>
            </w:r>
          </w:p>
        </w:tc>
        <w:tc>
          <w:tcPr>
            <w:tcW w:w="924" w:type="dxa"/>
          </w:tcPr>
          <w:p w14:paraId="500B8FA1" w14:textId="77777777" w:rsidR="00936766" w:rsidRDefault="00397B73">
            <w:pPr>
              <w:pStyle w:val="Compact"/>
              <w:jc w:val="right"/>
              <w:rPr>
                <w:sz w:val="20"/>
                <w:szCs w:val="20"/>
              </w:rPr>
            </w:pPr>
            <w:r>
              <w:rPr>
                <w:sz w:val="20"/>
                <w:szCs w:val="20"/>
              </w:rPr>
              <w:t>-0.70</w:t>
            </w:r>
          </w:p>
        </w:tc>
        <w:tc>
          <w:tcPr>
            <w:tcW w:w="771" w:type="dxa"/>
          </w:tcPr>
          <w:p w14:paraId="6691E48F" w14:textId="77777777" w:rsidR="00936766" w:rsidRDefault="00397B73">
            <w:pPr>
              <w:pStyle w:val="Compact"/>
              <w:jc w:val="right"/>
              <w:rPr>
                <w:sz w:val="20"/>
                <w:szCs w:val="20"/>
              </w:rPr>
            </w:pPr>
            <w:r>
              <w:rPr>
                <w:sz w:val="20"/>
                <w:szCs w:val="20"/>
              </w:rPr>
              <w:t>0.06</w:t>
            </w:r>
          </w:p>
        </w:tc>
        <w:tc>
          <w:tcPr>
            <w:tcW w:w="1153" w:type="dxa"/>
          </w:tcPr>
          <w:p w14:paraId="05FA3053" w14:textId="77777777" w:rsidR="00936766" w:rsidRDefault="00397B73">
            <w:pPr>
              <w:pStyle w:val="Compact"/>
              <w:jc w:val="right"/>
              <w:rPr>
                <w:sz w:val="20"/>
                <w:szCs w:val="20"/>
              </w:rPr>
            </w:pPr>
            <w:r>
              <w:rPr>
                <w:sz w:val="20"/>
                <w:szCs w:val="20"/>
              </w:rPr>
              <w:t>-0.70</w:t>
            </w:r>
          </w:p>
        </w:tc>
        <w:tc>
          <w:tcPr>
            <w:tcW w:w="924" w:type="dxa"/>
          </w:tcPr>
          <w:p w14:paraId="6A1C829E" w14:textId="77777777" w:rsidR="00936766" w:rsidRDefault="00397B73">
            <w:pPr>
              <w:pStyle w:val="Compact"/>
              <w:jc w:val="right"/>
              <w:rPr>
                <w:sz w:val="20"/>
                <w:szCs w:val="20"/>
              </w:rPr>
            </w:pPr>
            <w:r>
              <w:rPr>
                <w:sz w:val="20"/>
                <w:szCs w:val="20"/>
              </w:rPr>
              <w:t>-0.82</w:t>
            </w:r>
          </w:p>
        </w:tc>
        <w:tc>
          <w:tcPr>
            <w:tcW w:w="924" w:type="dxa"/>
          </w:tcPr>
          <w:p w14:paraId="62CBD684" w14:textId="77777777" w:rsidR="00936766" w:rsidRDefault="00397B73">
            <w:pPr>
              <w:pStyle w:val="Compact"/>
              <w:jc w:val="right"/>
              <w:rPr>
                <w:sz w:val="20"/>
                <w:szCs w:val="20"/>
              </w:rPr>
            </w:pPr>
            <w:r>
              <w:rPr>
                <w:sz w:val="20"/>
                <w:szCs w:val="20"/>
              </w:rPr>
              <w:t>-0.57</w:t>
            </w:r>
          </w:p>
        </w:tc>
        <w:tc>
          <w:tcPr>
            <w:tcW w:w="1188" w:type="dxa"/>
          </w:tcPr>
          <w:p w14:paraId="40F16E1B" w14:textId="77777777" w:rsidR="00936766" w:rsidRDefault="00397B73">
            <w:pPr>
              <w:pStyle w:val="Compact"/>
              <w:rPr>
                <w:sz w:val="20"/>
                <w:szCs w:val="20"/>
              </w:rPr>
            </w:pPr>
            <w:r>
              <w:rPr>
                <w:sz w:val="20"/>
                <w:szCs w:val="20"/>
              </w:rPr>
              <w:t>0.0001</w:t>
            </w:r>
          </w:p>
        </w:tc>
        <w:tc>
          <w:tcPr>
            <w:tcW w:w="1000" w:type="dxa"/>
          </w:tcPr>
          <w:p w14:paraId="0919C7B8" w14:textId="77777777" w:rsidR="00936766" w:rsidRDefault="00397B73">
            <w:pPr>
              <w:pStyle w:val="Compact"/>
              <w:jc w:val="right"/>
              <w:rPr>
                <w:sz w:val="20"/>
                <w:szCs w:val="20"/>
              </w:rPr>
            </w:pPr>
            <w:r>
              <w:rPr>
                <w:sz w:val="20"/>
                <w:szCs w:val="20"/>
              </w:rPr>
              <w:t>2097</w:t>
            </w:r>
          </w:p>
        </w:tc>
        <w:tc>
          <w:tcPr>
            <w:tcW w:w="924" w:type="dxa"/>
          </w:tcPr>
          <w:p w14:paraId="3D0FA361" w14:textId="77777777" w:rsidR="00936766" w:rsidRDefault="00397B73">
            <w:pPr>
              <w:pStyle w:val="Compact"/>
              <w:jc w:val="right"/>
              <w:rPr>
                <w:sz w:val="20"/>
                <w:szCs w:val="20"/>
              </w:rPr>
            </w:pPr>
            <w:r>
              <w:rPr>
                <w:sz w:val="20"/>
                <w:szCs w:val="20"/>
              </w:rPr>
              <w:t>1.001</w:t>
            </w:r>
          </w:p>
        </w:tc>
      </w:tr>
      <w:tr w:rsidR="00936766" w14:paraId="5E05AA73" w14:textId="77777777">
        <w:tc>
          <w:tcPr>
            <w:tcW w:w="2315" w:type="dxa"/>
          </w:tcPr>
          <w:p w14:paraId="1BCEDFE9" w14:textId="77777777" w:rsidR="00936766" w:rsidRDefault="00936766">
            <w:pPr>
              <w:rPr>
                <w:sz w:val="20"/>
                <w:szCs w:val="20"/>
              </w:rPr>
            </w:pPr>
          </w:p>
        </w:tc>
        <w:tc>
          <w:tcPr>
            <w:tcW w:w="2398" w:type="dxa"/>
          </w:tcPr>
          <w:p w14:paraId="6A70A311" w14:textId="77777777" w:rsidR="00936766" w:rsidRDefault="00397B73">
            <w:pPr>
              <w:pStyle w:val="Compact"/>
              <w:rPr>
                <w:sz w:val="20"/>
                <w:szCs w:val="20"/>
              </w:rPr>
            </w:pPr>
            <w:r>
              <w:rPr>
                <w:sz w:val="20"/>
                <w:szCs w:val="20"/>
              </w:rPr>
              <w:t>HB distance</w:t>
            </w:r>
          </w:p>
        </w:tc>
        <w:tc>
          <w:tcPr>
            <w:tcW w:w="924" w:type="dxa"/>
          </w:tcPr>
          <w:p w14:paraId="7E2CB091" w14:textId="77777777" w:rsidR="00936766" w:rsidRDefault="00397B73">
            <w:pPr>
              <w:pStyle w:val="Compact"/>
              <w:jc w:val="right"/>
              <w:rPr>
                <w:sz w:val="20"/>
                <w:szCs w:val="20"/>
              </w:rPr>
            </w:pPr>
            <w:r>
              <w:rPr>
                <w:sz w:val="20"/>
                <w:szCs w:val="20"/>
              </w:rPr>
              <w:t>0.03</w:t>
            </w:r>
          </w:p>
        </w:tc>
        <w:tc>
          <w:tcPr>
            <w:tcW w:w="771" w:type="dxa"/>
          </w:tcPr>
          <w:p w14:paraId="137EB260" w14:textId="77777777" w:rsidR="00936766" w:rsidRDefault="00397B73">
            <w:pPr>
              <w:pStyle w:val="Compact"/>
              <w:jc w:val="right"/>
              <w:rPr>
                <w:sz w:val="20"/>
                <w:szCs w:val="20"/>
              </w:rPr>
            </w:pPr>
            <w:r>
              <w:rPr>
                <w:sz w:val="20"/>
                <w:szCs w:val="20"/>
              </w:rPr>
              <w:t>0.01</w:t>
            </w:r>
          </w:p>
        </w:tc>
        <w:tc>
          <w:tcPr>
            <w:tcW w:w="1153" w:type="dxa"/>
          </w:tcPr>
          <w:p w14:paraId="7E8DBE8D" w14:textId="77777777" w:rsidR="00936766" w:rsidRDefault="00397B73">
            <w:pPr>
              <w:pStyle w:val="Compact"/>
              <w:jc w:val="right"/>
              <w:rPr>
                <w:sz w:val="20"/>
                <w:szCs w:val="20"/>
              </w:rPr>
            </w:pPr>
            <w:r>
              <w:rPr>
                <w:sz w:val="20"/>
                <w:szCs w:val="20"/>
              </w:rPr>
              <w:t>0.03</w:t>
            </w:r>
          </w:p>
        </w:tc>
        <w:tc>
          <w:tcPr>
            <w:tcW w:w="924" w:type="dxa"/>
          </w:tcPr>
          <w:p w14:paraId="1ED41179" w14:textId="77777777" w:rsidR="00936766" w:rsidRDefault="00397B73">
            <w:pPr>
              <w:pStyle w:val="Compact"/>
              <w:jc w:val="right"/>
              <w:rPr>
                <w:sz w:val="20"/>
                <w:szCs w:val="20"/>
              </w:rPr>
            </w:pPr>
            <w:r>
              <w:rPr>
                <w:sz w:val="20"/>
                <w:szCs w:val="20"/>
              </w:rPr>
              <w:t>0.01</w:t>
            </w:r>
          </w:p>
        </w:tc>
        <w:tc>
          <w:tcPr>
            <w:tcW w:w="924" w:type="dxa"/>
          </w:tcPr>
          <w:p w14:paraId="48AF1850" w14:textId="77777777" w:rsidR="00936766" w:rsidRDefault="00397B73">
            <w:pPr>
              <w:pStyle w:val="Compact"/>
              <w:jc w:val="right"/>
              <w:rPr>
                <w:sz w:val="20"/>
                <w:szCs w:val="20"/>
              </w:rPr>
            </w:pPr>
            <w:r>
              <w:rPr>
                <w:sz w:val="20"/>
                <w:szCs w:val="20"/>
              </w:rPr>
              <w:t>0.06</w:t>
            </w:r>
          </w:p>
        </w:tc>
        <w:tc>
          <w:tcPr>
            <w:tcW w:w="1188" w:type="dxa"/>
          </w:tcPr>
          <w:p w14:paraId="0044883D" w14:textId="77777777" w:rsidR="00936766" w:rsidRDefault="00397B73">
            <w:pPr>
              <w:pStyle w:val="Compact"/>
              <w:rPr>
                <w:sz w:val="20"/>
                <w:szCs w:val="20"/>
              </w:rPr>
            </w:pPr>
            <w:r>
              <w:rPr>
                <w:sz w:val="20"/>
                <w:szCs w:val="20"/>
              </w:rPr>
              <w:t>0.0095</w:t>
            </w:r>
          </w:p>
        </w:tc>
        <w:tc>
          <w:tcPr>
            <w:tcW w:w="1000" w:type="dxa"/>
          </w:tcPr>
          <w:p w14:paraId="602B3119" w14:textId="77777777" w:rsidR="00936766" w:rsidRDefault="00397B73">
            <w:pPr>
              <w:pStyle w:val="Compact"/>
              <w:jc w:val="right"/>
              <w:rPr>
                <w:sz w:val="20"/>
                <w:szCs w:val="20"/>
              </w:rPr>
            </w:pPr>
            <w:r>
              <w:rPr>
                <w:sz w:val="20"/>
                <w:szCs w:val="20"/>
              </w:rPr>
              <w:t>9212</w:t>
            </w:r>
          </w:p>
        </w:tc>
        <w:tc>
          <w:tcPr>
            <w:tcW w:w="924" w:type="dxa"/>
          </w:tcPr>
          <w:p w14:paraId="74077AF9" w14:textId="77777777" w:rsidR="00936766" w:rsidRDefault="00397B73">
            <w:pPr>
              <w:pStyle w:val="Compact"/>
              <w:jc w:val="right"/>
              <w:rPr>
                <w:sz w:val="20"/>
                <w:szCs w:val="20"/>
              </w:rPr>
            </w:pPr>
            <w:r>
              <w:rPr>
                <w:sz w:val="20"/>
                <w:szCs w:val="20"/>
              </w:rPr>
              <w:t>1.000</w:t>
            </w:r>
          </w:p>
        </w:tc>
      </w:tr>
      <w:tr w:rsidR="00936766" w14:paraId="052D6185" w14:textId="77777777">
        <w:tc>
          <w:tcPr>
            <w:tcW w:w="2315" w:type="dxa"/>
          </w:tcPr>
          <w:p w14:paraId="1A68F1B2" w14:textId="77777777" w:rsidR="00936766" w:rsidRDefault="00936766">
            <w:pPr>
              <w:rPr>
                <w:sz w:val="20"/>
                <w:szCs w:val="20"/>
              </w:rPr>
            </w:pPr>
          </w:p>
        </w:tc>
        <w:tc>
          <w:tcPr>
            <w:tcW w:w="2398" w:type="dxa"/>
          </w:tcPr>
          <w:p w14:paraId="470CED11" w14:textId="77777777" w:rsidR="00936766" w:rsidRDefault="00397B73">
            <w:pPr>
              <w:pStyle w:val="Compact"/>
              <w:rPr>
                <w:sz w:val="20"/>
                <w:szCs w:val="20"/>
              </w:rPr>
            </w:pPr>
            <w:r>
              <w:rPr>
                <w:sz w:val="20"/>
                <w:szCs w:val="20"/>
              </w:rPr>
              <w:t>Sigma (field)</w:t>
            </w:r>
          </w:p>
        </w:tc>
        <w:tc>
          <w:tcPr>
            <w:tcW w:w="924" w:type="dxa"/>
          </w:tcPr>
          <w:p w14:paraId="55EF6FE1" w14:textId="77777777" w:rsidR="00936766" w:rsidRDefault="00397B73">
            <w:pPr>
              <w:pStyle w:val="Compact"/>
              <w:jc w:val="right"/>
              <w:rPr>
                <w:sz w:val="20"/>
                <w:szCs w:val="20"/>
              </w:rPr>
            </w:pPr>
            <w:r>
              <w:rPr>
                <w:sz w:val="20"/>
                <w:szCs w:val="20"/>
              </w:rPr>
              <w:t>0.22</w:t>
            </w:r>
          </w:p>
        </w:tc>
        <w:tc>
          <w:tcPr>
            <w:tcW w:w="771" w:type="dxa"/>
          </w:tcPr>
          <w:p w14:paraId="5DA3E83F" w14:textId="77777777" w:rsidR="00936766" w:rsidRDefault="00397B73">
            <w:pPr>
              <w:pStyle w:val="Compact"/>
              <w:jc w:val="right"/>
              <w:rPr>
                <w:sz w:val="20"/>
                <w:szCs w:val="20"/>
              </w:rPr>
            </w:pPr>
            <w:r>
              <w:rPr>
                <w:sz w:val="20"/>
                <w:szCs w:val="20"/>
              </w:rPr>
              <w:t>0.04</w:t>
            </w:r>
          </w:p>
        </w:tc>
        <w:tc>
          <w:tcPr>
            <w:tcW w:w="1153" w:type="dxa"/>
          </w:tcPr>
          <w:p w14:paraId="7411AD19" w14:textId="77777777" w:rsidR="00936766" w:rsidRDefault="00397B73">
            <w:pPr>
              <w:pStyle w:val="Compact"/>
              <w:jc w:val="right"/>
              <w:rPr>
                <w:sz w:val="20"/>
                <w:szCs w:val="20"/>
              </w:rPr>
            </w:pPr>
            <w:r>
              <w:rPr>
                <w:sz w:val="20"/>
                <w:szCs w:val="20"/>
              </w:rPr>
              <w:t>0.22</w:t>
            </w:r>
          </w:p>
        </w:tc>
        <w:tc>
          <w:tcPr>
            <w:tcW w:w="924" w:type="dxa"/>
          </w:tcPr>
          <w:p w14:paraId="652A8DB8" w14:textId="77777777" w:rsidR="00936766" w:rsidRDefault="00397B73">
            <w:pPr>
              <w:pStyle w:val="Compact"/>
              <w:jc w:val="right"/>
              <w:rPr>
                <w:sz w:val="20"/>
                <w:szCs w:val="20"/>
              </w:rPr>
            </w:pPr>
            <w:r>
              <w:rPr>
                <w:sz w:val="20"/>
                <w:szCs w:val="20"/>
              </w:rPr>
              <w:t>0.15</w:t>
            </w:r>
          </w:p>
        </w:tc>
        <w:tc>
          <w:tcPr>
            <w:tcW w:w="924" w:type="dxa"/>
          </w:tcPr>
          <w:p w14:paraId="2C8BAC94" w14:textId="77777777" w:rsidR="00936766" w:rsidRDefault="00397B73">
            <w:pPr>
              <w:pStyle w:val="Compact"/>
              <w:jc w:val="right"/>
              <w:rPr>
                <w:sz w:val="20"/>
                <w:szCs w:val="20"/>
              </w:rPr>
            </w:pPr>
            <w:r>
              <w:rPr>
                <w:sz w:val="20"/>
                <w:szCs w:val="20"/>
              </w:rPr>
              <w:t>0.29</w:t>
            </w:r>
          </w:p>
        </w:tc>
        <w:tc>
          <w:tcPr>
            <w:tcW w:w="1188" w:type="dxa"/>
          </w:tcPr>
          <w:p w14:paraId="0568705A" w14:textId="77777777" w:rsidR="00936766" w:rsidRDefault="00397B73">
            <w:pPr>
              <w:pStyle w:val="Compact"/>
              <w:rPr>
                <w:sz w:val="20"/>
                <w:szCs w:val="20"/>
              </w:rPr>
            </w:pPr>
            <w:r>
              <w:rPr>
                <w:sz w:val="20"/>
                <w:szCs w:val="20"/>
              </w:rPr>
              <w:t>-</w:t>
            </w:r>
          </w:p>
        </w:tc>
        <w:tc>
          <w:tcPr>
            <w:tcW w:w="1000" w:type="dxa"/>
          </w:tcPr>
          <w:p w14:paraId="12AAE438" w14:textId="77777777" w:rsidR="00936766" w:rsidRDefault="00397B73">
            <w:pPr>
              <w:pStyle w:val="Compact"/>
              <w:jc w:val="right"/>
              <w:rPr>
                <w:sz w:val="20"/>
                <w:szCs w:val="20"/>
              </w:rPr>
            </w:pPr>
            <w:r>
              <w:rPr>
                <w:sz w:val="20"/>
                <w:szCs w:val="20"/>
              </w:rPr>
              <w:t>1456</w:t>
            </w:r>
          </w:p>
        </w:tc>
        <w:tc>
          <w:tcPr>
            <w:tcW w:w="924" w:type="dxa"/>
          </w:tcPr>
          <w:p w14:paraId="410202AC" w14:textId="77777777" w:rsidR="00936766" w:rsidRDefault="00397B73">
            <w:pPr>
              <w:pStyle w:val="Compact"/>
              <w:jc w:val="right"/>
              <w:rPr>
                <w:sz w:val="20"/>
                <w:szCs w:val="20"/>
              </w:rPr>
            </w:pPr>
            <w:r>
              <w:rPr>
                <w:sz w:val="20"/>
                <w:szCs w:val="20"/>
              </w:rPr>
              <w:t>1.000</w:t>
            </w:r>
          </w:p>
        </w:tc>
      </w:tr>
      <w:tr w:rsidR="00936766" w14:paraId="74F918F5" w14:textId="77777777">
        <w:tc>
          <w:tcPr>
            <w:tcW w:w="2315" w:type="dxa"/>
          </w:tcPr>
          <w:p w14:paraId="3902E769" w14:textId="77777777" w:rsidR="00936766" w:rsidRDefault="00936766">
            <w:pPr>
              <w:rPr>
                <w:sz w:val="20"/>
                <w:szCs w:val="20"/>
              </w:rPr>
            </w:pPr>
          </w:p>
        </w:tc>
        <w:tc>
          <w:tcPr>
            <w:tcW w:w="2398" w:type="dxa"/>
          </w:tcPr>
          <w:p w14:paraId="3F74748C" w14:textId="77777777" w:rsidR="00936766" w:rsidRDefault="00397B73">
            <w:pPr>
              <w:pStyle w:val="Compact"/>
              <w:rPr>
                <w:sz w:val="20"/>
                <w:szCs w:val="20"/>
              </w:rPr>
            </w:pPr>
            <w:r>
              <w:rPr>
                <w:sz w:val="20"/>
                <w:szCs w:val="20"/>
              </w:rPr>
              <w:t>Sigma</w:t>
            </w:r>
          </w:p>
        </w:tc>
        <w:tc>
          <w:tcPr>
            <w:tcW w:w="924" w:type="dxa"/>
          </w:tcPr>
          <w:p w14:paraId="71A7EAAF" w14:textId="77777777" w:rsidR="00936766" w:rsidRDefault="00397B73">
            <w:pPr>
              <w:pStyle w:val="Compact"/>
              <w:jc w:val="right"/>
              <w:rPr>
                <w:sz w:val="20"/>
                <w:szCs w:val="20"/>
              </w:rPr>
            </w:pPr>
            <w:r>
              <w:rPr>
                <w:sz w:val="20"/>
                <w:szCs w:val="20"/>
              </w:rPr>
              <w:t>0.64</w:t>
            </w:r>
          </w:p>
        </w:tc>
        <w:tc>
          <w:tcPr>
            <w:tcW w:w="771" w:type="dxa"/>
          </w:tcPr>
          <w:p w14:paraId="51E334E2" w14:textId="77777777" w:rsidR="00936766" w:rsidRDefault="00397B73">
            <w:pPr>
              <w:pStyle w:val="Compact"/>
              <w:jc w:val="right"/>
              <w:rPr>
                <w:sz w:val="20"/>
                <w:szCs w:val="20"/>
              </w:rPr>
            </w:pPr>
            <w:r>
              <w:rPr>
                <w:sz w:val="20"/>
                <w:szCs w:val="20"/>
              </w:rPr>
              <w:t>0.02</w:t>
            </w:r>
          </w:p>
        </w:tc>
        <w:tc>
          <w:tcPr>
            <w:tcW w:w="1153" w:type="dxa"/>
          </w:tcPr>
          <w:p w14:paraId="14709EF1" w14:textId="77777777" w:rsidR="00936766" w:rsidRDefault="00397B73">
            <w:pPr>
              <w:pStyle w:val="Compact"/>
              <w:jc w:val="right"/>
              <w:rPr>
                <w:sz w:val="20"/>
                <w:szCs w:val="20"/>
              </w:rPr>
            </w:pPr>
            <w:r>
              <w:rPr>
                <w:sz w:val="20"/>
                <w:szCs w:val="20"/>
              </w:rPr>
              <w:t>0.64</w:t>
            </w:r>
          </w:p>
        </w:tc>
        <w:tc>
          <w:tcPr>
            <w:tcW w:w="924" w:type="dxa"/>
          </w:tcPr>
          <w:p w14:paraId="3F8E390D" w14:textId="77777777" w:rsidR="00936766" w:rsidRDefault="00397B73">
            <w:pPr>
              <w:pStyle w:val="Compact"/>
              <w:jc w:val="right"/>
              <w:rPr>
                <w:sz w:val="20"/>
                <w:szCs w:val="20"/>
              </w:rPr>
            </w:pPr>
            <w:r>
              <w:rPr>
                <w:sz w:val="20"/>
                <w:szCs w:val="20"/>
              </w:rPr>
              <w:t>0.61</w:t>
            </w:r>
          </w:p>
        </w:tc>
        <w:tc>
          <w:tcPr>
            <w:tcW w:w="924" w:type="dxa"/>
          </w:tcPr>
          <w:p w14:paraId="4E2F75B9" w14:textId="77777777" w:rsidR="00936766" w:rsidRDefault="00397B73">
            <w:pPr>
              <w:pStyle w:val="Compact"/>
              <w:jc w:val="right"/>
              <w:rPr>
                <w:sz w:val="20"/>
                <w:szCs w:val="20"/>
              </w:rPr>
            </w:pPr>
            <w:r>
              <w:rPr>
                <w:sz w:val="20"/>
                <w:szCs w:val="20"/>
              </w:rPr>
              <w:t>0.68</w:t>
            </w:r>
          </w:p>
        </w:tc>
        <w:tc>
          <w:tcPr>
            <w:tcW w:w="1188" w:type="dxa"/>
          </w:tcPr>
          <w:p w14:paraId="0DC4176C" w14:textId="77777777" w:rsidR="00936766" w:rsidRDefault="00397B73">
            <w:pPr>
              <w:pStyle w:val="Compact"/>
              <w:rPr>
                <w:sz w:val="20"/>
                <w:szCs w:val="20"/>
              </w:rPr>
            </w:pPr>
            <w:r>
              <w:rPr>
                <w:sz w:val="20"/>
                <w:szCs w:val="20"/>
              </w:rPr>
              <w:t>-</w:t>
            </w:r>
          </w:p>
        </w:tc>
        <w:tc>
          <w:tcPr>
            <w:tcW w:w="1000" w:type="dxa"/>
          </w:tcPr>
          <w:p w14:paraId="36C33C36" w14:textId="77777777" w:rsidR="00936766" w:rsidRDefault="00397B73">
            <w:pPr>
              <w:pStyle w:val="Compact"/>
              <w:jc w:val="right"/>
              <w:rPr>
                <w:sz w:val="20"/>
                <w:szCs w:val="20"/>
              </w:rPr>
            </w:pPr>
            <w:r>
              <w:rPr>
                <w:sz w:val="20"/>
                <w:szCs w:val="20"/>
              </w:rPr>
              <w:t>7845</w:t>
            </w:r>
          </w:p>
        </w:tc>
        <w:tc>
          <w:tcPr>
            <w:tcW w:w="924" w:type="dxa"/>
          </w:tcPr>
          <w:p w14:paraId="7AE9C35F" w14:textId="77777777" w:rsidR="00936766" w:rsidRDefault="00397B73">
            <w:pPr>
              <w:pStyle w:val="Compact"/>
              <w:jc w:val="right"/>
              <w:rPr>
                <w:sz w:val="20"/>
                <w:szCs w:val="20"/>
              </w:rPr>
            </w:pPr>
            <w:r>
              <w:rPr>
                <w:sz w:val="20"/>
                <w:szCs w:val="20"/>
              </w:rPr>
              <w:t>0.999</w:t>
            </w:r>
          </w:p>
        </w:tc>
      </w:tr>
      <w:tr w:rsidR="00936766" w14:paraId="6F70878E" w14:textId="77777777">
        <w:tc>
          <w:tcPr>
            <w:tcW w:w="2315" w:type="dxa"/>
          </w:tcPr>
          <w:p w14:paraId="133F5C2D" w14:textId="77777777" w:rsidR="00936766" w:rsidRDefault="00936766">
            <w:pPr>
              <w:rPr>
                <w:sz w:val="20"/>
                <w:szCs w:val="20"/>
              </w:rPr>
            </w:pPr>
          </w:p>
        </w:tc>
        <w:tc>
          <w:tcPr>
            <w:tcW w:w="2398" w:type="dxa"/>
          </w:tcPr>
          <w:p w14:paraId="00BFF6DB" w14:textId="77777777" w:rsidR="00936766" w:rsidRDefault="00397B73">
            <w:pPr>
              <w:pStyle w:val="Compact"/>
              <w:rPr>
                <w:sz w:val="20"/>
                <w:szCs w:val="20"/>
              </w:rPr>
            </w:pPr>
            <w:r>
              <w:rPr>
                <w:sz w:val="20"/>
                <w:szCs w:val="20"/>
              </w:rPr>
              <w:t>Intercept</w:t>
            </w:r>
          </w:p>
        </w:tc>
        <w:tc>
          <w:tcPr>
            <w:tcW w:w="924" w:type="dxa"/>
          </w:tcPr>
          <w:p w14:paraId="5F6DCE21" w14:textId="77777777" w:rsidR="00936766" w:rsidRDefault="00397B73">
            <w:pPr>
              <w:pStyle w:val="Compact"/>
              <w:jc w:val="right"/>
              <w:rPr>
                <w:sz w:val="20"/>
                <w:szCs w:val="20"/>
              </w:rPr>
            </w:pPr>
            <w:r>
              <w:rPr>
                <w:sz w:val="20"/>
                <w:szCs w:val="20"/>
              </w:rPr>
              <w:t>5.74</w:t>
            </w:r>
          </w:p>
        </w:tc>
        <w:tc>
          <w:tcPr>
            <w:tcW w:w="771" w:type="dxa"/>
          </w:tcPr>
          <w:p w14:paraId="1289A607" w14:textId="77777777" w:rsidR="00936766" w:rsidRDefault="00397B73">
            <w:pPr>
              <w:pStyle w:val="Compact"/>
              <w:jc w:val="right"/>
              <w:rPr>
                <w:sz w:val="20"/>
                <w:szCs w:val="20"/>
              </w:rPr>
            </w:pPr>
            <w:r>
              <w:rPr>
                <w:sz w:val="20"/>
                <w:szCs w:val="20"/>
              </w:rPr>
              <w:t>4.70</w:t>
            </w:r>
          </w:p>
        </w:tc>
        <w:tc>
          <w:tcPr>
            <w:tcW w:w="1153" w:type="dxa"/>
          </w:tcPr>
          <w:p w14:paraId="45B317E9" w14:textId="77777777" w:rsidR="00936766" w:rsidRDefault="00397B73">
            <w:pPr>
              <w:pStyle w:val="Compact"/>
              <w:jc w:val="right"/>
              <w:rPr>
                <w:sz w:val="20"/>
                <w:szCs w:val="20"/>
              </w:rPr>
            </w:pPr>
            <w:r>
              <w:rPr>
                <w:sz w:val="20"/>
                <w:szCs w:val="20"/>
              </w:rPr>
              <w:t>5.70</w:t>
            </w:r>
          </w:p>
        </w:tc>
        <w:tc>
          <w:tcPr>
            <w:tcW w:w="924" w:type="dxa"/>
          </w:tcPr>
          <w:p w14:paraId="02A9166C" w14:textId="77777777" w:rsidR="00936766" w:rsidRDefault="00397B73">
            <w:pPr>
              <w:pStyle w:val="Compact"/>
              <w:jc w:val="right"/>
              <w:rPr>
                <w:sz w:val="20"/>
                <w:szCs w:val="20"/>
              </w:rPr>
            </w:pPr>
            <w:r>
              <w:rPr>
                <w:sz w:val="20"/>
                <w:szCs w:val="20"/>
              </w:rPr>
              <w:t>-3.62</w:t>
            </w:r>
          </w:p>
        </w:tc>
        <w:tc>
          <w:tcPr>
            <w:tcW w:w="924" w:type="dxa"/>
          </w:tcPr>
          <w:p w14:paraId="2BCDD95E" w14:textId="77777777" w:rsidR="00936766" w:rsidRDefault="00397B73">
            <w:pPr>
              <w:pStyle w:val="Compact"/>
              <w:jc w:val="right"/>
              <w:rPr>
                <w:sz w:val="20"/>
                <w:szCs w:val="20"/>
              </w:rPr>
            </w:pPr>
            <w:r>
              <w:rPr>
                <w:sz w:val="20"/>
                <w:szCs w:val="20"/>
              </w:rPr>
              <w:t>15.01</w:t>
            </w:r>
          </w:p>
        </w:tc>
        <w:tc>
          <w:tcPr>
            <w:tcW w:w="1188" w:type="dxa"/>
          </w:tcPr>
          <w:p w14:paraId="1318C478" w14:textId="77777777" w:rsidR="00936766" w:rsidRDefault="00397B73">
            <w:pPr>
              <w:pStyle w:val="Compact"/>
              <w:rPr>
                <w:sz w:val="20"/>
                <w:szCs w:val="20"/>
              </w:rPr>
            </w:pPr>
            <w:r>
              <w:rPr>
                <w:sz w:val="20"/>
                <w:szCs w:val="20"/>
              </w:rPr>
              <w:t>0.222</w:t>
            </w:r>
          </w:p>
        </w:tc>
        <w:tc>
          <w:tcPr>
            <w:tcW w:w="1000" w:type="dxa"/>
          </w:tcPr>
          <w:p w14:paraId="3835E77E" w14:textId="77777777" w:rsidR="00936766" w:rsidRDefault="00397B73">
            <w:pPr>
              <w:pStyle w:val="Compact"/>
              <w:jc w:val="right"/>
              <w:rPr>
                <w:sz w:val="20"/>
                <w:szCs w:val="20"/>
              </w:rPr>
            </w:pPr>
            <w:r>
              <w:rPr>
                <w:sz w:val="20"/>
                <w:szCs w:val="20"/>
              </w:rPr>
              <w:t>1822</w:t>
            </w:r>
          </w:p>
        </w:tc>
        <w:tc>
          <w:tcPr>
            <w:tcW w:w="924" w:type="dxa"/>
          </w:tcPr>
          <w:p w14:paraId="06FE9396" w14:textId="77777777" w:rsidR="00936766" w:rsidRDefault="00397B73">
            <w:pPr>
              <w:pStyle w:val="Compact"/>
              <w:jc w:val="right"/>
              <w:rPr>
                <w:sz w:val="20"/>
                <w:szCs w:val="20"/>
              </w:rPr>
            </w:pPr>
            <w:r>
              <w:rPr>
                <w:sz w:val="20"/>
                <w:szCs w:val="20"/>
              </w:rPr>
              <w:t>1.001</w:t>
            </w:r>
          </w:p>
        </w:tc>
      </w:tr>
      <w:tr w:rsidR="00936766" w14:paraId="444F7050" w14:textId="77777777">
        <w:tc>
          <w:tcPr>
            <w:tcW w:w="2315" w:type="dxa"/>
          </w:tcPr>
          <w:p w14:paraId="4B0D36EA" w14:textId="77777777" w:rsidR="00936766" w:rsidRDefault="00936766">
            <w:pPr>
              <w:rPr>
                <w:sz w:val="20"/>
                <w:szCs w:val="20"/>
              </w:rPr>
            </w:pPr>
          </w:p>
        </w:tc>
        <w:tc>
          <w:tcPr>
            <w:tcW w:w="2398" w:type="dxa"/>
          </w:tcPr>
          <w:p w14:paraId="5500913D" w14:textId="77777777" w:rsidR="00936766" w:rsidRDefault="00397B73">
            <w:pPr>
              <w:pStyle w:val="Compact"/>
              <w:rPr>
                <w:sz w:val="20"/>
                <w:szCs w:val="20"/>
              </w:rPr>
            </w:pPr>
            <w:r>
              <w:rPr>
                <w:sz w:val="20"/>
                <w:szCs w:val="20"/>
              </w:rPr>
              <w:t>Plant size</w:t>
            </w:r>
          </w:p>
        </w:tc>
        <w:tc>
          <w:tcPr>
            <w:tcW w:w="924" w:type="dxa"/>
          </w:tcPr>
          <w:p w14:paraId="11D0B006" w14:textId="77777777" w:rsidR="00936766" w:rsidRDefault="00397B73">
            <w:pPr>
              <w:pStyle w:val="Compact"/>
              <w:jc w:val="right"/>
              <w:rPr>
                <w:sz w:val="20"/>
                <w:szCs w:val="20"/>
              </w:rPr>
            </w:pPr>
            <w:r>
              <w:rPr>
                <w:sz w:val="20"/>
                <w:szCs w:val="20"/>
              </w:rPr>
              <w:t>-1.66</w:t>
            </w:r>
          </w:p>
        </w:tc>
        <w:tc>
          <w:tcPr>
            <w:tcW w:w="771" w:type="dxa"/>
          </w:tcPr>
          <w:p w14:paraId="0DFD8803" w14:textId="77777777" w:rsidR="00936766" w:rsidRDefault="00397B73">
            <w:pPr>
              <w:pStyle w:val="Compact"/>
              <w:jc w:val="right"/>
              <w:rPr>
                <w:sz w:val="20"/>
                <w:szCs w:val="20"/>
              </w:rPr>
            </w:pPr>
            <w:r>
              <w:rPr>
                <w:sz w:val="20"/>
                <w:szCs w:val="20"/>
              </w:rPr>
              <w:t>0.98</w:t>
            </w:r>
          </w:p>
        </w:tc>
        <w:tc>
          <w:tcPr>
            <w:tcW w:w="1153" w:type="dxa"/>
          </w:tcPr>
          <w:p w14:paraId="5257868C" w14:textId="77777777" w:rsidR="00936766" w:rsidRDefault="00397B73">
            <w:pPr>
              <w:pStyle w:val="Compact"/>
              <w:jc w:val="right"/>
              <w:rPr>
                <w:sz w:val="20"/>
                <w:szCs w:val="20"/>
              </w:rPr>
            </w:pPr>
            <w:r>
              <w:rPr>
                <w:sz w:val="20"/>
                <w:szCs w:val="20"/>
              </w:rPr>
              <w:t>-1.66</w:t>
            </w:r>
          </w:p>
        </w:tc>
        <w:tc>
          <w:tcPr>
            <w:tcW w:w="924" w:type="dxa"/>
          </w:tcPr>
          <w:p w14:paraId="02D19031" w14:textId="77777777" w:rsidR="00936766" w:rsidRDefault="00397B73">
            <w:pPr>
              <w:pStyle w:val="Compact"/>
              <w:jc w:val="right"/>
              <w:rPr>
                <w:sz w:val="20"/>
                <w:szCs w:val="20"/>
              </w:rPr>
            </w:pPr>
            <w:r>
              <w:rPr>
                <w:sz w:val="20"/>
                <w:szCs w:val="20"/>
              </w:rPr>
              <w:t>-3.60</w:t>
            </w:r>
          </w:p>
        </w:tc>
        <w:tc>
          <w:tcPr>
            <w:tcW w:w="924" w:type="dxa"/>
          </w:tcPr>
          <w:p w14:paraId="3C95476C" w14:textId="77777777" w:rsidR="00936766" w:rsidRDefault="00397B73">
            <w:pPr>
              <w:pStyle w:val="Compact"/>
              <w:jc w:val="right"/>
              <w:rPr>
                <w:sz w:val="20"/>
                <w:szCs w:val="20"/>
              </w:rPr>
            </w:pPr>
            <w:r>
              <w:rPr>
                <w:sz w:val="20"/>
                <w:szCs w:val="20"/>
              </w:rPr>
              <w:t>0.25</w:t>
            </w:r>
          </w:p>
        </w:tc>
        <w:tc>
          <w:tcPr>
            <w:tcW w:w="1188" w:type="dxa"/>
          </w:tcPr>
          <w:p w14:paraId="45E1C6BD" w14:textId="77777777" w:rsidR="00936766" w:rsidRDefault="00397B73">
            <w:pPr>
              <w:pStyle w:val="Compact"/>
              <w:rPr>
                <w:sz w:val="20"/>
                <w:szCs w:val="20"/>
              </w:rPr>
            </w:pPr>
            <w:r>
              <w:rPr>
                <w:sz w:val="20"/>
                <w:szCs w:val="20"/>
              </w:rPr>
              <w:t>0.0926</w:t>
            </w:r>
          </w:p>
        </w:tc>
        <w:tc>
          <w:tcPr>
            <w:tcW w:w="1000" w:type="dxa"/>
          </w:tcPr>
          <w:p w14:paraId="01921C9A" w14:textId="77777777" w:rsidR="00936766" w:rsidRDefault="00397B73">
            <w:pPr>
              <w:pStyle w:val="Compact"/>
              <w:jc w:val="right"/>
              <w:rPr>
                <w:sz w:val="20"/>
                <w:szCs w:val="20"/>
              </w:rPr>
            </w:pPr>
            <w:r>
              <w:rPr>
                <w:sz w:val="20"/>
                <w:szCs w:val="20"/>
              </w:rPr>
              <w:t>1632</w:t>
            </w:r>
          </w:p>
        </w:tc>
        <w:tc>
          <w:tcPr>
            <w:tcW w:w="924" w:type="dxa"/>
          </w:tcPr>
          <w:p w14:paraId="5D5FEE8D" w14:textId="77777777" w:rsidR="00936766" w:rsidRDefault="00397B73">
            <w:pPr>
              <w:pStyle w:val="Compact"/>
              <w:jc w:val="right"/>
              <w:rPr>
                <w:sz w:val="20"/>
                <w:szCs w:val="20"/>
              </w:rPr>
            </w:pPr>
            <w:r>
              <w:rPr>
                <w:sz w:val="20"/>
                <w:szCs w:val="20"/>
              </w:rPr>
              <w:t>1.001</w:t>
            </w:r>
          </w:p>
        </w:tc>
      </w:tr>
      <w:tr w:rsidR="00936766" w14:paraId="6AD7FB3E" w14:textId="77777777">
        <w:tc>
          <w:tcPr>
            <w:tcW w:w="2315" w:type="dxa"/>
          </w:tcPr>
          <w:p w14:paraId="3694913E" w14:textId="77777777" w:rsidR="00936766" w:rsidRDefault="00936766">
            <w:pPr>
              <w:rPr>
                <w:sz w:val="20"/>
                <w:szCs w:val="20"/>
              </w:rPr>
            </w:pPr>
          </w:p>
        </w:tc>
        <w:tc>
          <w:tcPr>
            <w:tcW w:w="2398" w:type="dxa"/>
          </w:tcPr>
          <w:p w14:paraId="7C94CBBD" w14:textId="77777777" w:rsidR="00936766" w:rsidRDefault="00397B73">
            <w:pPr>
              <w:pStyle w:val="Compact"/>
              <w:rPr>
                <w:sz w:val="20"/>
                <w:szCs w:val="20"/>
              </w:rPr>
            </w:pPr>
            <w:r>
              <w:rPr>
                <w:sz w:val="20"/>
                <w:szCs w:val="20"/>
              </w:rPr>
              <w:t>HB distance</w:t>
            </w:r>
          </w:p>
        </w:tc>
        <w:tc>
          <w:tcPr>
            <w:tcW w:w="924" w:type="dxa"/>
          </w:tcPr>
          <w:p w14:paraId="73591827" w14:textId="77777777" w:rsidR="00936766" w:rsidRDefault="00397B73">
            <w:pPr>
              <w:pStyle w:val="Compact"/>
              <w:jc w:val="right"/>
              <w:rPr>
                <w:sz w:val="20"/>
                <w:szCs w:val="20"/>
              </w:rPr>
            </w:pPr>
            <w:r>
              <w:rPr>
                <w:sz w:val="20"/>
                <w:szCs w:val="20"/>
              </w:rPr>
              <w:t>0.75</w:t>
            </w:r>
          </w:p>
        </w:tc>
        <w:tc>
          <w:tcPr>
            <w:tcW w:w="771" w:type="dxa"/>
          </w:tcPr>
          <w:p w14:paraId="3C00922B" w14:textId="77777777" w:rsidR="00936766" w:rsidRDefault="00397B73">
            <w:pPr>
              <w:pStyle w:val="Compact"/>
              <w:jc w:val="right"/>
              <w:rPr>
                <w:sz w:val="20"/>
                <w:szCs w:val="20"/>
              </w:rPr>
            </w:pPr>
            <w:r>
              <w:rPr>
                <w:sz w:val="20"/>
                <w:szCs w:val="20"/>
              </w:rPr>
              <w:t>0.11</w:t>
            </w:r>
          </w:p>
        </w:tc>
        <w:tc>
          <w:tcPr>
            <w:tcW w:w="1153" w:type="dxa"/>
          </w:tcPr>
          <w:p w14:paraId="7CF45B27" w14:textId="77777777" w:rsidR="00936766" w:rsidRDefault="00397B73">
            <w:pPr>
              <w:pStyle w:val="Compact"/>
              <w:jc w:val="right"/>
              <w:rPr>
                <w:sz w:val="20"/>
                <w:szCs w:val="20"/>
              </w:rPr>
            </w:pPr>
            <w:r>
              <w:rPr>
                <w:sz w:val="20"/>
                <w:szCs w:val="20"/>
              </w:rPr>
              <w:t>0.75</w:t>
            </w:r>
          </w:p>
        </w:tc>
        <w:tc>
          <w:tcPr>
            <w:tcW w:w="924" w:type="dxa"/>
          </w:tcPr>
          <w:p w14:paraId="4559D7B6" w14:textId="77777777" w:rsidR="00936766" w:rsidRDefault="00397B73">
            <w:pPr>
              <w:pStyle w:val="Compact"/>
              <w:jc w:val="right"/>
              <w:rPr>
                <w:sz w:val="20"/>
                <w:szCs w:val="20"/>
              </w:rPr>
            </w:pPr>
            <w:r>
              <w:rPr>
                <w:sz w:val="20"/>
                <w:szCs w:val="20"/>
              </w:rPr>
              <w:t>0.53</w:t>
            </w:r>
          </w:p>
        </w:tc>
        <w:tc>
          <w:tcPr>
            <w:tcW w:w="924" w:type="dxa"/>
          </w:tcPr>
          <w:p w14:paraId="22B5345D" w14:textId="77777777" w:rsidR="00936766" w:rsidRDefault="00397B73">
            <w:pPr>
              <w:pStyle w:val="Compact"/>
              <w:jc w:val="right"/>
              <w:rPr>
                <w:sz w:val="20"/>
                <w:szCs w:val="20"/>
              </w:rPr>
            </w:pPr>
            <w:r>
              <w:rPr>
                <w:sz w:val="20"/>
                <w:szCs w:val="20"/>
              </w:rPr>
              <w:t>0.96</w:t>
            </w:r>
          </w:p>
        </w:tc>
        <w:tc>
          <w:tcPr>
            <w:tcW w:w="1188" w:type="dxa"/>
          </w:tcPr>
          <w:p w14:paraId="1CA6A60F" w14:textId="77777777" w:rsidR="00936766" w:rsidRDefault="00397B73">
            <w:pPr>
              <w:pStyle w:val="Compact"/>
              <w:rPr>
                <w:sz w:val="20"/>
                <w:szCs w:val="20"/>
              </w:rPr>
            </w:pPr>
            <w:r>
              <w:rPr>
                <w:sz w:val="20"/>
                <w:szCs w:val="20"/>
              </w:rPr>
              <w:t>0.0001</w:t>
            </w:r>
          </w:p>
        </w:tc>
        <w:tc>
          <w:tcPr>
            <w:tcW w:w="1000" w:type="dxa"/>
          </w:tcPr>
          <w:p w14:paraId="403D51DC" w14:textId="77777777" w:rsidR="00936766" w:rsidRDefault="00397B73">
            <w:pPr>
              <w:pStyle w:val="Compact"/>
              <w:jc w:val="right"/>
              <w:rPr>
                <w:sz w:val="20"/>
                <w:szCs w:val="20"/>
              </w:rPr>
            </w:pPr>
            <w:r>
              <w:rPr>
                <w:sz w:val="20"/>
                <w:szCs w:val="20"/>
              </w:rPr>
              <w:t>6878</w:t>
            </w:r>
          </w:p>
        </w:tc>
        <w:tc>
          <w:tcPr>
            <w:tcW w:w="924" w:type="dxa"/>
          </w:tcPr>
          <w:p w14:paraId="0B7A388C" w14:textId="77777777" w:rsidR="00936766" w:rsidRDefault="00397B73">
            <w:pPr>
              <w:pStyle w:val="Compact"/>
              <w:jc w:val="right"/>
              <w:rPr>
                <w:sz w:val="20"/>
                <w:szCs w:val="20"/>
              </w:rPr>
            </w:pPr>
            <w:r>
              <w:rPr>
                <w:sz w:val="20"/>
                <w:szCs w:val="20"/>
              </w:rPr>
              <w:t>1.000</w:t>
            </w:r>
          </w:p>
        </w:tc>
      </w:tr>
      <w:tr w:rsidR="00936766" w14:paraId="311C0F5B" w14:textId="77777777">
        <w:tc>
          <w:tcPr>
            <w:tcW w:w="2315" w:type="dxa"/>
          </w:tcPr>
          <w:p w14:paraId="7ACE760D" w14:textId="77777777" w:rsidR="00936766" w:rsidRDefault="00936766">
            <w:pPr>
              <w:rPr>
                <w:sz w:val="20"/>
                <w:szCs w:val="20"/>
              </w:rPr>
            </w:pPr>
          </w:p>
        </w:tc>
        <w:tc>
          <w:tcPr>
            <w:tcW w:w="2398" w:type="dxa"/>
          </w:tcPr>
          <w:p w14:paraId="5D93CCBA" w14:textId="77777777" w:rsidR="00936766" w:rsidRDefault="00397B73">
            <w:pPr>
              <w:pStyle w:val="Compact"/>
              <w:rPr>
                <w:sz w:val="20"/>
                <w:szCs w:val="20"/>
              </w:rPr>
            </w:pPr>
            <w:r>
              <w:rPr>
                <w:sz w:val="20"/>
                <w:szCs w:val="20"/>
              </w:rPr>
              <w:t>Plant density</w:t>
            </w:r>
          </w:p>
        </w:tc>
        <w:tc>
          <w:tcPr>
            <w:tcW w:w="924" w:type="dxa"/>
          </w:tcPr>
          <w:p w14:paraId="0A21ED17" w14:textId="77777777" w:rsidR="00936766" w:rsidRDefault="00397B73">
            <w:pPr>
              <w:pStyle w:val="Compact"/>
              <w:jc w:val="right"/>
              <w:rPr>
                <w:sz w:val="20"/>
                <w:szCs w:val="20"/>
              </w:rPr>
            </w:pPr>
            <w:r>
              <w:rPr>
                <w:sz w:val="20"/>
                <w:szCs w:val="20"/>
              </w:rPr>
              <w:t>-0.41</w:t>
            </w:r>
          </w:p>
        </w:tc>
        <w:tc>
          <w:tcPr>
            <w:tcW w:w="771" w:type="dxa"/>
          </w:tcPr>
          <w:p w14:paraId="529145F3" w14:textId="77777777" w:rsidR="00936766" w:rsidRDefault="00397B73">
            <w:pPr>
              <w:pStyle w:val="Compact"/>
              <w:jc w:val="right"/>
              <w:rPr>
                <w:sz w:val="20"/>
                <w:szCs w:val="20"/>
              </w:rPr>
            </w:pPr>
            <w:r>
              <w:rPr>
                <w:sz w:val="20"/>
                <w:szCs w:val="20"/>
              </w:rPr>
              <w:t>0.74</w:t>
            </w:r>
          </w:p>
        </w:tc>
        <w:tc>
          <w:tcPr>
            <w:tcW w:w="1153" w:type="dxa"/>
          </w:tcPr>
          <w:p w14:paraId="2A3556C4" w14:textId="77777777" w:rsidR="00936766" w:rsidRDefault="00397B73">
            <w:pPr>
              <w:pStyle w:val="Compact"/>
              <w:jc w:val="right"/>
              <w:rPr>
                <w:sz w:val="20"/>
                <w:szCs w:val="20"/>
              </w:rPr>
            </w:pPr>
            <w:r>
              <w:rPr>
                <w:sz w:val="20"/>
                <w:szCs w:val="20"/>
              </w:rPr>
              <w:t>-0.42</w:t>
            </w:r>
          </w:p>
        </w:tc>
        <w:tc>
          <w:tcPr>
            <w:tcW w:w="924" w:type="dxa"/>
          </w:tcPr>
          <w:p w14:paraId="5B4E6EB9" w14:textId="77777777" w:rsidR="00936766" w:rsidRDefault="00397B73">
            <w:pPr>
              <w:pStyle w:val="Compact"/>
              <w:jc w:val="right"/>
              <w:rPr>
                <w:sz w:val="20"/>
                <w:szCs w:val="20"/>
              </w:rPr>
            </w:pPr>
            <w:r>
              <w:rPr>
                <w:sz w:val="20"/>
                <w:szCs w:val="20"/>
              </w:rPr>
              <w:t>-1.86</w:t>
            </w:r>
          </w:p>
        </w:tc>
        <w:tc>
          <w:tcPr>
            <w:tcW w:w="924" w:type="dxa"/>
          </w:tcPr>
          <w:p w14:paraId="6AFAA105" w14:textId="77777777" w:rsidR="00936766" w:rsidRDefault="00397B73">
            <w:pPr>
              <w:pStyle w:val="Compact"/>
              <w:jc w:val="right"/>
              <w:rPr>
                <w:sz w:val="20"/>
                <w:szCs w:val="20"/>
              </w:rPr>
            </w:pPr>
            <w:r>
              <w:rPr>
                <w:sz w:val="20"/>
                <w:szCs w:val="20"/>
              </w:rPr>
              <w:t>1.06</w:t>
            </w:r>
          </w:p>
        </w:tc>
        <w:tc>
          <w:tcPr>
            <w:tcW w:w="1188" w:type="dxa"/>
          </w:tcPr>
          <w:p w14:paraId="2C0039A6" w14:textId="77777777" w:rsidR="00936766" w:rsidRDefault="00397B73">
            <w:pPr>
              <w:pStyle w:val="Compact"/>
              <w:rPr>
                <w:sz w:val="20"/>
                <w:szCs w:val="20"/>
              </w:rPr>
            </w:pPr>
            <w:r>
              <w:rPr>
                <w:sz w:val="20"/>
                <w:szCs w:val="20"/>
              </w:rPr>
              <w:t>0.5792</w:t>
            </w:r>
          </w:p>
        </w:tc>
        <w:tc>
          <w:tcPr>
            <w:tcW w:w="1000" w:type="dxa"/>
          </w:tcPr>
          <w:p w14:paraId="1FB06076" w14:textId="77777777" w:rsidR="00936766" w:rsidRDefault="00397B73">
            <w:pPr>
              <w:pStyle w:val="Compact"/>
              <w:jc w:val="right"/>
              <w:rPr>
                <w:sz w:val="20"/>
                <w:szCs w:val="20"/>
              </w:rPr>
            </w:pPr>
            <w:r>
              <w:rPr>
                <w:sz w:val="20"/>
                <w:szCs w:val="20"/>
              </w:rPr>
              <w:t>2243</w:t>
            </w:r>
          </w:p>
        </w:tc>
        <w:tc>
          <w:tcPr>
            <w:tcW w:w="924" w:type="dxa"/>
          </w:tcPr>
          <w:p w14:paraId="4C714976" w14:textId="77777777" w:rsidR="00936766" w:rsidRDefault="00397B73">
            <w:pPr>
              <w:pStyle w:val="Compact"/>
              <w:jc w:val="right"/>
              <w:rPr>
                <w:sz w:val="20"/>
                <w:szCs w:val="20"/>
              </w:rPr>
            </w:pPr>
            <w:r>
              <w:rPr>
                <w:sz w:val="20"/>
                <w:szCs w:val="20"/>
              </w:rPr>
              <w:t>1.001</w:t>
            </w:r>
          </w:p>
        </w:tc>
      </w:tr>
      <w:tr w:rsidR="00936766" w14:paraId="143741DD" w14:textId="77777777">
        <w:tc>
          <w:tcPr>
            <w:tcW w:w="2315" w:type="dxa"/>
          </w:tcPr>
          <w:p w14:paraId="1C85E795" w14:textId="77777777" w:rsidR="00936766" w:rsidRDefault="00936766">
            <w:pPr>
              <w:rPr>
                <w:sz w:val="20"/>
                <w:szCs w:val="20"/>
              </w:rPr>
            </w:pPr>
          </w:p>
        </w:tc>
        <w:tc>
          <w:tcPr>
            <w:tcW w:w="2398" w:type="dxa"/>
          </w:tcPr>
          <w:p w14:paraId="58120A95" w14:textId="77777777" w:rsidR="00936766" w:rsidRDefault="00397B73">
            <w:pPr>
              <w:pStyle w:val="Compact"/>
              <w:rPr>
                <w:sz w:val="20"/>
                <w:szCs w:val="20"/>
              </w:rPr>
            </w:pPr>
            <w:r>
              <w:rPr>
                <w:sz w:val="20"/>
                <w:szCs w:val="20"/>
              </w:rPr>
              <w:t>Sigma</w:t>
            </w:r>
          </w:p>
        </w:tc>
        <w:tc>
          <w:tcPr>
            <w:tcW w:w="924" w:type="dxa"/>
          </w:tcPr>
          <w:p w14:paraId="472CCC99" w14:textId="77777777" w:rsidR="00936766" w:rsidRDefault="00397B73">
            <w:pPr>
              <w:pStyle w:val="Compact"/>
              <w:jc w:val="right"/>
              <w:rPr>
                <w:sz w:val="20"/>
                <w:szCs w:val="20"/>
              </w:rPr>
            </w:pPr>
            <w:r>
              <w:rPr>
                <w:sz w:val="20"/>
                <w:szCs w:val="20"/>
              </w:rPr>
              <w:t>3.52</w:t>
            </w:r>
          </w:p>
        </w:tc>
        <w:tc>
          <w:tcPr>
            <w:tcW w:w="771" w:type="dxa"/>
          </w:tcPr>
          <w:p w14:paraId="1CB1D496" w14:textId="77777777" w:rsidR="00936766" w:rsidRDefault="00397B73">
            <w:pPr>
              <w:pStyle w:val="Compact"/>
              <w:jc w:val="right"/>
              <w:rPr>
                <w:sz w:val="20"/>
                <w:szCs w:val="20"/>
              </w:rPr>
            </w:pPr>
            <w:r>
              <w:rPr>
                <w:sz w:val="20"/>
                <w:szCs w:val="20"/>
              </w:rPr>
              <w:t>0.17</w:t>
            </w:r>
          </w:p>
        </w:tc>
        <w:tc>
          <w:tcPr>
            <w:tcW w:w="1153" w:type="dxa"/>
          </w:tcPr>
          <w:p w14:paraId="6D355183" w14:textId="77777777" w:rsidR="00936766" w:rsidRDefault="00397B73">
            <w:pPr>
              <w:pStyle w:val="Compact"/>
              <w:jc w:val="right"/>
              <w:rPr>
                <w:sz w:val="20"/>
                <w:szCs w:val="20"/>
              </w:rPr>
            </w:pPr>
            <w:r>
              <w:rPr>
                <w:sz w:val="20"/>
                <w:szCs w:val="20"/>
              </w:rPr>
              <w:t>3.51</w:t>
            </w:r>
          </w:p>
        </w:tc>
        <w:tc>
          <w:tcPr>
            <w:tcW w:w="924" w:type="dxa"/>
          </w:tcPr>
          <w:p w14:paraId="3184F252" w14:textId="77777777" w:rsidR="00936766" w:rsidRDefault="00397B73">
            <w:pPr>
              <w:pStyle w:val="Compact"/>
              <w:jc w:val="right"/>
              <w:rPr>
                <w:sz w:val="20"/>
                <w:szCs w:val="20"/>
              </w:rPr>
            </w:pPr>
            <w:r>
              <w:rPr>
                <w:sz w:val="20"/>
                <w:szCs w:val="20"/>
              </w:rPr>
              <w:t>3.19</w:t>
            </w:r>
          </w:p>
        </w:tc>
        <w:tc>
          <w:tcPr>
            <w:tcW w:w="924" w:type="dxa"/>
          </w:tcPr>
          <w:p w14:paraId="545104A3" w14:textId="77777777" w:rsidR="00936766" w:rsidRDefault="00397B73">
            <w:pPr>
              <w:pStyle w:val="Compact"/>
              <w:jc w:val="right"/>
              <w:rPr>
                <w:sz w:val="20"/>
                <w:szCs w:val="20"/>
              </w:rPr>
            </w:pPr>
            <w:r>
              <w:rPr>
                <w:sz w:val="20"/>
                <w:szCs w:val="20"/>
              </w:rPr>
              <w:t>3.87</w:t>
            </w:r>
          </w:p>
        </w:tc>
        <w:tc>
          <w:tcPr>
            <w:tcW w:w="1188" w:type="dxa"/>
          </w:tcPr>
          <w:p w14:paraId="432BBAAE" w14:textId="77777777" w:rsidR="00936766" w:rsidRDefault="00397B73">
            <w:pPr>
              <w:pStyle w:val="Compact"/>
              <w:rPr>
                <w:sz w:val="20"/>
                <w:szCs w:val="20"/>
              </w:rPr>
            </w:pPr>
            <w:r>
              <w:rPr>
                <w:sz w:val="20"/>
                <w:szCs w:val="20"/>
              </w:rPr>
              <w:t>-</w:t>
            </w:r>
          </w:p>
        </w:tc>
        <w:tc>
          <w:tcPr>
            <w:tcW w:w="1000" w:type="dxa"/>
          </w:tcPr>
          <w:p w14:paraId="7FA57A67" w14:textId="77777777" w:rsidR="00936766" w:rsidRDefault="00397B73">
            <w:pPr>
              <w:pStyle w:val="Compact"/>
              <w:jc w:val="right"/>
              <w:rPr>
                <w:sz w:val="20"/>
                <w:szCs w:val="20"/>
              </w:rPr>
            </w:pPr>
            <w:r>
              <w:rPr>
                <w:sz w:val="20"/>
                <w:szCs w:val="20"/>
              </w:rPr>
              <w:t>4976</w:t>
            </w:r>
          </w:p>
        </w:tc>
        <w:tc>
          <w:tcPr>
            <w:tcW w:w="924" w:type="dxa"/>
          </w:tcPr>
          <w:p w14:paraId="0A55AF6B" w14:textId="77777777" w:rsidR="00936766" w:rsidRDefault="00397B73">
            <w:pPr>
              <w:pStyle w:val="Compact"/>
              <w:jc w:val="right"/>
              <w:rPr>
                <w:sz w:val="20"/>
                <w:szCs w:val="20"/>
              </w:rPr>
            </w:pPr>
            <w:r>
              <w:rPr>
                <w:sz w:val="20"/>
                <w:szCs w:val="20"/>
              </w:rPr>
              <w:t>0.999</w:t>
            </w:r>
          </w:p>
        </w:tc>
      </w:tr>
      <w:tr w:rsidR="00936766" w14:paraId="677F291B" w14:textId="77777777">
        <w:tc>
          <w:tcPr>
            <w:tcW w:w="2315" w:type="dxa"/>
          </w:tcPr>
          <w:p w14:paraId="26E67249" w14:textId="77777777" w:rsidR="00936766" w:rsidRDefault="00936766">
            <w:pPr>
              <w:rPr>
                <w:sz w:val="20"/>
                <w:szCs w:val="20"/>
              </w:rPr>
            </w:pPr>
          </w:p>
        </w:tc>
        <w:tc>
          <w:tcPr>
            <w:tcW w:w="2398" w:type="dxa"/>
          </w:tcPr>
          <w:p w14:paraId="71BB1A6E" w14:textId="77777777" w:rsidR="00936766" w:rsidRDefault="00397B73">
            <w:pPr>
              <w:pStyle w:val="Compact"/>
              <w:rPr>
                <w:sz w:val="20"/>
                <w:szCs w:val="20"/>
              </w:rPr>
            </w:pPr>
            <w:r>
              <w:rPr>
                <w:sz w:val="20"/>
                <w:szCs w:val="20"/>
              </w:rPr>
              <w:t>Sigma (field)</w:t>
            </w:r>
          </w:p>
        </w:tc>
        <w:tc>
          <w:tcPr>
            <w:tcW w:w="924" w:type="dxa"/>
          </w:tcPr>
          <w:p w14:paraId="31F1EBD7" w14:textId="77777777" w:rsidR="00936766" w:rsidRDefault="00397B73">
            <w:pPr>
              <w:pStyle w:val="Compact"/>
              <w:jc w:val="right"/>
              <w:rPr>
                <w:sz w:val="20"/>
                <w:szCs w:val="20"/>
              </w:rPr>
            </w:pPr>
            <w:r>
              <w:rPr>
                <w:sz w:val="20"/>
                <w:szCs w:val="20"/>
              </w:rPr>
              <w:t>3.55</w:t>
            </w:r>
          </w:p>
        </w:tc>
        <w:tc>
          <w:tcPr>
            <w:tcW w:w="771" w:type="dxa"/>
          </w:tcPr>
          <w:p w14:paraId="28F176F1" w14:textId="77777777" w:rsidR="00936766" w:rsidRDefault="00397B73">
            <w:pPr>
              <w:pStyle w:val="Compact"/>
              <w:jc w:val="right"/>
              <w:rPr>
                <w:sz w:val="20"/>
                <w:szCs w:val="20"/>
              </w:rPr>
            </w:pPr>
            <w:r>
              <w:rPr>
                <w:sz w:val="20"/>
                <w:szCs w:val="20"/>
              </w:rPr>
              <w:t>0.39</w:t>
            </w:r>
          </w:p>
        </w:tc>
        <w:tc>
          <w:tcPr>
            <w:tcW w:w="1153" w:type="dxa"/>
          </w:tcPr>
          <w:p w14:paraId="526CBB3D" w14:textId="77777777" w:rsidR="00936766" w:rsidRDefault="00397B73">
            <w:pPr>
              <w:pStyle w:val="Compact"/>
              <w:jc w:val="right"/>
              <w:rPr>
                <w:sz w:val="20"/>
                <w:szCs w:val="20"/>
              </w:rPr>
            </w:pPr>
            <w:r>
              <w:rPr>
                <w:sz w:val="20"/>
                <w:szCs w:val="20"/>
              </w:rPr>
              <w:t>3.53</w:t>
            </w:r>
          </w:p>
        </w:tc>
        <w:tc>
          <w:tcPr>
            <w:tcW w:w="924" w:type="dxa"/>
          </w:tcPr>
          <w:p w14:paraId="3057FC23" w14:textId="77777777" w:rsidR="00936766" w:rsidRDefault="00397B73">
            <w:pPr>
              <w:pStyle w:val="Compact"/>
              <w:jc w:val="right"/>
              <w:rPr>
                <w:sz w:val="20"/>
                <w:szCs w:val="20"/>
              </w:rPr>
            </w:pPr>
            <w:r>
              <w:rPr>
                <w:sz w:val="20"/>
                <w:szCs w:val="20"/>
              </w:rPr>
              <w:t>2.88</w:t>
            </w:r>
          </w:p>
        </w:tc>
        <w:tc>
          <w:tcPr>
            <w:tcW w:w="924" w:type="dxa"/>
          </w:tcPr>
          <w:p w14:paraId="3A70908C" w14:textId="77777777" w:rsidR="00936766" w:rsidRDefault="00397B73">
            <w:pPr>
              <w:pStyle w:val="Compact"/>
              <w:jc w:val="right"/>
              <w:rPr>
                <w:sz w:val="20"/>
                <w:szCs w:val="20"/>
              </w:rPr>
            </w:pPr>
            <w:r>
              <w:rPr>
                <w:sz w:val="20"/>
                <w:szCs w:val="20"/>
              </w:rPr>
              <w:t>4.40</w:t>
            </w:r>
          </w:p>
        </w:tc>
        <w:tc>
          <w:tcPr>
            <w:tcW w:w="1188" w:type="dxa"/>
          </w:tcPr>
          <w:p w14:paraId="0B662FCB" w14:textId="77777777" w:rsidR="00936766" w:rsidRDefault="00397B73">
            <w:pPr>
              <w:pStyle w:val="Compact"/>
              <w:rPr>
                <w:sz w:val="20"/>
                <w:szCs w:val="20"/>
              </w:rPr>
            </w:pPr>
            <w:r>
              <w:rPr>
                <w:sz w:val="20"/>
                <w:szCs w:val="20"/>
              </w:rPr>
              <w:t>-</w:t>
            </w:r>
          </w:p>
        </w:tc>
        <w:tc>
          <w:tcPr>
            <w:tcW w:w="1000" w:type="dxa"/>
          </w:tcPr>
          <w:p w14:paraId="6A44258F" w14:textId="77777777" w:rsidR="00936766" w:rsidRDefault="00397B73">
            <w:pPr>
              <w:pStyle w:val="Compact"/>
              <w:jc w:val="right"/>
              <w:rPr>
                <w:sz w:val="20"/>
                <w:szCs w:val="20"/>
              </w:rPr>
            </w:pPr>
            <w:r>
              <w:rPr>
                <w:sz w:val="20"/>
                <w:szCs w:val="20"/>
              </w:rPr>
              <w:t>4133</w:t>
            </w:r>
          </w:p>
        </w:tc>
        <w:tc>
          <w:tcPr>
            <w:tcW w:w="924" w:type="dxa"/>
          </w:tcPr>
          <w:p w14:paraId="5361BC3C" w14:textId="77777777" w:rsidR="00936766" w:rsidRDefault="00397B73">
            <w:pPr>
              <w:pStyle w:val="Compact"/>
              <w:jc w:val="right"/>
              <w:rPr>
                <w:sz w:val="20"/>
                <w:szCs w:val="20"/>
              </w:rPr>
            </w:pPr>
            <w:r>
              <w:rPr>
                <w:sz w:val="20"/>
                <w:szCs w:val="20"/>
              </w:rPr>
              <w:t>1.000</w:t>
            </w:r>
          </w:p>
        </w:tc>
      </w:tr>
      <w:tr w:rsidR="00936766" w14:paraId="26CA5339" w14:textId="77777777">
        <w:tc>
          <w:tcPr>
            <w:tcW w:w="2315" w:type="dxa"/>
          </w:tcPr>
          <w:p w14:paraId="1458CC73" w14:textId="77777777" w:rsidR="00936766" w:rsidRDefault="00936766">
            <w:pPr>
              <w:rPr>
                <w:sz w:val="20"/>
                <w:szCs w:val="20"/>
              </w:rPr>
            </w:pPr>
          </w:p>
        </w:tc>
        <w:tc>
          <w:tcPr>
            <w:tcW w:w="2398" w:type="dxa"/>
          </w:tcPr>
          <w:p w14:paraId="2DA810E0" w14:textId="77777777" w:rsidR="00936766" w:rsidRDefault="00397B73">
            <w:pPr>
              <w:pStyle w:val="Compact"/>
              <w:rPr>
                <w:sz w:val="20"/>
                <w:szCs w:val="20"/>
              </w:rPr>
            </w:pPr>
            <w:r>
              <w:rPr>
                <w:sz w:val="20"/>
                <w:szCs w:val="20"/>
              </w:rPr>
              <w:t>Intercept</w:t>
            </w:r>
          </w:p>
        </w:tc>
        <w:tc>
          <w:tcPr>
            <w:tcW w:w="924" w:type="dxa"/>
          </w:tcPr>
          <w:p w14:paraId="239C2496" w14:textId="77777777" w:rsidR="00936766" w:rsidRDefault="00397B73">
            <w:pPr>
              <w:pStyle w:val="Compact"/>
              <w:jc w:val="right"/>
              <w:rPr>
                <w:sz w:val="20"/>
                <w:szCs w:val="20"/>
              </w:rPr>
            </w:pPr>
            <w:r>
              <w:rPr>
                <w:sz w:val="20"/>
                <w:szCs w:val="20"/>
              </w:rPr>
              <w:t>-1.98</w:t>
            </w:r>
          </w:p>
        </w:tc>
        <w:tc>
          <w:tcPr>
            <w:tcW w:w="771" w:type="dxa"/>
          </w:tcPr>
          <w:p w14:paraId="383465B6" w14:textId="77777777" w:rsidR="00936766" w:rsidRDefault="00397B73">
            <w:pPr>
              <w:pStyle w:val="Compact"/>
              <w:jc w:val="right"/>
              <w:rPr>
                <w:sz w:val="20"/>
                <w:szCs w:val="20"/>
              </w:rPr>
            </w:pPr>
            <w:r>
              <w:rPr>
                <w:sz w:val="20"/>
                <w:szCs w:val="20"/>
              </w:rPr>
              <w:t>0.45</w:t>
            </w:r>
          </w:p>
        </w:tc>
        <w:tc>
          <w:tcPr>
            <w:tcW w:w="1153" w:type="dxa"/>
          </w:tcPr>
          <w:p w14:paraId="4D2EBB14" w14:textId="77777777" w:rsidR="00936766" w:rsidRDefault="00397B73">
            <w:pPr>
              <w:pStyle w:val="Compact"/>
              <w:jc w:val="right"/>
              <w:rPr>
                <w:sz w:val="20"/>
                <w:szCs w:val="20"/>
              </w:rPr>
            </w:pPr>
            <w:r>
              <w:rPr>
                <w:sz w:val="20"/>
                <w:szCs w:val="20"/>
              </w:rPr>
              <w:t>-1.96</w:t>
            </w:r>
          </w:p>
        </w:tc>
        <w:tc>
          <w:tcPr>
            <w:tcW w:w="924" w:type="dxa"/>
          </w:tcPr>
          <w:p w14:paraId="14CBBE71" w14:textId="77777777" w:rsidR="00936766" w:rsidRDefault="00397B73">
            <w:pPr>
              <w:pStyle w:val="Compact"/>
              <w:jc w:val="right"/>
              <w:rPr>
                <w:sz w:val="20"/>
                <w:szCs w:val="20"/>
              </w:rPr>
            </w:pPr>
            <w:r>
              <w:rPr>
                <w:sz w:val="20"/>
                <w:szCs w:val="20"/>
              </w:rPr>
              <w:t>-2.89</w:t>
            </w:r>
          </w:p>
        </w:tc>
        <w:tc>
          <w:tcPr>
            <w:tcW w:w="924" w:type="dxa"/>
          </w:tcPr>
          <w:p w14:paraId="6755B629" w14:textId="77777777" w:rsidR="00936766" w:rsidRDefault="00397B73">
            <w:pPr>
              <w:pStyle w:val="Compact"/>
              <w:jc w:val="right"/>
              <w:rPr>
                <w:sz w:val="20"/>
                <w:szCs w:val="20"/>
              </w:rPr>
            </w:pPr>
            <w:r>
              <w:rPr>
                <w:sz w:val="20"/>
                <w:szCs w:val="20"/>
              </w:rPr>
              <w:t>-1.17</w:t>
            </w:r>
          </w:p>
        </w:tc>
        <w:tc>
          <w:tcPr>
            <w:tcW w:w="1188" w:type="dxa"/>
          </w:tcPr>
          <w:p w14:paraId="5E3A3D2D" w14:textId="77777777" w:rsidR="00936766" w:rsidRDefault="00397B73">
            <w:pPr>
              <w:pStyle w:val="Compact"/>
              <w:rPr>
                <w:sz w:val="20"/>
                <w:szCs w:val="20"/>
              </w:rPr>
            </w:pPr>
            <w:r>
              <w:rPr>
                <w:sz w:val="20"/>
                <w:szCs w:val="20"/>
              </w:rPr>
              <w:t>0.0001</w:t>
            </w:r>
          </w:p>
        </w:tc>
        <w:tc>
          <w:tcPr>
            <w:tcW w:w="1000" w:type="dxa"/>
          </w:tcPr>
          <w:p w14:paraId="7B49D1F8" w14:textId="77777777" w:rsidR="00936766" w:rsidRDefault="00397B73">
            <w:pPr>
              <w:pStyle w:val="Compact"/>
              <w:jc w:val="right"/>
              <w:rPr>
                <w:sz w:val="20"/>
                <w:szCs w:val="20"/>
              </w:rPr>
            </w:pPr>
            <w:r>
              <w:rPr>
                <w:sz w:val="20"/>
                <w:szCs w:val="20"/>
              </w:rPr>
              <w:t>936</w:t>
            </w:r>
          </w:p>
        </w:tc>
        <w:tc>
          <w:tcPr>
            <w:tcW w:w="924" w:type="dxa"/>
          </w:tcPr>
          <w:p w14:paraId="5A090324" w14:textId="77777777" w:rsidR="00936766" w:rsidRDefault="00397B73">
            <w:pPr>
              <w:pStyle w:val="Compact"/>
              <w:jc w:val="right"/>
              <w:rPr>
                <w:sz w:val="20"/>
                <w:szCs w:val="20"/>
              </w:rPr>
            </w:pPr>
            <w:r>
              <w:rPr>
                <w:sz w:val="20"/>
                <w:szCs w:val="20"/>
              </w:rPr>
              <w:t>1.006</w:t>
            </w:r>
          </w:p>
        </w:tc>
      </w:tr>
      <w:tr w:rsidR="00936766" w14:paraId="429FD67C" w14:textId="77777777">
        <w:tc>
          <w:tcPr>
            <w:tcW w:w="2315" w:type="dxa"/>
          </w:tcPr>
          <w:p w14:paraId="3AE76EB3" w14:textId="77777777" w:rsidR="00936766" w:rsidRDefault="00936766">
            <w:pPr>
              <w:rPr>
                <w:sz w:val="20"/>
                <w:szCs w:val="20"/>
              </w:rPr>
            </w:pPr>
          </w:p>
        </w:tc>
        <w:tc>
          <w:tcPr>
            <w:tcW w:w="2398" w:type="dxa"/>
          </w:tcPr>
          <w:p w14:paraId="5B8E9D52" w14:textId="77777777" w:rsidR="00936766" w:rsidRDefault="00397B73">
            <w:pPr>
              <w:pStyle w:val="Compact"/>
              <w:rPr>
                <w:sz w:val="20"/>
                <w:szCs w:val="20"/>
              </w:rPr>
            </w:pPr>
            <w:r>
              <w:rPr>
                <w:sz w:val="20"/>
                <w:szCs w:val="20"/>
              </w:rPr>
              <w:t>HB distance</w:t>
            </w:r>
          </w:p>
        </w:tc>
        <w:tc>
          <w:tcPr>
            <w:tcW w:w="924" w:type="dxa"/>
          </w:tcPr>
          <w:p w14:paraId="093639E5" w14:textId="77777777" w:rsidR="00936766" w:rsidRDefault="00397B73">
            <w:pPr>
              <w:pStyle w:val="Compact"/>
              <w:jc w:val="right"/>
              <w:rPr>
                <w:sz w:val="20"/>
                <w:szCs w:val="20"/>
              </w:rPr>
            </w:pPr>
            <w:r>
              <w:rPr>
                <w:sz w:val="20"/>
                <w:szCs w:val="20"/>
              </w:rPr>
              <w:t>-0.31</w:t>
            </w:r>
          </w:p>
        </w:tc>
        <w:tc>
          <w:tcPr>
            <w:tcW w:w="771" w:type="dxa"/>
          </w:tcPr>
          <w:p w14:paraId="0057B746" w14:textId="77777777" w:rsidR="00936766" w:rsidRDefault="00397B73">
            <w:pPr>
              <w:pStyle w:val="Compact"/>
              <w:jc w:val="right"/>
              <w:rPr>
                <w:sz w:val="20"/>
                <w:szCs w:val="20"/>
              </w:rPr>
            </w:pPr>
            <w:r>
              <w:rPr>
                <w:sz w:val="20"/>
                <w:szCs w:val="20"/>
              </w:rPr>
              <w:t>0.10</w:t>
            </w:r>
          </w:p>
        </w:tc>
        <w:tc>
          <w:tcPr>
            <w:tcW w:w="1153" w:type="dxa"/>
          </w:tcPr>
          <w:p w14:paraId="401EAAEF" w14:textId="77777777" w:rsidR="00936766" w:rsidRDefault="00397B73">
            <w:pPr>
              <w:pStyle w:val="Compact"/>
              <w:jc w:val="right"/>
              <w:rPr>
                <w:sz w:val="20"/>
                <w:szCs w:val="20"/>
              </w:rPr>
            </w:pPr>
            <w:r>
              <w:rPr>
                <w:sz w:val="20"/>
                <w:szCs w:val="20"/>
              </w:rPr>
              <w:t>-0.31</w:t>
            </w:r>
          </w:p>
        </w:tc>
        <w:tc>
          <w:tcPr>
            <w:tcW w:w="924" w:type="dxa"/>
          </w:tcPr>
          <w:p w14:paraId="739056A2" w14:textId="77777777" w:rsidR="00936766" w:rsidRDefault="00397B73">
            <w:pPr>
              <w:pStyle w:val="Compact"/>
              <w:jc w:val="right"/>
              <w:rPr>
                <w:sz w:val="20"/>
                <w:szCs w:val="20"/>
              </w:rPr>
            </w:pPr>
            <w:r>
              <w:rPr>
                <w:sz w:val="20"/>
                <w:szCs w:val="20"/>
              </w:rPr>
              <w:t>-0.50</w:t>
            </w:r>
          </w:p>
        </w:tc>
        <w:tc>
          <w:tcPr>
            <w:tcW w:w="924" w:type="dxa"/>
          </w:tcPr>
          <w:p w14:paraId="03587BD7" w14:textId="77777777" w:rsidR="00936766" w:rsidRDefault="00397B73">
            <w:pPr>
              <w:pStyle w:val="Compact"/>
              <w:jc w:val="right"/>
              <w:rPr>
                <w:sz w:val="20"/>
                <w:szCs w:val="20"/>
              </w:rPr>
            </w:pPr>
            <w:r>
              <w:rPr>
                <w:sz w:val="20"/>
                <w:szCs w:val="20"/>
              </w:rPr>
              <w:t>-0.13</w:t>
            </w:r>
          </w:p>
        </w:tc>
        <w:tc>
          <w:tcPr>
            <w:tcW w:w="1188" w:type="dxa"/>
          </w:tcPr>
          <w:p w14:paraId="7493ABA9" w14:textId="77777777" w:rsidR="00936766" w:rsidRDefault="00397B73">
            <w:pPr>
              <w:pStyle w:val="Compact"/>
              <w:rPr>
                <w:sz w:val="20"/>
                <w:szCs w:val="20"/>
              </w:rPr>
            </w:pPr>
            <w:r>
              <w:rPr>
                <w:sz w:val="20"/>
                <w:szCs w:val="20"/>
              </w:rPr>
              <w:t>0.0011</w:t>
            </w:r>
          </w:p>
        </w:tc>
        <w:tc>
          <w:tcPr>
            <w:tcW w:w="1000" w:type="dxa"/>
          </w:tcPr>
          <w:p w14:paraId="602D7A50" w14:textId="77777777" w:rsidR="00936766" w:rsidRDefault="00397B73">
            <w:pPr>
              <w:pStyle w:val="Compact"/>
              <w:jc w:val="right"/>
              <w:rPr>
                <w:sz w:val="20"/>
                <w:szCs w:val="20"/>
              </w:rPr>
            </w:pPr>
            <w:r>
              <w:rPr>
                <w:sz w:val="20"/>
                <w:szCs w:val="20"/>
              </w:rPr>
              <w:t>3526</w:t>
            </w:r>
          </w:p>
        </w:tc>
        <w:tc>
          <w:tcPr>
            <w:tcW w:w="924" w:type="dxa"/>
          </w:tcPr>
          <w:p w14:paraId="4BBA3C15" w14:textId="77777777" w:rsidR="00936766" w:rsidRDefault="00397B73">
            <w:pPr>
              <w:pStyle w:val="Compact"/>
              <w:jc w:val="right"/>
              <w:rPr>
                <w:sz w:val="20"/>
                <w:szCs w:val="20"/>
              </w:rPr>
            </w:pPr>
            <w:r>
              <w:rPr>
                <w:sz w:val="20"/>
                <w:szCs w:val="20"/>
              </w:rPr>
              <w:t>1.001</w:t>
            </w:r>
          </w:p>
        </w:tc>
      </w:tr>
      <w:tr w:rsidR="00936766" w14:paraId="1CA01556" w14:textId="77777777">
        <w:tc>
          <w:tcPr>
            <w:tcW w:w="2315" w:type="dxa"/>
          </w:tcPr>
          <w:p w14:paraId="08F41942" w14:textId="77777777" w:rsidR="00936766" w:rsidRDefault="00936766">
            <w:pPr>
              <w:rPr>
                <w:sz w:val="20"/>
                <w:szCs w:val="20"/>
              </w:rPr>
            </w:pPr>
          </w:p>
        </w:tc>
        <w:tc>
          <w:tcPr>
            <w:tcW w:w="2398" w:type="dxa"/>
          </w:tcPr>
          <w:p w14:paraId="1779B406" w14:textId="77777777" w:rsidR="00936766" w:rsidRDefault="00397B73">
            <w:pPr>
              <w:pStyle w:val="Compact"/>
              <w:rPr>
                <w:sz w:val="20"/>
                <w:szCs w:val="20"/>
              </w:rPr>
            </w:pPr>
            <w:r>
              <w:rPr>
                <w:sz w:val="20"/>
                <w:szCs w:val="20"/>
              </w:rPr>
              <w:t>Number of hives</w:t>
            </w:r>
          </w:p>
        </w:tc>
        <w:tc>
          <w:tcPr>
            <w:tcW w:w="924" w:type="dxa"/>
          </w:tcPr>
          <w:p w14:paraId="32FC02C0" w14:textId="77777777" w:rsidR="00936766" w:rsidRDefault="00397B73">
            <w:pPr>
              <w:pStyle w:val="Compact"/>
              <w:jc w:val="right"/>
              <w:rPr>
                <w:sz w:val="20"/>
                <w:szCs w:val="20"/>
              </w:rPr>
            </w:pPr>
            <w:r>
              <w:rPr>
                <w:sz w:val="20"/>
                <w:szCs w:val="20"/>
              </w:rPr>
              <w:t>0.72</w:t>
            </w:r>
          </w:p>
        </w:tc>
        <w:tc>
          <w:tcPr>
            <w:tcW w:w="771" w:type="dxa"/>
          </w:tcPr>
          <w:p w14:paraId="09025EEA" w14:textId="77777777" w:rsidR="00936766" w:rsidRDefault="00397B73">
            <w:pPr>
              <w:pStyle w:val="Compact"/>
              <w:jc w:val="right"/>
              <w:rPr>
                <w:sz w:val="20"/>
                <w:szCs w:val="20"/>
              </w:rPr>
            </w:pPr>
            <w:r>
              <w:rPr>
                <w:sz w:val="20"/>
                <w:szCs w:val="20"/>
              </w:rPr>
              <w:t>0.15</w:t>
            </w:r>
          </w:p>
        </w:tc>
        <w:tc>
          <w:tcPr>
            <w:tcW w:w="1153" w:type="dxa"/>
          </w:tcPr>
          <w:p w14:paraId="3AFFDE59" w14:textId="77777777" w:rsidR="00936766" w:rsidRDefault="00397B73">
            <w:pPr>
              <w:pStyle w:val="Compact"/>
              <w:jc w:val="right"/>
              <w:rPr>
                <w:sz w:val="20"/>
                <w:szCs w:val="20"/>
              </w:rPr>
            </w:pPr>
            <w:r>
              <w:rPr>
                <w:sz w:val="20"/>
                <w:szCs w:val="20"/>
              </w:rPr>
              <w:t>0.72</w:t>
            </w:r>
          </w:p>
        </w:tc>
        <w:tc>
          <w:tcPr>
            <w:tcW w:w="924" w:type="dxa"/>
          </w:tcPr>
          <w:p w14:paraId="0501BDAC" w14:textId="77777777" w:rsidR="00936766" w:rsidRDefault="00397B73">
            <w:pPr>
              <w:pStyle w:val="Compact"/>
              <w:jc w:val="right"/>
              <w:rPr>
                <w:sz w:val="20"/>
                <w:szCs w:val="20"/>
              </w:rPr>
            </w:pPr>
            <w:r>
              <w:rPr>
                <w:sz w:val="20"/>
                <w:szCs w:val="20"/>
              </w:rPr>
              <w:t>0.43</w:t>
            </w:r>
          </w:p>
        </w:tc>
        <w:tc>
          <w:tcPr>
            <w:tcW w:w="924" w:type="dxa"/>
          </w:tcPr>
          <w:p w14:paraId="2ED631F2" w14:textId="77777777" w:rsidR="00936766" w:rsidRDefault="00397B73">
            <w:pPr>
              <w:pStyle w:val="Compact"/>
              <w:jc w:val="right"/>
              <w:rPr>
                <w:sz w:val="20"/>
                <w:szCs w:val="20"/>
              </w:rPr>
            </w:pPr>
            <w:r>
              <w:rPr>
                <w:sz w:val="20"/>
                <w:szCs w:val="20"/>
              </w:rPr>
              <w:t>1.04</w:t>
            </w:r>
          </w:p>
        </w:tc>
        <w:tc>
          <w:tcPr>
            <w:tcW w:w="1188" w:type="dxa"/>
          </w:tcPr>
          <w:p w14:paraId="6A46EF2C" w14:textId="77777777" w:rsidR="00936766" w:rsidRDefault="00397B73">
            <w:pPr>
              <w:pStyle w:val="Compact"/>
              <w:rPr>
                <w:sz w:val="20"/>
                <w:szCs w:val="20"/>
              </w:rPr>
            </w:pPr>
            <w:r>
              <w:rPr>
                <w:sz w:val="20"/>
                <w:szCs w:val="20"/>
              </w:rPr>
              <w:t>0.0001</w:t>
            </w:r>
          </w:p>
        </w:tc>
        <w:tc>
          <w:tcPr>
            <w:tcW w:w="1000" w:type="dxa"/>
          </w:tcPr>
          <w:p w14:paraId="3E525828" w14:textId="77777777" w:rsidR="00936766" w:rsidRDefault="00397B73">
            <w:pPr>
              <w:pStyle w:val="Compact"/>
              <w:jc w:val="right"/>
              <w:rPr>
                <w:sz w:val="20"/>
                <w:szCs w:val="20"/>
              </w:rPr>
            </w:pPr>
            <w:r>
              <w:rPr>
                <w:sz w:val="20"/>
                <w:szCs w:val="20"/>
              </w:rPr>
              <w:t>1534</w:t>
            </w:r>
          </w:p>
        </w:tc>
        <w:tc>
          <w:tcPr>
            <w:tcW w:w="924" w:type="dxa"/>
          </w:tcPr>
          <w:p w14:paraId="780CC2F4" w14:textId="77777777" w:rsidR="00936766" w:rsidRDefault="00397B73">
            <w:pPr>
              <w:pStyle w:val="Compact"/>
              <w:jc w:val="right"/>
              <w:rPr>
                <w:sz w:val="20"/>
                <w:szCs w:val="20"/>
              </w:rPr>
            </w:pPr>
            <w:r>
              <w:rPr>
                <w:sz w:val="20"/>
                <w:szCs w:val="20"/>
              </w:rPr>
              <w:t>1.003</w:t>
            </w:r>
          </w:p>
        </w:tc>
      </w:tr>
      <w:tr w:rsidR="00936766" w14:paraId="0D4BD500" w14:textId="77777777">
        <w:tc>
          <w:tcPr>
            <w:tcW w:w="2315" w:type="dxa"/>
          </w:tcPr>
          <w:p w14:paraId="445F401C" w14:textId="77777777" w:rsidR="00936766" w:rsidRDefault="00936766">
            <w:pPr>
              <w:rPr>
                <w:sz w:val="20"/>
                <w:szCs w:val="20"/>
              </w:rPr>
            </w:pPr>
          </w:p>
        </w:tc>
        <w:tc>
          <w:tcPr>
            <w:tcW w:w="2398" w:type="dxa"/>
          </w:tcPr>
          <w:p w14:paraId="152B5109" w14:textId="77777777" w:rsidR="00936766" w:rsidRDefault="00397B73">
            <w:pPr>
              <w:pStyle w:val="Compact"/>
              <w:rPr>
                <w:sz w:val="20"/>
                <w:szCs w:val="20"/>
              </w:rPr>
            </w:pPr>
            <w:r>
              <w:rPr>
                <w:sz w:val="20"/>
                <w:szCs w:val="20"/>
              </w:rPr>
              <w:t>Flower density</w:t>
            </w:r>
          </w:p>
        </w:tc>
        <w:tc>
          <w:tcPr>
            <w:tcW w:w="924" w:type="dxa"/>
          </w:tcPr>
          <w:p w14:paraId="39D07819" w14:textId="77777777" w:rsidR="00936766" w:rsidRDefault="00397B73">
            <w:pPr>
              <w:pStyle w:val="Compact"/>
              <w:jc w:val="right"/>
              <w:rPr>
                <w:sz w:val="20"/>
                <w:szCs w:val="20"/>
              </w:rPr>
            </w:pPr>
            <w:r>
              <w:rPr>
                <w:sz w:val="20"/>
                <w:szCs w:val="20"/>
              </w:rPr>
              <w:t>0.03</w:t>
            </w:r>
          </w:p>
        </w:tc>
        <w:tc>
          <w:tcPr>
            <w:tcW w:w="771" w:type="dxa"/>
          </w:tcPr>
          <w:p w14:paraId="0D9C28E8" w14:textId="77777777" w:rsidR="00936766" w:rsidRDefault="00397B73">
            <w:pPr>
              <w:pStyle w:val="Compact"/>
              <w:jc w:val="right"/>
              <w:rPr>
                <w:sz w:val="20"/>
                <w:szCs w:val="20"/>
              </w:rPr>
            </w:pPr>
            <w:r>
              <w:rPr>
                <w:sz w:val="20"/>
                <w:szCs w:val="20"/>
              </w:rPr>
              <w:t>0.04</w:t>
            </w:r>
          </w:p>
        </w:tc>
        <w:tc>
          <w:tcPr>
            <w:tcW w:w="1153" w:type="dxa"/>
          </w:tcPr>
          <w:p w14:paraId="3ADA0D3F" w14:textId="77777777" w:rsidR="00936766" w:rsidRDefault="00397B73">
            <w:pPr>
              <w:pStyle w:val="Compact"/>
              <w:jc w:val="right"/>
              <w:rPr>
                <w:sz w:val="20"/>
                <w:szCs w:val="20"/>
              </w:rPr>
            </w:pPr>
            <w:r>
              <w:rPr>
                <w:sz w:val="20"/>
                <w:szCs w:val="20"/>
              </w:rPr>
              <w:t>0.03</w:t>
            </w:r>
          </w:p>
        </w:tc>
        <w:tc>
          <w:tcPr>
            <w:tcW w:w="924" w:type="dxa"/>
          </w:tcPr>
          <w:p w14:paraId="5A3AEFDE" w14:textId="77777777" w:rsidR="00936766" w:rsidRDefault="00397B73">
            <w:pPr>
              <w:pStyle w:val="Compact"/>
              <w:jc w:val="right"/>
              <w:rPr>
                <w:sz w:val="20"/>
                <w:szCs w:val="20"/>
              </w:rPr>
            </w:pPr>
            <w:r>
              <w:rPr>
                <w:sz w:val="20"/>
                <w:szCs w:val="20"/>
              </w:rPr>
              <w:t>-0.06</w:t>
            </w:r>
          </w:p>
        </w:tc>
        <w:tc>
          <w:tcPr>
            <w:tcW w:w="924" w:type="dxa"/>
          </w:tcPr>
          <w:p w14:paraId="22110A84" w14:textId="77777777" w:rsidR="00936766" w:rsidRDefault="00397B73">
            <w:pPr>
              <w:pStyle w:val="Compact"/>
              <w:jc w:val="right"/>
              <w:rPr>
                <w:sz w:val="20"/>
                <w:szCs w:val="20"/>
              </w:rPr>
            </w:pPr>
            <w:r>
              <w:rPr>
                <w:sz w:val="20"/>
                <w:szCs w:val="20"/>
              </w:rPr>
              <w:t>0.12</w:t>
            </w:r>
          </w:p>
        </w:tc>
        <w:tc>
          <w:tcPr>
            <w:tcW w:w="1188" w:type="dxa"/>
          </w:tcPr>
          <w:p w14:paraId="02CD2EE4" w14:textId="77777777" w:rsidR="00936766" w:rsidRDefault="00397B73">
            <w:pPr>
              <w:pStyle w:val="Compact"/>
              <w:rPr>
                <w:sz w:val="20"/>
                <w:szCs w:val="20"/>
              </w:rPr>
            </w:pPr>
            <w:r>
              <w:rPr>
                <w:sz w:val="20"/>
                <w:szCs w:val="20"/>
              </w:rPr>
              <w:t>0.541</w:t>
            </w:r>
          </w:p>
        </w:tc>
        <w:tc>
          <w:tcPr>
            <w:tcW w:w="1000" w:type="dxa"/>
          </w:tcPr>
          <w:p w14:paraId="148C9881" w14:textId="77777777" w:rsidR="00936766" w:rsidRDefault="00397B73">
            <w:pPr>
              <w:pStyle w:val="Compact"/>
              <w:jc w:val="right"/>
              <w:rPr>
                <w:sz w:val="20"/>
                <w:szCs w:val="20"/>
              </w:rPr>
            </w:pPr>
            <w:r>
              <w:rPr>
                <w:sz w:val="20"/>
                <w:szCs w:val="20"/>
              </w:rPr>
              <w:t>2397</w:t>
            </w:r>
          </w:p>
        </w:tc>
        <w:tc>
          <w:tcPr>
            <w:tcW w:w="924" w:type="dxa"/>
          </w:tcPr>
          <w:p w14:paraId="70C33EC4" w14:textId="77777777" w:rsidR="00936766" w:rsidRDefault="00397B73">
            <w:pPr>
              <w:pStyle w:val="Compact"/>
              <w:jc w:val="right"/>
              <w:rPr>
                <w:sz w:val="20"/>
                <w:szCs w:val="20"/>
              </w:rPr>
            </w:pPr>
            <w:r>
              <w:rPr>
                <w:sz w:val="20"/>
                <w:szCs w:val="20"/>
              </w:rPr>
              <w:t>1.000</w:t>
            </w:r>
          </w:p>
        </w:tc>
      </w:tr>
      <w:tr w:rsidR="00936766" w14:paraId="1BC09E1B" w14:textId="77777777">
        <w:tc>
          <w:tcPr>
            <w:tcW w:w="2315" w:type="dxa"/>
          </w:tcPr>
          <w:p w14:paraId="313714C7" w14:textId="77777777" w:rsidR="00936766" w:rsidRDefault="00936766">
            <w:pPr>
              <w:rPr>
                <w:sz w:val="20"/>
                <w:szCs w:val="20"/>
              </w:rPr>
            </w:pPr>
          </w:p>
        </w:tc>
        <w:tc>
          <w:tcPr>
            <w:tcW w:w="2398" w:type="dxa"/>
          </w:tcPr>
          <w:p w14:paraId="2924DD7A" w14:textId="77777777" w:rsidR="00936766" w:rsidRDefault="00397B73">
            <w:pPr>
              <w:pStyle w:val="Compact"/>
              <w:rPr>
                <w:sz w:val="20"/>
                <w:szCs w:val="20"/>
              </w:rPr>
            </w:pPr>
            <w:r>
              <w:rPr>
                <w:sz w:val="20"/>
                <w:szCs w:val="20"/>
              </w:rPr>
              <w:t>Sigma (field)</w:t>
            </w:r>
          </w:p>
        </w:tc>
        <w:tc>
          <w:tcPr>
            <w:tcW w:w="924" w:type="dxa"/>
          </w:tcPr>
          <w:p w14:paraId="06515A3B" w14:textId="77777777" w:rsidR="00936766" w:rsidRDefault="00397B73">
            <w:pPr>
              <w:pStyle w:val="Compact"/>
              <w:jc w:val="right"/>
              <w:rPr>
                <w:sz w:val="20"/>
                <w:szCs w:val="20"/>
              </w:rPr>
            </w:pPr>
            <w:r>
              <w:rPr>
                <w:sz w:val="20"/>
                <w:szCs w:val="20"/>
              </w:rPr>
              <w:t>1.44</w:t>
            </w:r>
          </w:p>
        </w:tc>
        <w:tc>
          <w:tcPr>
            <w:tcW w:w="771" w:type="dxa"/>
          </w:tcPr>
          <w:p w14:paraId="79FF32CA" w14:textId="77777777" w:rsidR="00936766" w:rsidRDefault="00397B73">
            <w:pPr>
              <w:pStyle w:val="Compact"/>
              <w:jc w:val="right"/>
              <w:rPr>
                <w:sz w:val="20"/>
                <w:szCs w:val="20"/>
              </w:rPr>
            </w:pPr>
            <w:r>
              <w:rPr>
                <w:sz w:val="20"/>
                <w:szCs w:val="20"/>
              </w:rPr>
              <w:t>0.34</w:t>
            </w:r>
          </w:p>
        </w:tc>
        <w:tc>
          <w:tcPr>
            <w:tcW w:w="1153" w:type="dxa"/>
          </w:tcPr>
          <w:p w14:paraId="4E4C79C6" w14:textId="77777777" w:rsidR="00936766" w:rsidRDefault="00397B73">
            <w:pPr>
              <w:pStyle w:val="Compact"/>
              <w:jc w:val="right"/>
              <w:rPr>
                <w:sz w:val="20"/>
                <w:szCs w:val="20"/>
              </w:rPr>
            </w:pPr>
            <w:r>
              <w:rPr>
                <w:sz w:val="20"/>
                <w:szCs w:val="20"/>
              </w:rPr>
              <w:t>1.43</w:t>
            </w:r>
          </w:p>
        </w:tc>
        <w:tc>
          <w:tcPr>
            <w:tcW w:w="924" w:type="dxa"/>
          </w:tcPr>
          <w:p w14:paraId="66E88DA6" w14:textId="77777777" w:rsidR="00936766" w:rsidRDefault="00397B73">
            <w:pPr>
              <w:pStyle w:val="Compact"/>
              <w:jc w:val="right"/>
              <w:rPr>
                <w:sz w:val="20"/>
                <w:szCs w:val="20"/>
              </w:rPr>
            </w:pPr>
            <w:r>
              <w:rPr>
                <w:sz w:val="20"/>
                <w:szCs w:val="20"/>
              </w:rPr>
              <w:t>0.80</w:t>
            </w:r>
          </w:p>
        </w:tc>
        <w:tc>
          <w:tcPr>
            <w:tcW w:w="924" w:type="dxa"/>
          </w:tcPr>
          <w:p w14:paraId="028F08A7" w14:textId="77777777" w:rsidR="00936766" w:rsidRDefault="00397B73">
            <w:pPr>
              <w:pStyle w:val="Compact"/>
              <w:jc w:val="right"/>
              <w:rPr>
                <w:sz w:val="20"/>
                <w:szCs w:val="20"/>
              </w:rPr>
            </w:pPr>
            <w:r>
              <w:rPr>
                <w:sz w:val="20"/>
                <w:szCs w:val="20"/>
              </w:rPr>
              <w:t>2.14</w:t>
            </w:r>
          </w:p>
        </w:tc>
        <w:tc>
          <w:tcPr>
            <w:tcW w:w="1188" w:type="dxa"/>
          </w:tcPr>
          <w:p w14:paraId="444B9EFF" w14:textId="77777777" w:rsidR="00936766" w:rsidRDefault="00397B73">
            <w:pPr>
              <w:pStyle w:val="Compact"/>
              <w:rPr>
                <w:sz w:val="20"/>
                <w:szCs w:val="20"/>
              </w:rPr>
            </w:pPr>
            <w:r>
              <w:rPr>
                <w:sz w:val="20"/>
                <w:szCs w:val="20"/>
              </w:rPr>
              <w:t>-</w:t>
            </w:r>
          </w:p>
        </w:tc>
        <w:tc>
          <w:tcPr>
            <w:tcW w:w="1000" w:type="dxa"/>
          </w:tcPr>
          <w:p w14:paraId="241F7C8D" w14:textId="77777777" w:rsidR="00936766" w:rsidRDefault="00397B73">
            <w:pPr>
              <w:pStyle w:val="Compact"/>
              <w:jc w:val="right"/>
              <w:rPr>
                <w:sz w:val="20"/>
                <w:szCs w:val="20"/>
              </w:rPr>
            </w:pPr>
            <w:r>
              <w:rPr>
                <w:sz w:val="20"/>
                <w:szCs w:val="20"/>
              </w:rPr>
              <w:t>494</w:t>
            </w:r>
          </w:p>
        </w:tc>
        <w:tc>
          <w:tcPr>
            <w:tcW w:w="924" w:type="dxa"/>
          </w:tcPr>
          <w:p w14:paraId="66F9E485" w14:textId="77777777" w:rsidR="00936766" w:rsidRDefault="00397B73">
            <w:pPr>
              <w:pStyle w:val="Compact"/>
              <w:jc w:val="right"/>
              <w:rPr>
                <w:sz w:val="20"/>
                <w:szCs w:val="20"/>
              </w:rPr>
            </w:pPr>
            <w:r>
              <w:rPr>
                <w:sz w:val="20"/>
                <w:szCs w:val="20"/>
              </w:rPr>
              <w:t>1.014</w:t>
            </w:r>
          </w:p>
        </w:tc>
      </w:tr>
      <w:tr w:rsidR="00936766" w14:paraId="3676AAFF" w14:textId="77777777">
        <w:tc>
          <w:tcPr>
            <w:tcW w:w="2315" w:type="dxa"/>
          </w:tcPr>
          <w:p w14:paraId="477E38D7" w14:textId="77777777" w:rsidR="00936766" w:rsidRDefault="00936766">
            <w:pPr>
              <w:rPr>
                <w:sz w:val="20"/>
                <w:szCs w:val="20"/>
              </w:rPr>
            </w:pPr>
          </w:p>
        </w:tc>
        <w:tc>
          <w:tcPr>
            <w:tcW w:w="2398" w:type="dxa"/>
          </w:tcPr>
          <w:p w14:paraId="50577170" w14:textId="77777777" w:rsidR="00936766" w:rsidRDefault="00397B73">
            <w:pPr>
              <w:pStyle w:val="Compact"/>
              <w:rPr>
                <w:sz w:val="20"/>
                <w:szCs w:val="20"/>
              </w:rPr>
            </w:pPr>
            <w:r>
              <w:rPr>
                <w:sz w:val="20"/>
                <w:szCs w:val="20"/>
              </w:rPr>
              <w:t>Phi</w:t>
            </w:r>
          </w:p>
        </w:tc>
        <w:tc>
          <w:tcPr>
            <w:tcW w:w="924" w:type="dxa"/>
          </w:tcPr>
          <w:p w14:paraId="45A7ADA7" w14:textId="77777777" w:rsidR="00936766" w:rsidRDefault="00397B73">
            <w:pPr>
              <w:pStyle w:val="Compact"/>
              <w:jc w:val="right"/>
              <w:rPr>
                <w:sz w:val="20"/>
                <w:szCs w:val="20"/>
              </w:rPr>
            </w:pPr>
            <w:r>
              <w:rPr>
                <w:sz w:val="20"/>
                <w:szCs w:val="20"/>
              </w:rPr>
              <w:t>0.35</w:t>
            </w:r>
          </w:p>
        </w:tc>
        <w:tc>
          <w:tcPr>
            <w:tcW w:w="771" w:type="dxa"/>
          </w:tcPr>
          <w:p w14:paraId="4CBDC2F3" w14:textId="77777777" w:rsidR="00936766" w:rsidRDefault="00397B73">
            <w:pPr>
              <w:pStyle w:val="Compact"/>
              <w:jc w:val="right"/>
              <w:rPr>
                <w:sz w:val="20"/>
                <w:szCs w:val="20"/>
              </w:rPr>
            </w:pPr>
            <w:r>
              <w:rPr>
                <w:sz w:val="20"/>
                <w:szCs w:val="20"/>
              </w:rPr>
              <w:t>0.08</w:t>
            </w:r>
          </w:p>
        </w:tc>
        <w:tc>
          <w:tcPr>
            <w:tcW w:w="1153" w:type="dxa"/>
          </w:tcPr>
          <w:p w14:paraId="26ECB19B" w14:textId="77777777" w:rsidR="00936766" w:rsidRDefault="00397B73">
            <w:pPr>
              <w:pStyle w:val="Compact"/>
              <w:jc w:val="right"/>
              <w:rPr>
                <w:sz w:val="20"/>
                <w:szCs w:val="20"/>
              </w:rPr>
            </w:pPr>
            <w:r>
              <w:rPr>
                <w:sz w:val="20"/>
                <w:szCs w:val="20"/>
              </w:rPr>
              <w:t>0.34</w:t>
            </w:r>
          </w:p>
        </w:tc>
        <w:tc>
          <w:tcPr>
            <w:tcW w:w="924" w:type="dxa"/>
          </w:tcPr>
          <w:p w14:paraId="61664C2A" w14:textId="77777777" w:rsidR="00936766" w:rsidRDefault="00397B73">
            <w:pPr>
              <w:pStyle w:val="Compact"/>
              <w:jc w:val="right"/>
              <w:rPr>
                <w:sz w:val="20"/>
                <w:szCs w:val="20"/>
              </w:rPr>
            </w:pPr>
            <w:r>
              <w:rPr>
                <w:sz w:val="20"/>
                <w:szCs w:val="20"/>
              </w:rPr>
              <w:t>0.22</w:t>
            </w:r>
          </w:p>
        </w:tc>
        <w:tc>
          <w:tcPr>
            <w:tcW w:w="924" w:type="dxa"/>
          </w:tcPr>
          <w:p w14:paraId="2C84E4B0" w14:textId="77777777" w:rsidR="00936766" w:rsidRDefault="00397B73">
            <w:pPr>
              <w:pStyle w:val="Compact"/>
              <w:jc w:val="right"/>
              <w:rPr>
                <w:sz w:val="20"/>
                <w:szCs w:val="20"/>
              </w:rPr>
            </w:pPr>
            <w:r>
              <w:rPr>
                <w:sz w:val="20"/>
                <w:szCs w:val="20"/>
              </w:rPr>
              <w:t>0.53</w:t>
            </w:r>
          </w:p>
        </w:tc>
        <w:tc>
          <w:tcPr>
            <w:tcW w:w="1188" w:type="dxa"/>
          </w:tcPr>
          <w:p w14:paraId="01461054" w14:textId="77777777" w:rsidR="00936766" w:rsidRDefault="00397B73">
            <w:pPr>
              <w:pStyle w:val="Compact"/>
              <w:rPr>
                <w:sz w:val="20"/>
                <w:szCs w:val="20"/>
              </w:rPr>
            </w:pPr>
            <w:r>
              <w:rPr>
                <w:sz w:val="20"/>
                <w:szCs w:val="20"/>
              </w:rPr>
              <w:t>-</w:t>
            </w:r>
          </w:p>
        </w:tc>
        <w:tc>
          <w:tcPr>
            <w:tcW w:w="1000" w:type="dxa"/>
          </w:tcPr>
          <w:p w14:paraId="77ED1891" w14:textId="77777777" w:rsidR="00936766" w:rsidRDefault="00397B73">
            <w:pPr>
              <w:pStyle w:val="Compact"/>
              <w:jc w:val="right"/>
              <w:rPr>
                <w:sz w:val="20"/>
                <w:szCs w:val="20"/>
              </w:rPr>
            </w:pPr>
            <w:r>
              <w:rPr>
                <w:sz w:val="20"/>
                <w:szCs w:val="20"/>
              </w:rPr>
              <w:t>1630</w:t>
            </w:r>
          </w:p>
        </w:tc>
        <w:tc>
          <w:tcPr>
            <w:tcW w:w="924" w:type="dxa"/>
          </w:tcPr>
          <w:p w14:paraId="5DD45967" w14:textId="77777777" w:rsidR="00936766" w:rsidRDefault="00397B73">
            <w:pPr>
              <w:pStyle w:val="Compact"/>
              <w:jc w:val="right"/>
              <w:rPr>
                <w:sz w:val="20"/>
                <w:szCs w:val="20"/>
              </w:rPr>
            </w:pPr>
            <w:r>
              <w:rPr>
                <w:sz w:val="20"/>
                <w:szCs w:val="20"/>
              </w:rPr>
              <w:t>1.003</w:t>
            </w:r>
          </w:p>
        </w:tc>
      </w:tr>
      <w:tr w:rsidR="00936766" w14:paraId="7C6F05C9" w14:textId="77777777">
        <w:tc>
          <w:tcPr>
            <w:tcW w:w="2315" w:type="dxa"/>
          </w:tcPr>
          <w:p w14:paraId="018AC5AB" w14:textId="77777777" w:rsidR="00936766" w:rsidRDefault="00936766">
            <w:pPr>
              <w:rPr>
                <w:sz w:val="20"/>
                <w:szCs w:val="20"/>
              </w:rPr>
            </w:pPr>
          </w:p>
        </w:tc>
        <w:tc>
          <w:tcPr>
            <w:tcW w:w="2398" w:type="dxa"/>
          </w:tcPr>
          <w:p w14:paraId="43CDDA1B" w14:textId="77777777" w:rsidR="00936766" w:rsidRDefault="00397B73">
            <w:pPr>
              <w:pStyle w:val="Compact"/>
              <w:rPr>
                <w:sz w:val="20"/>
                <w:szCs w:val="20"/>
              </w:rPr>
            </w:pPr>
            <w:r>
              <w:rPr>
                <w:sz w:val="20"/>
                <w:szCs w:val="20"/>
              </w:rPr>
              <w:t>Intercept</w:t>
            </w:r>
          </w:p>
        </w:tc>
        <w:tc>
          <w:tcPr>
            <w:tcW w:w="924" w:type="dxa"/>
          </w:tcPr>
          <w:p w14:paraId="4B35255C" w14:textId="77777777" w:rsidR="00936766" w:rsidRDefault="00397B73">
            <w:pPr>
              <w:pStyle w:val="Compact"/>
              <w:jc w:val="right"/>
              <w:rPr>
                <w:sz w:val="20"/>
                <w:szCs w:val="20"/>
              </w:rPr>
            </w:pPr>
            <w:r>
              <w:rPr>
                <w:sz w:val="20"/>
                <w:szCs w:val="20"/>
              </w:rPr>
              <w:t>2.56</w:t>
            </w:r>
          </w:p>
        </w:tc>
        <w:tc>
          <w:tcPr>
            <w:tcW w:w="771" w:type="dxa"/>
          </w:tcPr>
          <w:p w14:paraId="50E720C6" w14:textId="77777777" w:rsidR="00936766" w:rsidRDefault="00397B73">
            <w:pPr>
              <w:pStyle w:val="Compact"/>
              <w:jc w:val="right"/>
              <w:rPr>
                <w:sz w:val="20"/>
                <w:szCs w:val="20"/>
              </w:rPr>
            </w:pPr>
            <w:r>
              <w:rPr>
                <w:sz w:val="20"/>
                <w:szCs w:val="20"/>
              </w:rPr>
              <w:t>0.04</w:t>
            </w:r>
          </w:p>
        </w:tc>
        <w:tc>
          <w:tcPr>
            <w:tcW w:w="1153" w:type="dxa"/>
          </w:tcPr>
          <w:p w14:paraId="4DE12A6A" w14:textId="77777777" w:rsidR="00936766" w:rsidRDefault="00397B73">
            <w:pPr>
              <w:pStyle w:val="Compact"/>
              <w:jc w:val="right"/>
              <w:rPr>
                <w:sz w:val="20"/>
                <w:szCs w:val="20"/>
              </w:rPr>
            </w:pPr>
            <w:r>
              <w:rPr>
                <w:sz w:val="20"/>
                <w:szCs w:val="20"/>
              </w:rPr>
              <w:t>2.56</w:t>
            </w:r>
          </w:p>
        </w:tc>
        <w:tc>
          <w:tcPr>
            <w:tcW w:w="924" w:type="dxa"/>
          </w:tcPr>
          <w:p w14:paraId="52250038" w14:textId="77777777" w:rsidR="00936766" w:rsidRDefault="00397B73">
            <w:pPr>
              <w:pStyle w:val="Compact"/>
              <w:jc w:val="right"/>
              <w:rPr>
                <w:sz w:val="20"/>
                <w:szCs w:val="20"/>
              </w:rPr>
            </w:pPr>
            <w:r>
              <w:rPr>
                <w:sz w:val="20"/>
                <w:szCs w:val="20"/>
              </w:rPr>
              <w:t>2.50</w:t>
            </w:r>
          </w:p>
        </w:tc>
        <w:tc>
          <w:tcPr>
            <w:tcW w:w="924" w:type="dxa"/>
          </w:tcPr>
          <w:p w14:paraId="70864AC5" w14:textId="77777777" w:rsidR="00936766" w:rsidRDefault="00397B73">
            <w:pPr>
              <w:pStyle w:val="Compact"/>
              <w:jc w:val="right"/>
              <w:rPr>
                <w:sz w:val="20"/>
                <w:szCs w:val="20"/>
              </w:rPr>
            </w:pPr>
            <w:r>
              <w:rPr>
                <w:sz w:val="20"/>
                <w:szCs w:val="20"/>
              </w:rPr>
              <w:t>2.63</w:t>
            </w:r>
          </w:p>
        </w:tc>
        <w:tc>
          <w:tcPr>
            <w:tcW w:w="1188" w:type="dxa"/>
          </w:tcPr>
          <w:p w14:paraId="6AEF4D04" w14:textId="77777777" w:rsidR="00936766" w:rsidRDefault="00397B73">
            <w:pPr>
              <w:pStyle w:val="Compact"/>
              <w:rPr>
                <w:sz w:val="20"/>
                <w:szCs w:val="20"/>
              </w:rPr>
            </w:pPr>
            <w:r>
              <w:rPr>
                <w:sz w:val="20"/>
                <w:szCs w:val="20"/>
              </w:rPr>
              <w:t>0.0001</w:t>
            </w:r>
          </w:p>
        </w:tc>
        <w:tc>
          <w:tcPr>
            <w:tcW w:w="1000" w:type="dxa"/>
          </w:tcPr>
          <w:p w14:paraId="796A908E" w14:textId="77777777" w:rsidR="00936766" w:rsidRDefault="00397B73">
            <w:pPr>
              <w:pStyle w:val="Compact"/>
              <w:jc w:val="right"/>
              <w:rPr>
                <w:sz w:val="20"/>
                <w:szCs w:val="20"/>
              </w:rPr>
            </w:pPr>
            <w:r>
              <w:rPr>
                <w:sz w:val="20"/>
                <w:szCs w:val="20"/>
              </w:rPr>
              <w:t>594</w:t>
            </w:r>
          </w:p>
        </w:tc>
        <w:tc>
          <w:tcPr>
            <w:tcW w:w="924" w:type="dxa"/>
          </w:tcPr>
          <w:p w14:paraId="08388C67" w14:textId="77777777" w:rsidR="00936766" w:rsidRDefault="00397B73">
            <w:pPr>
              <w:pStyle w:val="Compact"/>
              <w:jc w:val="right"/>
              <w:rPr>
                <w:sz w:val="20"/>
                <w:szCs w:val="20"/>
              </w:rPr>
            </w:pPr>
            <w:r>
              <w:rPr>
                <w:sz w:val="20"/>
                <w:szCs w:val="20"/>
              </w:rPr>
              <w:t>1.006</w:t>
            </w:r>
          </w:p>
        </w:tc>
      </w:tr>
      <w:tr w:rsidR="00936766" w14:paraId="58AD1A11" w14:textId="77777777">
        <w:tc>
          <w:tcPr>
            <w:tcW w:w="2315" w:type="dxa"/>
          </w:tcPr>
          <w:p w14:paraId="4A3DDCF7" w14:textId="77777777" w:rsidR="00936766" w:rsidRDefault="00936766">
            <w:pPr>
              <w:rPr>
                <w:sz w:val="20"/>
                <w:szCs w:val="20"/>
              </w:rPr>
            </w:pPr>
          </w:p>
        </w:tc>
        <w:tc>
          <w:tcPr>
            <w:tcW w:w="2398" w:type="dxa"/>
          </w:tcPr>
          <w:p w14:paraId="4252CDC4" w14:textId="77777777" w:rsidR="00936766" w:rsidRDefault="00397B73">
            <w:pPr>
              <w:pStyle w:val="Compact"/>
              <w:rPr>
                <w:sz w:val="20"/>
                <w:szCs w:val="20"/>
              </w:rPr>
            </w:pPr>
            <w:r>
              <w:rPr>
                <w:sz w:val="20"/>
                <w:szCs w:val="20"/>
              </w:rPr>
              <w:t>Plant size</w:t>
            </w:r>
          </w:p>
        </w:tc>
        <w:tc>
          <w:tcPr>
            <w:tcW w:w="924" w:type="dxa"/>
          </w:tcPr>
          <w:p w14:paraId="7DACB077" w14:textId="77777777" w:rsidR="00936766" w:rsidRDefault="00397B73">
            <w:pPr>
              <w:pStyle w:val="Compact"/>
              <w:jc w:val="right"/>
              <w:rPr>
                <w:sz w:val="20"/>
                <w:szCs w:val="20"/>
              </w:rPr>
            </w:pPr>
            <w:r>
              <w:rPr>
                <w:sz w:val="20"/>
                <w:szCs w:val="20"/>
              </w:rPr>
              <w:t>0.94</w:t>
            </w:r>
          </w:p>
        </w:tc>
        <w:tc>
          <w:tcPr>
            <w:tcW w:w="771" w:type="dxa"/>
          </w:tcPr>
          <w:p w14:paraId="64FAC462" w14:textId="77777777" w:rsidR="00936766" w:rsidRDefault="00397B73">
            <w:pPr>
              <w:pStyle w:val="Compact"/>
              <w:jc w:val="right"/>
              <w:rPr>
                <w:sz w:val="20"/>
                <w:szCs w:val="20"/>
              </w:rPr>
            </w:pPr>
            <w:r>
              <w:rPr>
                <w:sz w:val="20"/>
                <w:szCs w:val="20"/>
              </w:rPr>
              <w:t>0.01</w:t>
            </w:r>
          </w:p>
        </w:tc>
        <w:tc>
          <w:tcPr>
            <w:tcW w:w="1153" w:type="dxa"/>
          </w:tcPr>
          <w:p w14:paraId="034CC6E3" w14:textId="77777777" w:rsidR="00936766" w:rsidRDefault="00397B73">
            <w:pPr>
              <w:pStyle w:val="Compact"/>
              <w:jc w:val="right"/>
              <w:rPr>
                <w:sz w:val="20"/>
                <w:szCs w:val="20"/>
              </w:rPr>
            </w:pPr>
            <w:r>
              <w:rPr>
                <w:sz w:val="20"/>
                <w:szCs w:val="20"/>
              </w:rPr>
              <w:t>0.94</w:t>
            </w:r>
          </w:p>
        </w:tc>
        <w:tc>
          <w:tcPr>
            <w:tcW w:w="924" w:type="dxa"/>
          </w:tcPr>
          <w:p w14:paraId="3376996E" w14:textId="77777777" w:rsidR="00936766" w:rsidRDefault="00397B73">
            <w:pPr>
              <w:pStyle w:val="Compact"/>
              <w:jc w:val="right"/>
              <w:rPr>
                <w:sz w:val="20"/>
                <w:szCs w:val="20"/>
              </w:rPr>
            </w:pPr>
            <w:r>
              <w:rPr>
                <w:sz w:val="20"/>
                <w:szCs w:val="20"/>
              </w:rPr>
              <w:t>0.92</w:t>
            </w:r>
          </w:p>
        </w:tc>
        <w:tc>
          <w:tcPr>
            <w:tcW w:w="924" w:type="dxa"/>
          </w:tcPr>
          <w:p w14:paraId="67E8D5D2" w14:textId="77777777" w:rsidR="00936766" w:rsidRDefault="00397B73">
            <w:pPr>
              <w:pStyle w:val="Compact"/>
              <w:jc w:val="right"/>
              <w:rPr>
                <w:sz w:val="20"/>
                <w:szCs w:val="20"/>
              </w:rPr>
            </w:pPr>
            <w:r>
              <w:rPr>
                <w:sz w:val="20"/>
                <w:szCs w:val="20"/>
              </w:rPr>
              <w:t>0.96</w:t>
            </w:r>
          </w:p>
        </w:tc>
        <w:tc>
          <w:tcPr>
            <w:tcW w:w="1188" w:type="dxa"/>
          </w:tcPr>
          <w:p w14:paraId="6A5FC75B" w14:textId="77777777" w:rsidR="00936766" w:rsidRDefault="00397B73">
            <w:pPr>
              <w:pStyle w:val="Compact"/>
              <w:rPr>
                <w:sz w:val="20"/>
                <w:szCs w:val="20"/>
              </w:rPr>
            </w:pPr>
            <w:r>
              <w:rPr>
                <w:sz w:val="20"/>
                <w:szCs w:val="20"/>
              </w:rPr>
              <w:t>0.0001</w:t>
            </w:r>
          </w:p>
        </w:tc>
        <w:tc>
          <w:tcPr>
            <w:tcW w:w="1000" w:type="dxa"/>
          </w:tcPr>
          <w:p w14:paraId="776FE7BD" w14:textId="77777777" w:rsidR="00936766" w:rsidRDefault="00397B73">
            <w:pPr>
              <w:pStyle w:val="Compact"/>
              <w:jc w:val="right"/>
              <w:rPr>
                <w:sz w:val="20"/>
                <w:szCs w:val="20"/>
              </w:rPr>
            </w:pPr>
            <w:r>
              <w:rPr>
                <w:sz w:val="20"/>
                <w:szCs w:val="20"/>
              </w:rPr>
              <w:t>1709</w:t>
            </w:r>
          </w:p>
        </w:tc>
        <w:tc>
          <w:tcPr>
            <w:tcW w:w="924" w:type="dxa"/>
          </w:tcPr>
          <w:p w14:paraId="1B1A3D44" w14:textId="77777777" w:rsidR="00936766" w:rsidRDefault="00397B73">
            <w:pPr>
              <w:pStyle w:val="Compact"/>
              <w:jc w:val="right"/>
              <w:rPr>
                <w:sz w:val="20"/>
                <w:szCs w:val="20"/>
              </w:rPr>
            </w:pPr>
            <w:r>
              <w:rPr>
                <w:sz w:val="20"/>
                <w:szCs w:val="20"/>
              </w:rPr>
              <w:t>1.002</w:t>
            </w:r>
          </w:p>
        </w:tc>
      </w:tr>
      <w:tr w:rsidR="00936766" w14:paraId="2178E26F" w14:textId="77777777">
        <w:tc>
          <w:tcPr>
            <w:tcW w:w="2315" w:type="dxa"/>
          </w:tcPr>
          <w:p w14:paraId="03CDD925" w14:textId="77777777" w:rsidR="00936766" w:rsidRDefault="00936766">
            <w:pPr>
              <w:rPr>
                <w:sz w:val="20"/>
                <w:szCs w:val="20"/>
              </w:rPr>
            </w:pPr>
          </w:p>
        </w:tc>
        <w:tc>
          <w:tcPr>
            <w:tcW w:w="2398" w:type="dxa"/>
          </w:tcPr>
          <w:p w14:paraId="0B100130" w14:textId="77777777" w:rsidR="00936766" w:rsidRDefault="00397B73">
            <w:pPr>
              <w:pStyle w:val="Compact"/>
              <w:rPr>
                <w:sz w:val="20"/>
                <w:szCs w:val="20"/>
              </w:rPr>
            </w:pPr>
            <w:r>
              <w:rPr>
                <w:sz w:val="20"/>
                <w:szCs w:val="20"/>
              </w:rPr>
              <w:t>Pods per plant</w:t>
            </w:r>
          </w:p>
        </w:tc>
        <w:tc>
          <w:tcPr>
            <w:tcW w:w="924" w:type="dxa"/>
          </w:tcPr>
          <w:p w14:paraId="000A5061" w14:textId="77777777" w:rsidR="00936766" w:rsidRDefault="00397B73">
            <w:pPr>
              <w:pStyle w:val="Compact"/>
              <w:jc w:val="right"/>
              <w:rPr>
                <w:sz w:val="20"/>
                <w:szCs w:val="20"/>
              </w:rPr>
            </w:pPr>
            <w:r>
              <w:rPr>
                <w:sz w:val="20"/>
                <w:szCs w:val="20"/>
              </w:rPr>
              <w:t>-0.16</w:t>
            </w:r>
          </w:p>
        </w:tc>
        <w:tc>
          <w:tcPr>
            <w:tcW w:w="771" w:type="dxa"/>
          </w:tcPr>
          <w:p w14:paraId="26BA46B9" w14:textId="77777777" w:rsidR="00936766" w:rsidRDefault="00397B73">
            <w:pPr>
              <w:pStyle w:val="Compact"/>
              <w:jc w:val="right"/>
              <w:rPr>
                <w:sz w:val="20"/>
                <w:szCs w:val="20"/>
              </w:rPr>
            </w:pPr>
            <w:r>
              <w:rPr>
                <w:sz w:val="20"/>
                <w:szCs w:val="20"/>
              </w:rPr>
              <w:t>0.01</w:t>
            </w:r>
          </w:p>
        </w:tc>
        <w:tc>
          <w:tcPr>
            <w:tcW w:w="1153" w:type="dxa"/>
          </w:tcPr>
          <w:p w14:paraId="5337E480" w14:textId="77777777" w:rsidR="00936766" w:rsidRDefault="00397B73">
            <w:pPr>
              <w:pStyle w:val="Compact"/>
              <w:jc w:val="right"/>
              <w:rPr>
                <w:sz w:val="20"/>
                <w:szCs w:val="20"/>
              </w:rPr>
            </w:pPr>
            <w:r>
              <w:rPr>
                <w:sz w:val="20"/>
                <w:szCs w:val="20"/>
              </w:rPr>
              <w:t>-0.16</w:t>
            </w:r>
          </w:p>
        </w:tc>
        <w:tc>
          <w:tcPr>
            <w:tcW w:w="924" w:type="dxa"/>
          </w:tcPr>
          <w:p w14:paraId="2245D9F2" w14:textId="77777777" w:rsidR="00936766" w:rsidRDefault="00397B73">
            <w:pPr>
              <w:pStyle w:val="Compact"/>
              <w:jc w:val="right"/>
              <w:rPr>
                <w:sz w:val="20"/>
                <w:szCs w:val="20"/>
              </w:rPr>
            </w:pPr>
            <w:r>
              <w:rPr>
                <w:sz w:val="20"/>
                <w:szCs w:val="20"/>
              </w:rPr>
              <w:t>-0.19</w:t>
            </w:r>
          </w:p>
        </w:tc>
        <w:tc>
          <w:tcPr>
            <w:tcW w:w="924" w:type="dxa"/>
          </w:tcPr>
          <w:p w14:paraId="6CC6CB6A" w14:textId="77777777" w:rsidR="00936766" w:rsidRDefault="00397B73">
            <w:pPr>
              <w:pStyle w:val="Compact"/>
              <w:jc w:val="right"/>
              <w:rPr>
                <w:sz w:val="20"/>
                <w:szCs w:val="20"/>
              </w:rPr>
            </w:pPr>
            <w:r>
              <w:rPr>
                <w:sz w:val="20"/>
                <w:szCs w:val="20"/>
              </w:rPr>
              <w:t>-0.14</w:t>
            </w:r>
          </w:p>
        </w:tc>
        <w:tc>
          <w:tcPr>
            <w:tcW w:w="1188" w:type="dxa"/>
          </w:tcPr>
          <w:p w14:paraId="21768BAF" w14:textId="77777777" w:rsidR="00936766" w:rsidRDefault="00397B73">
            <w:pPr>
              <w:pStyle w:val="Compact"/>
              <w:rPr>
                <w:sz w:val="20"/>
                <w:szCs w:val="20"/>
              </w:rPr>
            </w:pPr>
            <w:r>
              <w:rPr>
                <w:sz w:val="20"/>
                <w:szCs w:val="20"/>
              </w:rPr>
              <w:t>0.0001</w:t>
            </w:r>
          </w:p>
        </w:tc>
        <w:tc>
          <w:tcPr>
            <w:tcW w:w="1000" w:type="dxa"/>
          </w:tcPr>
          <w:p w14:paraId="5BD97AE2" w14:textId="77777777" w:rsidR="00936766" w:rsidRDefault="00397B73">
            <w:pPr>
              <w:pStyle w:val="Compact"/>
              <w:jc w:val="right"/>
              <w:rPr>
                <w:sz w:val="20"/>
                <w:szCs w:val="20"/>
              </w:rPr>
            </w:pPr>
            <w:r>
              <w:rPr>
                <w:sz w:val="20"/>
                <w:szCs w:val="20"/>
              </w:rPr>
              <w:t>2108</w:t>
            </w:r>
          </w:p>
        </w:tc>
        <w:tc>
          <w:tcPr>
            <w:tcW w:w="924" w:type="dxa"/>
          </w:tcPr>
          <w:p w14:paraId="414C26CA" w14:textId="77777777" w:rsidR="00936766" w:rsidRDefault="00397B73">
            <w:pPr>
              <w:pStyle w:val="Compact"/>
              <w:jc w:val="right"/>
              <w:rPr>
                <w:sz w:val="20"/>
                <w:szCs w:val="20"/>
              </w:rPr>
            </w:pPr>
            <w:r>
              <w:rPr>
                <w:sz w:val="20"/>
                <w:szCs w:val="20"/>
              </w:rPr>
              <w:t>1.003</w:t>
            </w:r>
          </w:p>
        </w:tc>
      </w:tr>
      <w:tr w:rsidR="00936766" w14:paraId="2ACFF99C" w14:textId="77777777">
        <w:tc>
          <w:tcPr>
            <w:tcW w:w="2315" w:type="dxa"/>
          </w:tcPr>
          <w:p w14:paraId="35938801" w14:textId="77777777" w:rsidR="00936766" w:rsidRDefault="00936766">
            <w:pPr>
              <w:rPr>
                <w:sz w:val="20"/>
                <w:szCs w:val="20"/>
              </w:rPr>
            </w:pPr>
          </w:p>
        </w:tc>
        <w:tc>
          <w:tcPr>
            <w:tcW w:w="2398" w:type="dxa"/>
          </w:tcPr>
          <w:p w14:paraId="77D5535F" w14:textId="77777777" w:rsidR="00936766" w:rsidRDefault="00397B73">
            <w:pPr>
              <w:pStyle w:val="Compact"/>
              <w:rPr>
                <w:sz w:val="20"/>
                <w:szCs w:val="20"/>
              </w:rPr>
            </w:pPr>
            <w:r>
              <w:rPr>
                <w:sz w:val="20"/>
                <w:szCs w:val="20"/>
              </w:rPr>
              <w:t>Phi (field)</w:t>
            </w:r>
          </w:p>
        </w:tc>
        <w:tc>
          <w:tcPr>
            <w:tcW w:w="924" w:type="dxa"/>
          </w:tcPr>
          <w:p w14:paraId="4DEC4884" w14:textId="77777777" w:rsidR="00936766" w:rsidRDefault="00397B73">
            <w:pPr>
              <w:pStyle w:val="Compact"/>
              <w:jc w:val="right"/>
              <w:rPr>
                <w:sz w:val="20"/>
                <w:szCs w:val="20"/>
              </w:rPr>
            </w:pPr>
            <w:r>
              <w:rPr>
                <w:sz w:val="20"/>
                <w:szCs w:val="20"/>
              </w:rPr>
              <w:t>0.16</w:t>
            </w:r>
          </w:p>
        </w:tc>
        <w:tc>
          <w:tcPr>
            <w:tcW w:w="771" w:type="dxa"/>
          </w:tcPr>
          <w:p w14:paraId="7CA6C418" w14:textId="77777777" w:rsidR="00936766" w:rsidRDefault="00397B73">
            <w:pPr>
              <w:pStyle w:val="Compact"/>
              <w:jc w:val="right"/>
              <w:rPr>
                <w:sz w:val="20"/>
                <w:szCs w:val="20"/>
              </w:rPr>
            </w:pPr>
            <w:r>
              <w:rPr>
                <w:sz w:val="20"/>
                <w:szCs w:val="20"/>
              </w:rPr>
              <w:t>0.02</w:t>
            </w:r>
          </w:p>
        </w:tc>
        <w:tc>
          <w:tcPr>
            <w:tcW w:w="1153" w:type="dxa"/>
          </w:tcPr>
          <w:p w14:paraId="24BDCC40" w14:textId="77777777" w:rsidR="00936766" w:rsidRDefault="00397B73">
            <w:pPr>
              <w:pStyle w:val="Compact"/>
              <w:jc w:val="right"/>
              <w:rPr>
                <w:sz w:val="20"/>
                <w:szCs w:val="20"/>
              </w:rPr>
            </w:pPr>
            <w:r>
              <w:rPr>
                <w:sz w:val="20"/>
                <w:szCs w:val="20"/>
              </w:rPr>
              <w:t>0.16</w:t>
            </w:r>
          </w:p>
        </w:tc>
        <w:tc>
          <w:tcPr>
            <w:tcW w:w="924" w:type="dxa"/>
          </w:tcPr>
          <w:p w14:paraId="20516CB9" w14:textId="77777777" w:rsidR="00936766" w:rsidRDefault="00397B73">
            <w:pPr>
              <w:pStyle w:val="Compact"/>
              <w:jc w:val="right"/>
              <w:rPr>
                <w:sz w:val="20"/>
                <w:szCs w:val="20"/>
              </w:rPr>
            </w:pPr>
            <w:r>
              <w:rPr>
                <w:sz w:val="20"/>
                <w:szCs w:val="20"/>
              </w:rPr>
              <w:t>0.13</w:t>
            </w:r>
          </w:p>
        </w:tc>
        <w:tc>
          <w:tcPr>
            <w:tcW w:w="924" w:type="dxa"/>
          </w:tcPr>
          <w:p w14:paraId="6EC4B4E5" w14:textId="77777777" w:rsidR="00936766" w:rsidRDefault="00397B73">
            <w:pPr>
              <w:pStyle w:val="Compact"/>
              <w:jc w:val="right"/>
              <w:rPr>
                <w:sz w:val="20"/>
                <w:szCs w:val="20"/>
              </w:rPr>
            </w:pPr>
            <w:r>
              <w:rPr>
                <w:sz w:val="20"/>
                <w:szCs w:val="20"/>
              </w:rPr>
              <w:t>0.19</w:t>
            </w:r>
          </w:p>
        </w:tc>
        <w:tc>
          <w:tcPr>
            <w:tcW w:w="1188" w:type="dxa"/>
          </w:tcPr>
          <w:p w14:paraId="0B5C9E2B" w14:textId="77777777" w:rsidR="00936766" w:rsidRDefault="00397B73">
            <w:pPr>
              <w:pStyle w:val="Compact"/>
              <w:rPr>
                <w:sz w:val="20"/>
                <w:szCs w:val="20"/>
              </w:rPr>
            </w:pPr>
            <w:r>
              <w:rPr>
                <w:sz w:val="20"/>
                <w:szCs w:val="20"/>
              </w:rPr>
              <w:t>-</w:t>
            </w:r>
          </w:p>
        </w:tc>
        <w:tc>
          <w:tcPr>
            <w:tcW w:w="1000" w:type="dxa"/>
          </w:tcPr>
          <w:p w14:paraId="7B2C9D87" w14:textId="77777777" w:rsidR="00936766" w:rsidRDefault="00397B73">
            <w:pPr>
              <w:pStyle w:val="Compact"/>
              <w:jc w:val="right"/>
              <w:rPr>
                <w:sz w:val="20"/>
                <w:szCs w:val="20"/>
              </w:rPr>
            </w:pPr>
            <w:r>
              <w:rPr>
                <w:sz w:val="20"/>
                <w:szCs w:val="20"/>
              </w:rPr>
              <w:t>3461</w:t>
            </w:r>
          </w:p>
        </w:tc>
        <w:tc>
          <w:tcPr>
            <w:tcW w:w="924" w:type="dxa"/>
          </w:tcPr>
          <w:p w14:paraId="79A42FF0" w14:textId="77777777" w:rsidR="00936766" w:rsidRDefault="00397B73">
            <w:pPr>
              <w:pStyle w:val="Compact"/>
              <w:jc w:val="right"/>
              <w:rPr>
                <w:sz w:val="20"/>
                <w:szCs w:val="20"/>
              </w:rPr>
            </w:pPr>
            <w:r>
              <w:rPr>
                <w:sz w:val="20"/>
                <w:szCs w:val="20"/>
              </w:rPr>
              <w:t>1.000</w:t>
            </w:r>
          </w:p>
        </w:tc>
      </w:tr>
      <w:tr w:rsidR="00936766" w14:paraId="6339DFC7" w14:textId="77777777">
        <w:tc>
          <w:tcPr>
            <w:tcW w:w="2315" w:type="dxa"/>
          </w:tcPr>
          <w:p w14:paraId="07A78D0C" w14:textId="77777777" w:rsidR="00936766" w:rsidRDefault="00936766">
            <w:pPr>
              <w:rPr>
                <w:sz w:val="20"/>
                <w:szCs w:val="20"/>
              </w:rPr>
            </w:pPr>
          </w:p>
        </w:tc>
        <w:tc>
          <w:tcPr>
            <w:tcW w:w="2398" w:type="dxa"/>
          </w:tcPr>
          <w:p w14:paraId="41DAC1C0" w14:textId="77777777" w:rsidR="00936766" w:rsidRDefault="00397B73">
            <w:pPr>
              <w:pStyle w:val="Compact"/>
              <w:rPr>
                <w:sz w:val="20"/>
                <w:szCs w:val="20"/>
              </w:rPr>
            </w:pPr>
            <w:r>
              <w:rPr>
                <w:sz w:val="20"/>
                <w:szCs w:val="20"/>
              </w:rPr>
              <w:t>Intercept (Phi)</w:t>
            </w:r>
          </w:p>
        </w:tc>
        <w:tc>
          <w:tcPr>
            <w:tcW w:w="924" w:type="dxa"/>
          </w:tcPr>
          <w:p w14:paraId="0047CC07" w14:textId="77777777" w:rsidR="00936766" w:rsidRDefault="00397B73">
            <w:pPr>
              <w:pStyle w:val="Compact"/>
              <w:jc w:val="right"/>
              <w:rPr>
                <w:sz w:val="20"/>
                <w:szCs w:val="20"/>
              </w:rPr>
            </w:pPr>
            <w:r>
              <w:rPr>
                <w:sz w:val="20"/>
                <w:szCs w:val="20"/>
              </w:rPr>
              <w:t>2.17</w:t>
            </w:r>
          </w:p>
        </w:tc>
        <w:tc>
          <w:tcPr>
            <w:tcW w:w="771" w:type="dxa"/>
          </w:tcPr>
          <w:p w14:paraId="5D6AE3E2" w14:textId="77777777" w:rsidR="00936766" w:rsidRDefault="00397B73">
            <w:pPr>
              <w:pStyle w:val="Compact"/>
              <w:jc w:val="right"/>
              <w:rPr>
                <w:sz w:val="20"/>
                <w:szCs w:val="20"/>
              </w:rPr>
            </w:pPr>
            <w:r>
              <w:rPr>
                <w:sz w:val="20"/>
                <w:szCs w:val="20"/>
              </w:rPr>
              <w:t>0.32</w:t>
            </w:r>
          </w:p>
        </w:tc>
        <w:tc>
          <w:tcPr>
            <w:tcW w:w="1153" w:type="dxa"/>
          </w:tcPr>
          <w:p w14:paraId="68B54FE9" w14:textId="77777777" w:rsidR="00936766" w:rsidRDefault="00397B73">
            <w:pPr>
              <w:pStyle w:val="Compact"/>
              <w:jc w:val="right"/>
              <w:rPr>
                <w:sz w:val="20"/>
                <w:szCs w:val="20"/>
              </w:rPr>
            </w:pPr>
            <w:r>
              <w:rPr>
                <w:sz w:val="20"/>
                <w:szCs w:val="20"/>
              </w:rPr>
              <w:t>2.17</w:t>
            </w:r>
          </w:p>
        </w:tc>
        <w:tc>
          <w:tcPr>
            <w:tcW w:w="924" w:type="dxa"/>
          </w:tcPr>
          <w:p w14:paraId="0EC77AB5" w14:textId="77777777" w:rsidR="00936766" w:rsidRDefault="00397B73">
            <w:pPr>
              <w:pStyle w:val="Compact"/>
              <w:jc w:val="right"/>
              <w:rPr>
                <w:sz w:val="20"/>
                <w:szCs w:val="20"/>
              </w:rPr>
            </w:pPr>
            <w:r>
              <w:rPr>
                <w:sz w:val="20"/>
                <w:szCs w:val="20"/>
              </w:rPr>
              <w:t>1.56</w:t>
            </w:r>
          </w:p>
        </w:tc>
        <w:tc>
          <w:tcPr>
            <w:tcW w:w="924" w:type="dxa"/>
          </w:tcPr>
          <w:p w14:paraId="15BB3C29" w14:textId="77777777" w:rsidR="00936766" w:rsidRDefault="00397B73">
            <w:pPr>
              <w:pStyle w:val="Compact"/>
              <w:jc w:val="right"/>
              <w:rPr>
                <w:sz w:val="20"/>
                <w:szCs w:val="20"/>
              </w:rPr>
            </w:pPr>
            <w:r>
              <w:rPr>
                <w:sz w:val="20"/>
                <w:szCs w:val="20"/>
              </w:rPr>
              <w:t>2.81</w:t>
            </w:r>
          </w:p>
        </w:tc>
        <w:tc>
          <w:tcPr>
            <w:tcW w:w="1188" w:type="dxa"/>
          </w:tcPr>
          <w:p w14:paraId="4AFFB288" w14:textId="77777777" w:rsidR="00936766" w:rsidRDefault="00397B73">
            <w:pPr>
              <w:pStyle w:val="Compact"/>
              <w:rPr>
                <w:sz w:val="20"/>
                <w:szCs w:val="20"/>
              </w:rPr>
            </w:pPr>
            <w:r>
              <w:rPr>
                <w:sz w:val="20"/>
                <w:szCs w:val="20"/>
              </w:rPr>
              <w:t>-</w:t>
            </w:r>
          </w:p>
        </w:tc>
        <w:tc>
          <w:tcPr>
            <w:tcW w:w="1000" w:type="dxa"/>
          </w:tcPr>
          <w:p w14:paraId="4E70E9BE" w14:textId="77777777" w:rsidR="00936766" w:rsidRDefault="00397B73">
            <w:pPr>
              <w:pStyle w:val="Compact"/>
              <w:jc w:val="right"/>
              <w:rPr>
                <w:sz w:val="20"/>
                <w:szCs w:val="20"/>
              </w:rPr>
            </w:pPr>
            <w:r>
              <w:rPr>
                <w:sz w:val="20"/>
                <w:szCs w:val="20"/>
              </w:rPr>
              <w:t>1517</w:t>
            </w:r>
          </w:p>
        </w:tc>
        <w:tc>
          <w:tcPr>
            <w:tcW w:w="924" w:type="dxa"/>
          </w:tcPr>
          <w:p w14:paraId="5CC3EBCC" w14:textId="77777777" w:rsidR="00936766" w:rsidRDefault="00397B73">
            <w:pPr>
              <w:pStyle w:val="Compact"/>
              <w:jc w:val="right"/>
              <w:rPr>
                <w:sz w:val="20"/>
                <w:szCs w:val="20"/>
              </w:rPr>
            </w:pPr>
            <w:r>
              <w:rPr>
                <w:sz w:val="20"/>
                <w:szCs w:val="20"/>
              </w:rPr>
              <w:t>1.001</w:t>
            </w:r>
          </w:p>
        </w:tc>
      </w:tr>
      <w:tr w:rsidR="00936766" w14:paraId="5268A70A" w14:textId="77777777">
        <w:tc>
          <w:tcPr>
            <w:tcW w:w="2315" w:type="dxa"/>
          </w:tcPr>
          <w:p w14:paraId="3E4AB9FF" w14:textId="77777777" w:rsidR="00936766" w:rsidRDefault="00936766">
            <w:pPr>
              <w:rPr>
                <w:sz w:val="20"/>
                <w:szCs w:val="20"/>
              </w:rPr>
            </w:pPr>
          </w:p>
        </w:tc>
        <w:tc>
          <w:tcPr>
            <w:tcW w:w="2398" w:type="dxa"/>
          </w:tcPr>
          <w:p w14:paraId="53CE4A45" w14:textId="77777777" w:rsidR="00936766" w:rsidRDefault="00397B73">
            <w:pPr>
              <w:pStyle w:val="Compact"/>
              <w:rPr>
                <w:sz w:val="20"/>
                <w:szCs w:val="20"/>
              </w:rPr>
            </w:pPr>
            <w:r>
              <w:rPr>
                <w:sz w:val="20"/>
                <w:szCs w:val="20"/>
              </w:rPr>
              <w:t>Plant size (Phi)</w:t>
            </w:r>
          </w:p>
        </w:tc>
        <w:tc>
          <w:tcPr>
            <w:tcW w:w="924" w:type="dxa"/>
          </w:tcPr>
          <w:p w14:paraId="2C0422B8" w14:textId="77777777" w:rsidR="00936766" w:rsidRDefault="00397B73">
            <w:pPr>
              <w:pStyle w:val="Compact"/>
              <w:jc w:val="right"/>
              <w:rPr>
                <w:sz w:val="20"/>
                <w:szCs w:val="20"/>
              </w:rPr>
            </w:pPr>
            <w:r>
              <w:rPr>
                <w:sz w:val="20"/>
                <w:szCs w:val="20"/>
              </w:rPr>
              <w:t>0.66</w:t>
            </w:r>
          </w:p>
        </w:tc>
        <w:tc>
          <w:tcPr>
            <w:tcW w:w="771" w:type="dxa"/>
          </w:tcPr>
          <w:p w14:paraId="35B4A4AB" w14:textId="77777777" w:rsidR="00936766" w:rsidRDefault="00397B73">
            <w:pPr>
              <w:pStyle w:val="Compact"/>
              <w:jc w:val="right"/>
              <w:rPr>
                <w:sz w:val="20"/>
                <w:szCs w:val="20"/>
              </w:rPr>
            </w:pPr>
            <w:r>
              <w:rPr>
                <w:sz w:val="20"/>
                <w:szCs w:val="20"/>
              </w:rPr>
              <w:t>0.11</w:t>
            </w:r>
          </w:p>
        </w:tc>
        <w:tc>
          <w:tcPr>
            <w:tcW w:w="1153" w:type="dxa"/>
          </w:tcPr>
          <w:p w14:paraId="6E1DF3F5" w14:textId="77777777" w:rsidR="00936766" w:rsidRDefault="00397B73">
            <w:pPr>
              <w:pStyle w:val="Compact"/>
              <w:jc w:val="right"/>
              <w:rPr>
                <w:sz w:val="20"/>
                <w:szCs w:val="20"/>
              </w:rPr>
            </w:pPr>
            <w:r>
              <w:rPr>
                <w:sz w:val="20"/>
                <w:szCs w:val="20"/>
              </w:rPr>
              <w:t>0.66</w:t>
            </w:r>
          </w:p>
        </w:tc>
        <w:tc>
          <w:tcPr>
            <w:tcW w:w="924" w:type="dxa"/>
          </w:tcPr>
          <w:p w14:paraId="0E24F4EB" w14:textId="77777777" w:rsidR="00936766" w:rsidRDefault="00397B73">
            <w:pPr>
              <w:pStyle w:val="Compact"/>
              <w:jc w:val="right"/>
              <w:rPr>
                <w:sz w:val="20"/>
                <w:szCs w:val="20"/>
              </w:rPr>
            </w:pPr>
            <w:r>
              <w:rPr>
                <w:sz w:val="20"/>
                <w:szCs w:val="20"/>
              </w:rPr>
              <w:t>0.44</w:t>
            </w:r>
          </w:p>
        </w:tc>
        <w:tc>
          <w:tcPr>
            <w:tcW w:w="924" w:type="dxa"/>
          </w:tcPr>
          <w:p w14:paraId="3AD4990A" w14:textId="77777777" w:rsidR="00936766" w:rsidRDefault="00397B73">
            <w:pPr>
              <w:pStyle w:val="Compact"/>
              <w:jc w:val="right"/>
              <w:rPr>
                <w:sz w:val="20"/>
                <w:szCs w:val="20"/>
              </w:rPr>
            </w:pPr>
            <w:r>
              <w:rPr>
                <w:sz w:val="20"/>
                <w:szCs w:val="20"/>
              </w:rPr>
              <w:t>0.87</w:t>
            </w:r>
          </w:p>
        </w:tc>
        <w:tc>
          <w:tcPr>
            <w:tcW w:w="1188" w:type="dxa"/>
          </w:tcPr>
          <w:p w14:paraId="08FFDAEB" w14:textId="77777777" w:rsidR="00936766" w:rsidRDefault="00397B73">
            <w:pPr>
              <w:pStyle w:val="Compact"/>
              <w:rPr>
                <w:sz w:val="20"/>
                <w:szCs w:val="20"/>
              </w:rPr>
            </w:pPr>
            <w:r>
              <w:rPr>
                <w:sz w:val="20"/>
                <w:szCs w:val="20"/>
              </w:rPr>
              <w:t>-</w:t>
            </w:r>
          </w:p>
        </w:tc>
        <w:tc>
          <w:tcPr>
            <w:tcW w:w="1000" w:type="dxa"/>
          </w:tcPr>
          <w:p w14:paraId="5A7E2B62" w14:textId="77777777" w:rsidR="00936766" w:rsidRDefault="00397B73">
            <w:pPr>
              <w:pStyle w:val="Compact"/>
              <w:jc w:val="right"/>
              <w:rPr>
                <w:sz w:val="20"/>
                <w:szCs w:val="20"/>
              </w:rPr>
            </w:pPr>
            <w:r>
              <w:rPr>
                <w:sz w:val="20"/>
                <w:szCs w:val="20"/>
              </w:rPr>
              <w:t>1587</w:t>
            </w:r>
          </w:p>
        </w:tc>
        <w:tc>
          <w:tcPr>
            <w:tcW w:w="924" w:type="dxa"/>
          </w:tcPr>
          <w:p w14:paraId="3553296A" w14:textId="77777777" w:rsidR="00936766" w:rsidRDefault="00397B73">
            <w:pPr>
              <w:pStyle w:val="Compact"/>
              <w:jc w:val="right"/>
              <w:rPr>
                <w:sz w:val="20"/>
                <w:szCs w:val="20"/>
              </w:rPr>
            </w:pPr>
            <w:r>
              <w:rPr>
                <w:sz w:val="20"/>
                <w:szCs w:val="20"/>
              </w:rPr>
              <w:t>1.002</w:t>
            </w:r>
          </w:p>
        </w:tc>
      </w:tr>
      <w:tr w:rsidR="00936766" w14:paraId="5A275466" w14:textId="77777777">
        <w:tc>
          <w:tcPr>
            <w:tcW w:w="2315" w:type="dxa"/>
          </w:tcPr>
          <w:p w14:paraId="13DD1B2E" w14:textId="77777777" w:rsidR="00936766" w:rsidRDefault="00936766">
            <w:pPr>
              <w:rPr>
                <w:sz w:val="20"/>
                <w:szCs w:val="20"/>
              </w:rPr>
            </w:pPr>
          </w:p>
        </w:tc>
        <w:tc>
          <w:tcPr>
            <w:tcW w:w="2398" w:type="dxa"/>
          </w:tcPr>
          <w:p w14:paraId="24686072" w14:textId="77777777" w:rsidR="00936766" w:rsidRDefault="00397B73">
            <w:pPr>
              <w:pStyle w:val="Compact"/>
              <w:rPr>
                <w:sz w:val="20"/>
                <w:szCs w:val="20"/>
              </w:rPr>
            </w:pPr>
            <w:r>
              <w:rPr>
                <w:sz w:val="20"/>
                <w:szCs w:val="20"/>
              </w:rPr>
              <w:t>SigmaPhi (field)</w:t>
            </w:r>
          </w:p>
        </w:tc>
        <w:tc>
          <w:tcPr>
            <w:tcW w:w="924" w:type="dxa"/>
          </w:tcPr>
          <w:p w14:paraId="5348B9BF" w14:textId="77777777" w:rsidR="00936766" w:rsidRDefault="00397B73">
            <w:pPr>
              <w:pStyle w:val="Compact"/>
              <w:jc w:val="right"/>
              <w:rPr>
                <w:sz w:val="20"/>
                <w:szCs w:val="20"/>
              </w:rPr>
            </w:pPr>
            <w:r>
              <w:rPr>
                <w:sz w:val="20"/>
                <w:szCs w:val="20"/>
              </w:rPr>
              <w:t>0.66</w:t>
            </w:r>
          </w:p>
        </w:tc>
        <w:tc>
          <w:tcPr>
            <w:tcW w:w="771" w:type="dxa"/>
          </w:tcPr>
          <w:p w14:paraId="280AC767" w14:textId="77777777" w:rsidR="00936766" w:rsidRDefault="00397B73">
            <w:pPr>
              <w:pStyle w:val="Compact"/>
              <w:jc w:val="right"/>
              <w:rPr>
                <w:sz w:val="20"/>
                <w:szCs w:val="20"/>
              </w:rPr>
            </w:pPr>
            <w:r>
              <w:rPr>
                <w:sz w:val="20"/>
                <w:szCs w:val="20"/>
              </w:rPr>
              <w:t>0.12</w:t>
            </w:r>
          </w:p>
        </w:tc>
        <w:tc>
          <w:tcPr>
            <w:tcW w:w="1153" w:type="dxa"/>
          </w:tcPr>
          <w:p w14:paraId="40908D4A" w14:textId="77777777" w:rsidR="00936766" w:rsidRDefault="00397B73">
            <w:pPr>
              <w:pStyle w:val="Compact"/>
              <w:jc w:val="right"/>
              <w:rPr>
                <w:sz w:val="20"/>
                <w:szCs w:val="20"/>
              </w:rPr>
            </w:pPr>
            <w:r>
              <w:rPr>
                <w:sz w:val="20"/>
                <w:szCs w:val="20"/>
              </w:rPr>
              <w:t>0.65</w:t>
            </w:r>
          </w:p>
        </w:tc>
        <w:tc>
          <w:tcPr>
            <w:tcW w:w="924" w:type="dxa"/>
          </w:tcPr>
          <w:p w14:paraId="048925AE" w14:textId="77777777" w:rsidR="00936766" w:rsidRDefault="00397B73">
            <w:pPr>
              <w:pStyle w:val="Compact"/>
              <w:jc w:val="right"/>
              <w:rPr>
                <w:sz w:val="20"/>
                <w:szCs w:val="20"/>
              </w:rPr>
            </w:pPr>
            <w:r>
              <w:rPr>
                <w:sz w:val="20"/>
                <w:szCs w:val="20"/>
              </w:rPr>
              <w:t>0.45</w:t>
            </w:r>
          </w:p>
        </w:tc>
        <w:tc>
          <w:tcPr>
            <w:tcW w:w="924" w:type="dxa"/>
          </w:tcPr>
          <w:p w14:paraId="1C7736DD" w14:textId="77777777" w:rsidR="00936766" w:rsidRDefault="00397B73">
            <w:pPr>
              <w:pStyle w:val="Compact"/>
              <w:jc w:val="right"/>
              <w:rPr>
                <w:sz w:val="20"/>
                <w:szCs w:val="20"/>
              </w:rPr>
            </w:pPr>
            <w:r>
              <w:rPr>
                <w:sz w:val="20"/>
                <w:szCs w:val="20"/>
              </w:rPr>
              <w:t>0.90</w:t>
            </w:r>
          </w:p>
        </w:tc>
        <w:tc>
          <w:tcPr>
            <w:tcW w:w="1188" w:type="dxa"/>
          </w:tcPr>
          <w:p w14:paraId="24808E09" w14:textId="77777777" w:rsidR="00936766" w:rsidRDefault="00397B73">
            <w:pPr>
              <w:pStyle w:val="Compact"/>
              <w:rPr>
                <w:sz w:val="20"/>
                <w:szCs w:val="20"/>
              </w:rPr>
            </w:pPr>
            <w:r>
              <w:rPr>
                <w:sz w:val="20"/>
                <w:szCs w:val="20"/>
              </w:rPr>
              <w:t>-</w:t>
            </w:r>
          </w:p>
        </w:tc>
        <w:tc>
          <w:tcPr>
            <w:tcW w:w="1000" w:type="dxa"/>
          </w:tcPr>
          <w:p w14:paraId="72D5A943" w14:textId="77777777" w:rsidR="00936766" w:rsidRDefault="00397B73">
            <w:pPr>
              <w:pStyle w:val="Compact"/>
              <w:jc w:val="right"/>
              <w:rPr>
                <w:sz w:val="20"/>
                <w:szCs w:val="20"/>
              </w:rPr>
            </w:pPr>
            <w:r>
              <w:rPr>
                <w:sz w:val="20"/>
                <w:szCs w:val="20"/>
              </w:rPr>
              <w:t>844</w:t>
            </w:r>
          </w:p>
        </w:tc>
        <w:tc>
          <w:tcPr>
            <w:tcW w:w="924" w:type="dxa"/>
          </w:tcPr>
          <w:p w14:paraId="09CB5FD0" w14:textId="77777777" w:rsidR="00936766" w:rsidRDefault="00397B73">
            <w:pPr>
              <w:pStyle w:val="Compact"/>
              <w:jc w:val="right"/>
              <w:rPr>
                <w:sz w:val="20"/>
                <w:szCs w:val="20"/>
              </w:rPr>
            </w:pPr>
            <w:r>
              <w:rPr>
                <w:sz w:val="20"/>
                <w:szCs w:val="20"/>
              </w:rPr>
              <w:t>1.005</w:t>
            </w:r>
          </w:p>
        </w:tc>
      </w:tr>
      <w:tr w:rsidR="00936766" w14:paraId="2561A46D" w14:textId="77777777">
        <w:tc>
          <w:tcPr>
            <w:tcW w:w="2315" w:type="dxa"/>
          </w:tcPr>
          <w:p w14:paraId="31DDC2D8" w14:textId="77777777" w:rsidR="00936766" w:rsidRDefault="00936766">
            <w:pPr>
              <w:rPr>
                <w:sz w:val="20"/>
                <w:szCs w:val="20"/>
              </w:rPr>
            </w:pPr>
          </w:p>
        </w:tc>
        <w:tc>
          <w:tcPr>
            <w:tcW w:w="2398" w:type="dxa"/>
          </w:tcPr>
          <w:p w14:paraId="2388A0A0" w14:textId="77777777" w:rsidR="00936766" w:rsidRDefault="00397B73">
            <w:pPr>
              <w:pStyle w:val="Compact"/>
              <w:rPr>
                <w:sz w:val="20"/>
                <w:szCs w:val="20"/>
              </w:rPr>
            </w:pPr>
            <w:r>
              <w:rPr>
                <w:sz w:val="20"/>
                <w:szCs w:val="20"/>
              </w:rPr>
              <w:t>Intercept</w:t>
            </w:r>
          </w:p>
        </w:tc>
        <w:tc>
          <w:tcPr>
            <w:tcW w:w="924" w:type="dxa"/>
          </w:tcPr>
          <w:p w14:paraId="4B86F0E4" w14:textId="77777777" w:rsidR="00936766" w:rsidRDefault="00397B73">
            <w:pPr>
              <w:pStyle w:val="Compact"/>
              <w:jc w:val="right"/>
              <w:rPr>
                <w:sz w:val="20"/>
                <w:szCs w:val="20"/>
              </w:rPr>
            </w:pPr>
            <w:r>
              <w:rPr>
                <w:sz w:val="20"/>
                <w:szCs w:val="20"/>
              </w:rPr>
              <w:t>0.66</w:t>
            </w:r>
          </w:p>
        </w:tc>
        <w:tc>
          <w:tcPr>
            <w:tcW w:w="771" w:type="dxa"/>
          </w:tcPr>
          <w:p w14:paraId="12D441B5" w14:textId="77777777" w:rsidR="00936766" w:rsidRDefault="00397B73">
            <w:pPr>
              <w:pStyle w:val="Compact"/>
              <w:jc w:val="right"/>
              <w:rPr>
                <w:sz w:val="20"/>
                <w:szCs w:val="20"/>
              </w:rPr>
            </w:pPr>
            <w:r>
              <w:rPr>
                <w:sz w:val="20"/>
                <w:szCs w:val="20"/>
              </w:rPr>
              <w:t>0.08</w:t>
            </w:r>
          </w:p>
        </w:tc>
        <w:tc>
          <w:tcPr>
            <w:tcW w:w="1153" w:type="dxa"/>
          </w:tcPr>
          <w:p w14:paraId="73E97F4A" w14:textId="77777777" w:rsidR="00936766" w:rsidRDefault="00397B73">
            <w:pPr>
              <w:pStyle w:val="Compact"/>
              <w:jc w:val="right"/>
              <w:rPr>
                <w:sz w:val="20"/>
                <w:szCs w:val="20"/>
              </w:rPr>
            </w:pPr>
            <w:r>
              <w:rPr>
                <w:sz w:val="20"/>
                <w:szCs w:val="20"/>
              </w:rPr>
              <w:t>0.66</w:t>
            </w:r>
          </w:p>
        </w:tc>
        <w:tc>
          <w:tcPr>
            <w:tcW w:w="924" w:type="dxa"/>
          </w:tcPr>
          <w:p w14:paraId="5FC51F1C" w14:textId="77777777" w:rsidR="00936766" w:rsidRDefault="00397B73">
            <w:pPr>
              <w:pStyle w:val="Compact"/>
              <w:jc w:val="right"/>
              <w:rPr>
                <w:sz w:val="20"/>
                <w:szCs w:val="20"/>
              </w:rPr>
            </w:pPr>
            <w:r>
              <w:rPr>
                <w:sz w:val="20"/>
                <w:szCs w:val="20"/>
              </w:rPr>
              <w:t>0.50</w:t>
            </w:r>
          </w:p>
        </w:tc>
        <w:tc>
          <w:tcPr>
            <w:tcW w:w="924" w:type="dxa"/>
          </w:tcPr>
          <w:p w14:paraId="28475E4C" w14:textId="77777777" w:rsidR="00936766" w:rsidRDefault="00397B73">
            <w:pPr>
              <w:pStyle w:val="Compact"/>
              <w:jc w:val="right"/>
              <w:rPr>
                <w:sz w:val="20"/>
                <w:szCs w:val="20"/>
              </w:rPr>
            </w:pPr>
            <w:r>
              <w:rPr>
                <w:sz w:val="20"/>
                <w:szCs w:val="20"/>
              </w:rPr>
              <w:t>0.82</w:t>
            </w:r>
          </w:p>
        </w:tc>
        <w:tc>
          <w:tcPr>
            <w:tcW w:w="1188" w:type="dxa"/>
          </w:tcPr>
          <w:p w14:paraId="54F95D61" w14:textId="77777777" w:rsidR="00936766" w:rsidRDefault="00397B73">
            <w:pPr>
              <w:pStyle w:val="Compact"/>
              <w:rPr>
                <w:sz w:val="20"/>
                <w:szCs w:val="20"/>
              </w:rPr>
            </w:pPr>
            <w:r>
              <w:rPr>
                <w:sz w:val="20"/>
                <w:szCs w:val="20"/>
              </w:rPr>
              <w:t>0.0001</w:t>
            </w:r>
          </w:p>
        </w:tc>
        <w:tc>
          <w:tcPr>
            <w:tcW w:w="1000" w:type="dxa"/>
          </w:tcPr>
          <w:p w14:paraId="7D802EEC" w14:textId="77777777" w:rsidR="00936766" w:rsidRDefault="00397B73">
            <w:pPr>
              <w:pStyle w:val="Compact"/>
              <w:jc w:val="right"/>
              <w:rPr>
                <w:sz w:val="20"/>
                <w:szCs w:val="20"/>
              </w:rPr>
            </w:pPr>
            <w:r>
              <w:rPr>
                <w:sz w:val="20"/>
                <w:szCs w:val="20"/>
              </w:rPr>
              <w:t>1946</w:t>
            </w:r>
          </w:p>
        </w:tc>
        <w:tc>
          <w:tcPr>
            <w:tcW w:w="924" w:type="dxa"/>
          </w:tcPr>
          <w:p w14:paraId="39950806" w14:textId="77777777" w:rsidR="00936766" w:rsidRDefault="00397B73">
            <w:pPr>
              <w:pStyle w:val="Compact"/>
              <w:jc w:val="right"/>
              <w:rPr>
                <w:sz w:val="20"/>
                <w:szCs w:val="20"/>
              </w:rPr>
            </w:pPr>
            <w:r>
              <w:rPr>
                <w:sz w:val="20"/>
                <w:szCs w:val="20"/>
              </w:rPr>
              <w:t>0.999</w:t>
            </w:r>
          </w:p>
        </w:tc>
      </w:tr>
      <w:tr w:rsidR="00936766" w14:paraId="6E93ABFF" w14:textId="77777777">
        <w:tc>
          <w:tcPr>
            <w:tcW w:w="2315" w:type="dxa"/>
          </w:tcPr>
          <w:p w14:paraId="2DED9FB3" w14:textId="77777777" w:rsidR="00936766" w:rsidRDefault="00936766">
            <w:pPr>
              <w:rPr>
                <w:sz w:val="20"/>
                <w:szCs w:val="20"/>
              </w:rPr>
            </w:pPr>
          </w:p>
        </w:tc>
        <w:tc>
          <w:tcPr>
            <w:tcW w:w="2398" w:type="dxa"/>
          </w:tcPr>
          <w:p w14:paraId="10144F0D" w14:textId="77777777" w:rsidR="00936766" w:rsidRDefault="00397B73">
            <w:pPr>
              <w:pStyle w:val="Compact"/>
              <w:rPr>
                <w:sz w:val="20"/>
                <w:szCs w:val="20"/>
              </w:rPr>
            </w:pPr>
            <w:r>
              <w:rPr>
                <w:sz w:val="20"/>
                <w:szCs w:val="20"/>
              </w:rPr>
              <w:t>HB visits</w:t>
            </w:r>
          </w:p>
        </w:tc>
        <w:tc>
          <w:tcPr>
            <w:tcW w:w="924" w:type="dxa"/>
          </w:tcPr>
          <w:p w14:paraId="762961F6" w14:textId="77777777" w:rsidR="00936766" w:rsidRDefault="00397B73">
            <w:pPr>
              <w:pStyle w:val="Compact"/>
              <w:jc w:val="right"/>
              <w:rPr>
                <w:sz w:val="20"/>
                <w:szCs w:val="20"/>
              </w:rPr>
            </w:pPr>
            <w:r>
              <w:rPr>
                <w:sz w:val="20"/>
                <w:szCs w:val="20"/>
              </w:rPr>
              <w:t>0.00</w:t>
            </w:r>
          </w:p>
        </w:tc>
        <w:tc>
          <w:tcPr>
            <w:tcW w:w="771" w:type="dxa"/>
          </w:tcPr>
          <w:p w14:paraId="2CA01C12" w14:textId="77777777" w:rsidR="00936766" w:rsidRDefault="00397B73">
            <w:pPr>
              <w:pStyle w:val="Compact"/>
              <w:jc w:val="right"/>
              <w:rPr>
                <w:sz w:val="20"/>
                <w:szCs w:val="20"/>
              </w:rPr>
            </w:pPr>
            <w:r>
              <w:rPr>
                <w:sz w:val="20"/>
                <w:szCs w:val="20"/>
              </w:rPr>
              <w:t>0.03</w:t>
            </w:r>
          </w:p>
        </w:tc>
        <w:tc>
          <w:tcPr>
            <w:tcW w:w="1153" w:type="dxa"/>
          </w:tcPr>
          <w:p w14:paraId="1561A234" w14:textId="77777777" w:rsidR="00936766" w:rsidRDefault="00397B73">
            <w:pPr>
              <w:pStyle w:val="Compact"/>
              <w:jc w:val="right"/>
              <w:rPr>
                <w:sz w:val="20"/>
                <w:szCs w:val="20"/>
              </w:rPr>
            </w:pPr>
            <w:r>
              <w:rPr>
                <w:sz w:val="20"/>
                <w:szCs w:val="20"/>
              </w:rPr>
              <w:t>0.00</w:t>
            </w:r>
          </w:p>
        </w:tc>
        <w:tc>
          <w:tcPr>
            <w:tcW w:w="924" w:type="dxa"/>
          </w:tcPr>
          <w:p w14:paraId="5D985930" w14:textId="77777777" w:rsidR="00936766" w:rsidRDefault="00397B73">
            <w:pPr>
              <w:pStyle w:val="Compact"/>
              <w:jc w:val="right"/>
              <w:rPr>
                <w:sz w:val="20"/>
                <w:szCs w:val="20"/>
              </w:rPr>
            </w:pPr>
            <w:r>
              <w:rPr>
                <w:sz w:val="20"/>
                <w:szCs w:val="20"/>
              </w:rPr>
              <w:t>-0.05</w:t>
            </w:r>
          </w:p>
        </w:tc>
        <w:tc>
          <w:tcPr>
            <w:tcW w:w="924" w:type="dxa"/>
          </w:tcPr>
          <w:p w14:paraId="38A27E66" w14:textId="77777777" w:rsidR="00936766" w:rsidRDefault="00397B73">
            <w:pPr>
              <w:pStyle w:val="Compact"/>
              <w:jc w:val="right"/>
              <w:rPr>
                <w:sz w:val="20"/>
                <w:szCs w:val="20"/>
              </w:rPr>
            </w:pPr>
            <w:r>
              <w:rPr>
                <w:sz w:val="20"/>
                <w:szCs w:val="20"/>
              </w:rPr>
              <w:t>0.05</w:t>
            </w:r>
          </w:p>
        </w:tc>
        <w:tc>
          <w:tcPr>
            <w:tcW w:w="1188" w:type="dxa"/>
          </w:tcPr>
          <w:p w14:paraId="4CD7E17A" w14:textId="77777777" w:rsidR="00936766" w:rsidRDefault="00397B73">
            <w:pPr>
              <w:pStyle w:val="Compact"/>
              <w:rPr>
                <w:sz w:val="20"/>
                <w:szCs w:val="20"/>
              </w:rPr>
            </w:pPr>
            <w:r>
              <w:rPr>
                <w:sz w:val="20"/>
                <w:szCs w:val="20"/>
              </w:rPr>
              <w:t>0.96</w:t>
            </w:r>
          </w:p>
        </w:tc>
        <w:tc>
          <w:tcPr>
            <w:tcW w:w="1000" w:type="dxa"/>
          </w:tcPr>
          <w:p w14:paraId="10F1D7AB" w14:textId="77777777" w:rsidR="00936766" w:rsidRDefault="00397B73">
            <w:pPr>
              <w:pStyle w:val="Compact"/>
              <w:jc w:val="right"/>
              <w:rPr>
                <w:sz w:val="20"/>
                <w:szCs w:val="20"/>
              </w:rPr>
            </w:pPr>
            <w:r>
              <w:rPr>
                <w:sz w:val="20"/>
                <w:szCs w:val="20"/>
              </w:rPr>
              <w:t>3292</w:t>
            </w:r>
          </w:p>
        </w:tc>
        <w:tc>
          <w:tcPr>
            <w:tcW w:w="924" w:type="dxa"/>
          </w:tcPr>
          <w:p w14:paraId="28EB8680" w14:textId="77777777" w:rsidR="00936766" w:rsidRDefault="00397B73">
            <w:pPr>
              <w:pStyle w:val="Compact"/>
              <w:jc w:val="right"/>
              <w:rPr>
                <w:sz w:val="20"/>
                <w:szCs w:val="20"/>
              </w:rPr>
            </w:pPr>
            <w:r>
              <w:rPr>
                <w:sz w:val="20"/>
                <w:szCs w:val="20"/>
              </w:rPr>
              <w:t>1.000</w:t>
            </w:r>
          </w:p>
        </w:tc>
      </w:tr>
      <w:tr w:rsidR="00936766" w14:paraId="1E953516" w14:textId="77777777">
        <w:tc>
          <w:tcPr>
            <w:tcW w:w="2315" w:type="dxa"/>
          </w:tcPr>
          <w:p w14:paraId="323A4B20" w14:textId="77777777" w:rsidR="00936766" w:rsidRDefault="00936766">
            <w:pPr>
              <w:rPr>
                <w:sz w:val="20"/>
                <w:szCs w:val="20"/>
              </w:rPr>
            </w:pPr>
          </w:p>
        </w:tc>
        <w:tc>
          <w:tcPr>
            <w:tcW w:w="2398" w:type="dxa"/>
          </w:tcPr>
          <w:p w14:paraId="0160DD46" w14:textId="77777777" w:rsidR="00936766" w:rsidRDefault="00397B73">
            <w:pPr>
              <w:pStyle w:val="Compact"/>
              <w:rPr>
                <w:sz w:val="20"/>
                <w:szCs w:val="20"/>
              </w:rPr>
            </w:pPr>
            <w:r>
              <w:rPr>
                <w:sz w:val="20"/>
                <w:szCs w:val="20"/>
              </w:rPr>
              <w:t>Plant size</w:t>
            </w:r>
          </w:p>
        </w:tc>
        <w:tc>
          <w:tcPr>
            <w:tcW w:w="924" w:type="dxa"/>
          </w:tcPr>
          <w:p w14:paraId="7C158750" w14:textId="77777777" w:rsidR="00936766" w:rsidRDefault="00397B73">
            <w:pPr>
              <w:pStyle w:val="Compact"/>
              <w:jc w:val="right"/>
              <w:rPr>
                <w:sz w:val="20"/>
                <w:szCs w:val="20"/>
              </w:rPr>
            </w:pPr>
            <w:r>
              <w:rPr>
                <w:sz w:val="20"/>
                <w:szCs w:val="20"/>
              </w:rPr>
              <w:t>0.13</w:t>
            </w:r>
          </w:p>
        </w:tc>
        <w:tc>
          <w:tcPr>
            <w:tcW w:w="771" w:type="dxa"/>
          </w:tcPr>
          <w:p w14:paraId="60F513CE" w14:textId="77777777" w:rsidR="00936766" w:rsidRDefault="00397B73">
            <w:pPr>
              <w:pStyle w:val="Compact"/>
              <w:jc w:val="right"/>
              <w:rPr>
                <w:sz w:val="20"/>
                <w:szCs w:val="20"/>
              </w:rPr>
            </w:pPr>
            <w:r>
              <w:rPr>
                <w:sz w:val="20"/>
                <w:szCs w:val="20"/>
              </w:rPr>
              <w:t>0.03</w:t>
            </w:r>
          </w:p>
        </w:tc>
        <w:tc>
          <w:tcPr>
            <w:tcW w:w="1153" w:type="dxa"/>
          </w:tcPr>
          <w:p w14:paraId="3505A213" w14:textId="77777777" w:rsidR="00936766" w:rsidRDefault="00397B73">
            <w:pPr>
              <w:pStyle w:val="Compact"/>
              <w:jc w:val="right"/>
              <w:rPr>
                <w:sz w:val="20"/>
                <w:szCs w:val="20"/>
              </w:rPr>
            </w:pPr>
            <w:r>
              <w:rPr>
                <w:sz w:val="20"/>
                <w:szCs w:val="20"/>
              </w:rPr>
              <w:t>0.13</w:t>
            </w:r>
          </w:p>
        </w:tc>
        <w:tc>
          <w:tcPr>
            <w:tcW w:w="924" w:type="dxa"/>
          </w:tcPr>
          <w:p w14:paraId="34277D62" w14:textId="77777777" w:rsidR="00936766" w:rsidRDefault="00397B73">
            <w:pPr>
              <w:pStyle w:val="Compact"/>
              <w:jc w:val="right"/>
              <w:rPr>
                <w:sz w:val="20"/>
                <w:szCs w:val="20"/>
              </w:rPr>
            </w:pPr>
            <w:r>
              <w:rPr>
                <w:sz w:val="20"/>
                <w:szCs w:val="20"/>
              </w:rPr>
              <w:t>0.08</w:t>
            </w:r>
          </w:p>
        </w:tc>
        <w:tc>
          <w:tcPr>
            <w:tcW w:w="924" w:type="dxa"/>
          </w:tcPr>
          <w:p w14:paraId="6A01E134" w14:textId="77777777" w:rsidR="00936766" w:rsidRDefault="00397B73">
            <w:pPr>
              <w:pStyle w:val="Compact"/>
              <w:jc w:val="right"/>
              <w:rPr>
                <w:sz w:val="20"/>
                <w:szCs w:val="20"/>
              </w:rPr>
            </w:pPr>
            <w:r>
              <w:rPr>
                <w:sz w:val="20"/>
                <w:szCs w:val="20"/>
              </w:rPr>
              <w:t>0.18</w:t>
            </w:r>
          </w:p>
        </w:tc>
        <w:tc>
          <w:tcPr>
            <w:tcW w:w="1188" w:type="dxa"/>
          </w:tcPr>
          <w:p w14:paraId="65298877" w14:textId="77777777" w:rsidR="00936766" w:rsidRDefault="00397B73">
            <w:pPr>
              <w:pStyle w:val="Compact"/>
              <w:rPr>
                <w:sz w:val="20"/>
                <w:szCs w:val="20"/>
              </w:rPr>
            </w:pPr>
            <w:r>
              <w:rPr>
                <w:sz w:val="20"/>
                <w:szCs w:val="20"/>
              </w:rPr>
              <w:t>0.0001</w:t>
            </w:r>
          </w:p>
        </w:tc>
        <w:tc>
          <w:tcPr>
            <w:tcW w:w="1000" w:type="dxa"/>
          </w:tcPr>
          <w:p w14:paraId="056531BF" w14:textId="77777777" w:rsidR="00936766" w:rsidRDefault="00397B73">
            <w:pPr>
              <w:pStyle w:val="Compact"/>
              <w:jc w:val="right"/>
              <w:rPr>
                <w:sz w:val="20"/>
                <w:szCs w:val="20"/>
              </w:rPr>
            </w:pPr>
            <w:r>
              <w:rPr>
                <w:sz w:val="20"/>
                <w:szCs w:val="20"/>
              </w:rPr>
              <w:t>3345</w:t>
            </w:r>
          </w:p>
        </w:tc>
        <w:tc>
          <w:tcPr>
            <w:tcW w:w="924" w:type="dxa"/>
          </w:tcPr>
          <w:p w14:paraId="1632312C" w14:textId="77777777" w:rsidR="00936766" w:rsidRDefault="00397B73">
            <w:pPr>
              <w:pStyle w:val="Compact"/>
              <w:jc w:val="right"/>
              <w:rPr>
                <w:sz w:val="20"/>
                <w:szCs w:val="20"/>
              </w:rPr>
            </w:pPr>
            <w:r>
              <w:rPr>
                <w:sz w:val="20"/>
                <w:szCs w:val="20"/>
              </w:rPr>
              <w:t>1.000</w:t>
            </w:r>
          </w:p>
        </w:tc>
      </w:tr>
      <w:tr w:rsidR="00936766" w14:paraId="44B4D1CA" w14:textId="77777777">
        <w:tc>
          <w:tcPr>
            <w:tcW w:w="2315" w:type="dxa"/>
          </w:tcPr>
          <w:p w14:paraId="5D224723" w14:textId="77777777" w:rsidR="00936766" w:rsidRDefault="00936766">
            <w:pPr>
              <w:rPr>
                <w:sz w:val="20"/>
                <w:szCs w:val="20"/>
              </w:rPr>
            </w:pPr>
          </w:p>
        </w:tc>
        <w:tc>
          <w:tcPr>
            <w:tcW w:w="2398" w:type="dxa"/>
          </w:tcPr>
          <w:p w14:paraId="070FE1C2" w14:textId="77777777" w:rsidR="00936766" w:rsidRDefault="00397B73">
            <w:pPr>
              <w:pStyle w:val="Compact"/>
              <w:rPr>
                <w:sz w:val="20"/>
                <w:szCs w:val="20"/>
              </w:rPr>
            </w:pPr>
            <w:r>
              <w:rPr>
                <w:sz w:val="20"/>
                <w:szCs w:val="20"/>
              </w:rPr>
              <w:t>Pollen count</w:t>
            </w:r>
          </w:p>
        </w:tc>
        <w:tc>
          <w:tcPr>
            <w:tcW w:w="924" w:type="dxa"/>
          </w:tcPr>
          <w:p w14:paraId="0754935E" w14:textId="77777777" w:rsidR="00936766" w:rsidRDefault="00397B73">
            <w:pPr>
              <w:pStyle w:val="Compact"/>
              <w:jc w:val="right"/>
              <w:rPr>
                <w:sz w:val="20"/>
                <w:szCs w:val="20"/>
              </w:rPr>
            </w:pPr>
            <w:r>
              <w:rPr>
                <w:sz w:val="20"/>
                <w:szCs w:val="20"/>
              </w:rPr>
              <w:t>0.16</w:t>
            </w:r>
          </w:p>
        </w:tc>
        <w:tc>
          <w:tcPr>
            <w:tcW w:w="771" w:type="dxa"/>
          </w:tcPr>
          <w:p w14:paraId="52A61FFD" w14:textId="77777777" w:rsidR="00936766" w:rsidRDefault="00397B73">
            <w:pPr>
              <w:pStyle w:val="Compact"/>
              <w:jc w:val="right"/>
              <w:rPr>
                <w:sz w:val="20"/>
                <w:szCs w:val="20"/>
              </w:rPr>
            </w:pPr>
            <w:r>
              <w:rPr>
                <w:sz w:val="20"/>
                <w:szCs w:val="20"/>
              </w:rPr>
              <w:t>0.11</w:t>
            </w:r>
          </w:p>
        </w:tc>
        <w:tc>
          <w:tcPr>
            <w:tcW w:w="1153" w:type="dxa"/>
          </w:tcPr>
          <w:p w14:paraId="4A261882" w14:textId="77777777" w:rsidR="00936766" w:rsidRDefault="00397B73">
            <w:pPr>
              <w:pStyle w:val="Compact"/>
              <w:jc w:val="right"/>
              <w:rPr>
                <w:sz w:val="20"/>
                <w:szCs w:val="20"/>
              </w:rPr>
            </w:pPr>
            <w:r>
              <w:rPr>
                <w:sz w:val="20"/>
                <w:szCs w:val="20"/>
              </w:rPr>
              <w:t>0.15</w:t>
            </w:r>
          </w:p>
        </w:tc>
        <w:tc>
          <w:tcPr>
            <w:tcW w:w="924" w:type="dxa"/>
          </w:tcPr>
          <w:p w14:paraId="328706C6" w14:textId="77777777" w:rsidR="00936766" w:rsidRDefault="00397B73">
            <w:pPr>
              <w:pStyle w:val="Compact"/>
              <w:jc w:val="right"/>
              <w:rPr>
                <w:sz w:val="20"/>
                <w:szCs w:val="20"/>
              </w:rPr>
            </w:pPr>
            <w:r>
              <w:rPr>
                <w:sz w:val="20"/>
                <w:szCs w:val="20"/>
              </w:rPr>
              <w:t>-0.05</w:t>
            </w:r>
          </w:p>
        </w:tc>
        <w:tc>
          <w:tcPr>
            <w:tcW w:w="924" w:type="dxa"/>
          </w:tcPr>
          <w:p w14:paraId="011BA1B7" w14:textId="77777777" w:rsidR="00936766" w:rsidRDefault="00397B73">
            <w:pPr>
              <w:pStyle w:val="Compact"/>
              <w:jc w:val="right"/>
              <w:rPr>
                <w:sz w:val="20"/>
                <w:szCs w:val="20"/>
              </w:rPr>
            </w:pPr>
            <w:r>
              <w:rPr>
                <w:sz w:val="20"/>
                <w:szCs w:val="20"/>
              </w:rPr>
              <w:t>0.38</w:t>
            </w:r>
          </w:p>
        </w:tc>
        <w:tc>
          <w:tcPr>
            <w:tcW w:w="1188" w:type="dxa"/>
          </w:tcPr>
          <w:p w14:paraId="1C179D69" w14:textId="77777777" w:rsidR="00936766" w:rsidRDefault="00397B73">
            <w:pPr>
              <w:pStyle w:val="Compact"/>
              <w:rPr>
                <w:sz w:val="20"/>
                <w:szCs w:val="20"/>
              </w:rPr>
            </w:pPr>
            <w:r>
              <w:rPr>
                <w:sz w:val="20"/>
                <w:szCs w:val="20"/>
              </w:rPr>
              <w:t>0.1515</w:t>
            </w:r>
          </w:p>
        </w:tc>
        <w:tc>
          <w:tcPr>
            <w:tcW w:w="1000" w:type="dxa"/>
          </w:tcPr>
          <w:p w14:paraId="50FE73E6" w14:textId="77777777" w:rsidR="00936766" w:rsidRDefault="00397B73">
            <w:pPr>
              <w:pStyle w:val="Compact"/>
              <w:jc w:val="right"/>
              <w:rPr>
                <w:sz w:val="20"/>
                <w:szCs w:val="20"/>
              </w:rPr>
            </w:pPr>
            <w:r>
              <w:rPr>
                <w:sz w:val="20"/>
                <w:szCs w:val="20"/>
              </w:rPr>
              <w:t>638</w:t>
            </w:r>
          </w:p>
        </w:tc>
        <w:tc>
          <w:tcPr>
            <w:tcW w:w="924" w:type="dxa"/>
          </w:tcPr>
          <w:p w14:paraId="4CB13115" w14:textId="77777777" w:rsidR="00936766" w:rsidRDefault="00397B73">
            <w:pPr>
              <w:pStyle w:val="Compact"/>
              <w:jc w:val="right"/>
              <w:rPr>
                <w:sz w:val="20"/>
                <w:szCs w:val="20"/>
              </w:rPr>
            </w:pPr>
            <w:r>
              <w:rPr>
                <w:sz w:val="20"/>
                <w:szCs w:val="20"/>
              </w:rPr>
              <w:t>1.002</w:t>
            </w:r>
          </w:p>
        </w:tc>
      </w:tr>
      <w:tr w:rsidR="00936766" w14:paraId="3F0E96AE" w14:textId="77777777">
        <w:tc>
          <w:tcPr>
            <w:tcW w:w="2315" w:type="dxa"/>
          </w:tcPr>
          <w:p w14:paraId="67E10015" w14:textId="77777777" w:rsidR="00936766" w:rsidRDefault="00936766">
            <w:pPr>
              <w:rPr>
                <w:sz w:val="20"/>
                <w:szCs w:val="20"/>
              </w:rPr>
            </w:pPr>
          </w:p>
        </w:tc>
        <w:tc>
          <w:tcPr>
            <w:tcW w:w="2398" w:type="dxa"/>
          </w:tcPr>
          <w:p w14:paraId="3DCD0D55" w14:textId="77777777" w:rsidR="00936766" w:rsidRDefault="00397B73">
            <w:pPr>
              <w:pStyle w:val="Compact"/>
              <w:rPr>
                <w:sz w:val="20"/>
                <w:szCs w:val="20"/>
              </w:rPr>
            </w:pPr>
            <w:r>
              <w:rPr>
                <w:sz w:val="20"/>
                <w:szCs w:val="20"/>
              </w:rPr>
              <w:t>Sigma (field)</w:t>
            </w:r>
          </w:p>
        </w:tc>
        <w:tc>
          <w:tcPr>
            <w:tcW w:w="924" w:type="dxa"/>
          </w:tcPr>
          <w:p w14:paraId="7E853856" w14:textId="77777777" w:rsidR="00936766" w:rsidRDefault="00397B73">
            <w:pPr>
              <w:pStyle w:val="Compact"/>
              <w:jc w:val="right"/>
              <w:rPr>
                <w:sz w:val="20"/>
                <w:szCs w:val="20"/>
              </w:rPr>
            </w:pPr>
            <w:r>
              <w:rPr>
                <w:sz w:val="20"/>
                <w:szCs w:val="20"/>
              </w:rPr>
              <w:t>0.29</w:t>
            </w:r>
          </w:p>
        </w:tc>
        <w:tc>
          <w:tcPr>
            <w:tcW w:w="771" w:type="dxa"/>
          </w:tcPr>
          <w:p w14:paraId="57CF3FDD" w14:textId="77777777" w:rsidR="00936766" w:rsidRDefault="00397B73">
            <w:pPr>
              <w:pStyle w:val="Compact"/>
              <w:jc w:val="right"/>
              <w:rPr>
                <w:sz w:val="20"/>
                <w:szCs w:val="20"/>
              </w:rPr>
            </w:pPr>
            <w:r>
              <w:rPr>
                <w:sz w:val="20"/>
                <w:szCs w:val="20"/>
              </w:rPr>
              <w:t>0.03</w:t>
            </w:r>
          </w:p>
        </w:tc>
        <w:tc>
          <w:tcPr>
            <w:tcW w:w="1153" w:type="dxa"/>
          </w:tcPr>
          <w:p w14:paraId="44D1EE9B" w14:textId="77777777" w:rsidR="00936766" w:rsidRDefault="00397B73">
            <w:pPr>
              <w:pStyle w:val="Compact"/>
              <w:jc w:val="right"/>
              <w:rPr>
                <w:sz w:val="20"/>
                <w:szCs w:val="20"/>
              </w:rPr>
            </w:pPr>
            <w:r>
              <w:rPr>
                <w:sz w:val="20"/>
                <w:szCs w:val="20"/>
              </w:rPr>
              <w:t>0.29</w:t>
            </w:r>
          </w:p>
        </w:tc>
        <w:tc>
          <w:tcPr>
            <w:tcW w:w="924" w:type="dxa"/>
          </w:tcPr>
          <w:p w14:paraId="44BB8AAC" w14:textId="77777777" w:rsidR="00936766" w:rsidRDefault="00397B73">
            <w:pPr>
              <w:pStyle w:val="Compact"/>
              <w:jc w:val="right"/>
              <w:rPr>
                <w:sz w:val="20"/>
                <w:szCs w:val="20"/>
              </w:rPr>
            </w:pPr>
            <w:r>
              <w:rPr>
                <w:sz w:val="20"/>
                <w:szCs w:val="20"/>
              </w:rPr>
              <w:t>0.23</w:t>
            </w:r>
          </w:p>
        </w:tc>
        <w:tc>
          <w:tcPr>
            <w:tcW w:w="924" w:type="dxa"/>
          </w:tcPr>
          <w:p w14:paraId="69C3C492" w14:textId="77777777" w:rsidR="00936766" w:rsidRDefault="00397B73">
            <w:pPr>
              <w:pStyle w:val="Compact"/>
              <w:jc w:val="right"/>
              <w:rPr>
                <w:sz w:val="20"/>
                <w:szCs w:val="20"/>
              </w:rPr>
            </w:pPr>
            <w:r>
              <w:rPr>
                <w:sz w:val="20"/>
                <w:szCs w:val="20"/>
              </w:rPr>
              <w:t>0.37</w:t>
            </w:r>
          </w:p>
        </w:tc>
        <w:tc>
          <w:tcPr>
            <w:tcW w:w="1188" w:type="dxa"/>
          </w:tcPr>
          <w:p w14:paraId="1658F7F3" w14:textId="77777777" w:rsidR="00936766" w:rsidRDefault="00397B73">
            <w:pPr>
              <w:pStyle w:val="Compact"/>
              <w:rPr>
                <w:sz w:val="20"/>
                <w:szCs w:val="20"/>
              </w:rPr>
            </w:pPr>
            <w:r>
              <w:rPr>
                <w:sz w:val="20"/>
                <w:szCs w:val="20"/>
              </w:rPr>
              <w:t>-</w:t>
            </w:r>
          </w:p>
        </w:tc>
        <w:tc>
          <w:tcPr>
            <w:tcW w:w="1000" w:type="dxa"/>
          </w:tcPr>
          <w:p w14:paraId="6E2CCFC2" w14:textId="77777777" w:rsidR="00936766" w:rsidRDefault="00397B73">
            <w:pPr>
              <w:pStyle w:val="Compact"/>
              <w:jc w:val="right"/>
              <w:rPr>
                <w:sz w:val="20"/>
                <w:szCs w:val="20"/>
              </w:rPr>
            </w:pPr>
            <w:r>
              <w:rPr>
                <w:sz w:val="20"/>
                <w:szCs w:val="20"/>
              </w:rPr>
              <w:t>2675</w:t>
            </w:r>
          </w:p>
        </w:tc>
        <w:tc>
          <w:tcPr>
            <w:tcW w:w="924" w:type="dxa"/>
          </w:tcPr>
          <w:p w14:paraId="482B454E" w14:textId="77777777" w:rsidR="00936766" w:rsidRDefault="00397B73">
            <w:pPr>
              <w:pStyle w:val="Compact"/>
              <w:jc w:val="right"/>
              <w:rPr>
                <w:sz w:val="20"/>
                <w:szCs w:val="20"/>
              </w:rPr>
            </w:pPr>
            <w:r>
              <w:rPr>
                <w:sz w:val="20"/>
                <w:szCs w:val="20"/>
              </w:rPr>
              <w:t>1.000</w:t>
            </w:r>
          </w:p>
        </w:tc>
      </w:tr>
      <w:tr w:rsidR="00936766" w14:paraId="57C4B8D1" w14:textId="77777777">
        <w:tc>
          <w:tcPr>
            <w:tcW w:w="2315" w:type="dxa"/>
          </w:tcPr>
          <w:p w14:paraId="2DB766C8" w14:textId="77777777" w:rsidR="00936766" w:rsidRDefault="00936766">
            <w:pPr>
              <w:rPr>
                <w:sz w:val="20"/>
                <w:szCs w:val="20"/>
              </w:rPr>
            </w:pPr>
          </w:p>
        </w:tc>
        <w:tc>
          <w:tcPr>
            <w:tcW w:w="2398" w:type="dxa"/>
          </w:tcPr>
          <w:p w14:paraId="6FEECAC3" w14:textId="77777777" w:rsidR="00936766" w:rsidRDefault="00397B73">
            <w:pPr>
              <w:pStyle w:val="Compact"/>
              <w:rPr>
                <w:sz w:val="20"/>
                <w:szCs w:val="20"/>
              </w:rPr>
            </w:pPr>
            <w:r>
              <w:rPr>
                <w:sz w:val="20"/>
                <w:szCs w:val="20"/>
              </w:rPr>
              <w:t>Phi</w:t>
            </w:r>
          </w:p>
        </w:tc>
        <w:tc>
          <w:tcPr>
            <w:tcW w:w="924" w:type="dxa"/>
          </w:tcPr>
          <w:p w14:paraId="36E59F50" w14:textId="77777777" w:rsidR="00936766" w:rsidRDefault="00397B73">
            <w:pPr>
              <w:pStyle w:val="Compact"/>
              <w:jc w:val="right"/>
              <w:rPr>
                <w:sz w:val="20"/>
                <w:szCs w:val="20"/>
              </w:rPr>
            </w:pPr>
            <w:r>
              <w:rPr>
                <w:sz w:val="20"/>
                <w:szCs w:val="20"/>
              </w:rPr>
              <w:t>3.35</w:t>
            </w:r>
          </w:p>
        </w:tc>
        <w:tc>
          <w:tcPr>
            <w:tcW w:w="771" w:type="dxa"/>
          </w:tcPr>
          <w:p w14:paraId="221D9F4C" w14:textId="77777777" w:rsidR="00936766" w:rsidRDefault="00397B73">
            <w:pPr>
              <w:pStyle w:val="Compact"/>
              <w:jc w:val="right"/>
              <w:rPr>
                <w:sz w:val="20"/>
                <w:szCs w:val="20"/>
              </w:rPr>
            </w:pPr>
            <w:r>
              <w:rPr>
                <w:sz w:val="20"/>
                <w:szCs w:val="20"/>
              </w:rPr>
              <w:t>0.07</w:t>
            </w:r>
          </w:p>
        </w:tc>
        <w:tc>
          <w:tcPr>
            <w:tcW w:w="1153" w:type="dxa"/>
          </w:tcPr>
          <w:p w14:paraId="6574FB47" w14:textId="77777777" w:rsidR="00936766" w:rsidRDefault="00397B73">
            <w:pPr>
              <w:pStyle w:val="Compact"/>
              <w:jc w:val="right"/>
              <w:rPr>
                <w:sz w:val="20"/>
                <w:szCs w:val="20"/>
              </w:rPr>
            </w:pPr>
            <w:r>
              <w:rPr>
                <w:sz w:val="20"/>
                <w:szCs w:val="20"/>
              </w:rPr>
              <w:t>3.35</w:t>
            </w:r>
          </w:p>
        </w:tc>
        <w:tc>
          <w:tcPr>
            <w:tcW w:w="924" w:type="dxa"/>
          </w:tcPr>
          <w:p w14:paraId="53D8B65F" w14:textId="77777777" w:rsidR="00936766" w:rsidRDefault="00397B73">
            <w:pPr>
              <w:pStyle w:val="Compact"/>
              <w:jc w:val="right"/>
              <w:rPr>
                <w:sz w:val="20"/>
                <w:szCs w:val="20"/>
              </w:rPr>
            </w:pPr>
            <w:r>
              <w:rPr>
                <w:sz w:val="20"/>
                <w:szCs w:val="20"/>
              </w:rPr>
              <w:t>3.21</w:t>
            </w:r>
          </w:p>
        </w:tc>
        <w:tc>
          <w:tcPr>
            <w:tcW w:w="924" w:type="dxa"/>
          </w:tcPr>
          <w:p w14:paraId="3BD943B6" w14:textId="77777777" w:rsidR="00936766" w:rsidRDefault="00397B73">
            <w:pPr>
              <w:pStyle w:val="Compact"/>
              <w:jc w:val="right"/>
              <w:rPr>
                <w:sz w:val="20"/>
                <w:szCs w:val="20"/>
              </w:rPr>
            </w:pPr>
            <w:r>
              <w:rPr>
                <w:sz w:val="20"/>
                <w:szCs w:val="20"/>
              </w:rPr>
              <w:t>3.48</w:t>
            </w:r>
          </w:p>
        </w:tc>
        <w:tc>
          <w:tcPr>
            <w:tcW w:w="1188" w:type="dxa"/>
          </w:tcPr>
          <w:p w14:paraId="190777DC" w14:textId="77777777" w:rsidR="00936766" w:rsidRDefault="00397B73">
            <w:pPr>
              <w:pStyle w:val="Compact"/>
              <w:rPr>
                <w:sz w:val="20"/>
                <w:szCs w:val="20"/>
              </w:rPr>
            </w:pPr>
            <w:r>
              <w:rPr>
                <w:sz w:val="20"/>
                <w:szCs w:val="20"/>
              </w:rPr>
              <w:t>-</w:t>
            </w:r>
          </w:p>
        </w:tc>
        <w:tc>
          <w:tcPr>
            <w:tcW w:w="1000" w:type="dxa"/>
          </w:tcPr>
          <w:p w14:paraId="4E8DE520" w14:textId="77777777" w:rsidR="00936766" w:rsidRDefault="00397B73">
            <w:pPr>
              <w:pStyle w:val="Compact"/>
              <w:jc w:val="right"/>
              <w:rPr>
                <w:sz w:val="20"/>
                <w:szCs w:val="20"/>
              </w:rPr>
            </w:pPr>
            <w:r>
              <w:rPr>
                <w:sz w:val="20"/>
                <w:szCs w:val="20"/>
              </w:rPr>
              <w:t>3828</w:t>
            </w:r>
          </w:p>
        </w:tc>
        <w:tc>
          <w:tcPr>
            <w:tcW w:w="924" w:type="dxa"/>
          </w:tcPr>
          <w:p w14:paraId="349BCAED" w14:textId="77777777" w:rsidR="00936766" w:rsidRDefault="00397B73">
            <w:pPr>
              <w:pStyle w:val="Compact"/>
              <w:jc w:val="right"/>
              <w:rPr>
                <w:sz w:val="20"/>
                <w:szCs w:val="20"/>
              </w:rPr>
            </w:pPr>
            <w:r>
              <w:rPr>
                <w:sz w:val="20"/>
                <w:szCs w:val="20"/>
              </w:rPr>
              <w:t>1.003</w:t>
            </w:r>
          </w:p>
        </w:tc>
      </w:tr>
      <w:tr w:rsidR="00936766" w14:paraId="2A5C23E3" w14:textId="77777777">
        <w:tc>
          <w:tcPr>
            <w:tcW w:w="2315" w:type="dxa"/>
          </w:tcPr>
          <w:p w14:paraId="30F31826" w14:textId="77777777" w:rsidR="00936766" w:rsidRDefault="00936766">
            <w:pPr>
              <w:rPr>
                <w:sz w:val="20"/>
                <w:szCs w:val="20"/>
              </w:rPr>
            </w:pPr>
          </w:p>
        </w:tc>
        <w:tc>
          <w:tcPr>
            <w:tcW w:w="2398" w:type="dxa"/>
          </w:tcPr>
          <w:p w14:paraId="78F224B2" w14:textId="77777777" w:rsidR="00936766" w:rsidRDefault="00397B73">
            <w:pPr>
              <w:pStyle w:val="Compact"/>
              <w:rPr>
                <w:sz w:val="20"/>
                <w:szCs w:val="20"/>
              </w:rPr>
            </w:pPr>
            <w:r>
              <w:rPr>
                <w:sz w:val="20"/>
                <w:szCs w:val="20"/>
              </w:rPr>
              <w:t>Intercept</w:t>
            </w:r>
          </w:p>
        </w:tc>
        <w:tc>
          <w:tcPr>
            <w:tcW w:w="924" w:type="dxa"/>
          </w:tcPr>
          <w:p w14:paraId="7C76B805" w14:textId="77777777" w:rsidR="00936766" w:rsidRDefault="00397B73">
            <w:pPr>
              <w:pStyle w:val="Compact"/>
              <w:jc w:val="right"/>
              <w:rPr>
                <w:sz w:val="20"/>
                <w:szCs w:val="20"/>
              </w:rPr>
            </w:pPr>
            <w:r>
              <w:rPr>
                <w:sz w:val="20"/>
                <w:szCs w:val="20"/>
              </w:rPr>
              <w:t>25.07</w:t>
            </w:r>
          </w:p>
        </w:tc>
        <w:tc>
          <w:tcPr>
            <w:tcW w:w="771" w:type="dxa"/>
          </w:tcPr>
          <w:p w14:paraId="717EA5A7" w14:textId="77777777" w:rsidR="00936766" w:rsidRDefault="00397B73">
            <w:pPr>
              <w:pStyle w:val="Compact"/>
              <w:jc w:val="right"/>
              <w:rPr>
                <w:sz w:val="20"/>
                <w:szCs w:val="20"/>
              </w:rPr>
            </w:pPr>
            <w:r>
              <w:rPr>
                <w:sz w:val="20"/>
                <w:szCs w:val="20"/>
              </w:rPr>
              <w:t>1.77</w:t>
            </w:r>
          </w:p>
        </w:tc>
        <w:tc>
          <w:tcPr>
            <w:tcW w:w="1153" w:type="dxa"/>
          </w:tcPr>
          <w:p w14:paraId="22A5F207" w14:textId="77777777" w:rsidR="00936766" w:rsidRDefault="00397B73">
            <w:pPr>
              <w:pStyle w:val="Compact"/>
              <w:jc w:val="right"/>
              <w:rPr>
                <w:sz w:val="20"/>
                <w:szCs w:val="20"/>
              </w:rPr>
            </w:pPr>
            <w:r>
              <w:rPr>
                <w:sz w:val="20"/>
                <w:szCs w:val="20"/>
              </w:rPr>
              <w:t>25.07</w:t>
            </w:r>
          </w:p>
        </w:tc>
        <w:tc>
          <w:tcPr>
            <w:tcW w:w="924" w:type="dxa"/>
          </w:tcPr>
          <w:p w14:paraId="5342C1D8" w14:textId="77777777" w:rsidR="00936766" w:rsidRDefault="00397B73">
            <w:pPr>
              <w:pStyle w:val="Compact"/>
              <w:jc w:val="right"/>
              <w:rPr>
                <w:sz w:val="20"/>
                <w:szCs w:val="20"/>
              </w:rPr>
            </w:pPr>
            <w:r>
              <w:rPr>
                <w:sz w:val="20"/>
                <w:szCs w:val="20"/>
              </w:rPr>
              <w:t>21.64</w:t>
            </w:r>
          </w:p>
        </w:tc>
        <w:tc>
          <w:tcPr>
            <w:tcW w:w="924" w:type="dxa"/>
          </w:tcPr>
          <w:p w14:paraId="43136A5D" w14:textId="77777777" w:rsidR="00936766" w:rsidRDefault="00397B73">
            <w:pPr>
              <w:pStyle w:val="Compact"/>
              <w:jc w:val="right"/>
              <w:rPr>
                <w:sz w:val="20"/>
                <w:szCs w:val="20"/>
              </w:rPr>
            </w:pPr>
            <w:r>
              <w:rPr>
                <w:sz w:val="20"/>
                <w:szCs w:val="20"/>
              </w:rPr>
              <w:t>28.54</w:t>
            </w:r>
          </w:p>
        </w:tc>
        <w:tc>
          <w:tcPr>
            <w:tcW w:w="1188" w:type="dxa"/>
          </w:tcPr>
          <w:p w14:paraId="5AE44507" w14:textId="77777777" w:rsidR="00936766" w:rsidRDefault="00397B73">
            <w:pPr>
              <w:pStyle w:val="Compact"/>
              <w:rPr>
                <w:sz w:val="20"/>
                <w:szCs w:val="20"/>
              </w:rPr>
            </w:pPr>
            <w:r>
              <w:rPr>
                <w:sz w:val="20"/>
                <w:szCs w:val="20"/>
              </w:rPr>
              <w:t>0.0001</w:t>
            </w:r>
          </w:p>
        </w:tc>
        <w:tc>
          <w:tcPr>
            <w:tcW w:w="1000" w:type="dxa"/>
          </w:tcPr>
          <w:p w14:paraId="0239162E" w14:textId="77777777" w:rsidR="00936766" w:rsidRDefault="00397B73">
            <w:pPr>
              <w:pStyle w:val="Compact"/>
              <w:jc w:val="right"/>
              <w:rPr>
                <w:sz w:val="20"/>
                <w:szCs w:val="20"/>
              </w:rPr>
            </w:pPr>
            <w:r>
              <w:rPr>
                <w:sz w:val="20"/>
                <w:szCs w:val="20"/>
              </w:rPr>
              <w:t>2277</w:t>
            </w:r>
          </w:p>
        </w:tc>
        <w:tc>
          <w:tcPr>
            <w:tcW w:w="924" w:type="dxa"/>
          </w:tcPr>
          <w:p w14:paraId="6314A71E" w14:textId="77777777" w:rsidR="00936766" w:rsidRDefault="00397B73">
            <w:pPr>
              <w:pStyle w:val="Compact"/>
              <w:jc w:val="right"/>
              <w:rPr>
                <w:sz w:val="20"/>
                <w:szCs w:val="20"/>
              </w:rPr>
            </w:pPr>
            <w:r>
              <w:rPr>
                <w:sz w:val="20"/>
                <w:szCs w:val="20"/>
              </w:rPr>
              <w:t>1.000</w:t>
            </w:r>
          </w:p>
        </w:tc>
      </w:tr>
      <w:tr w:rsidR="00936766" w14:paraId="42BDAE08" w14:textId="77777777">
        <w:tc>
          <w:tcPr>
            <w:tcW w:w="2315" w:type="dxa"/>
          </w:tcPr>
          <w:p w14:paraId="2BD97ADB" w14:textId="77777777" w:rsidR="00936766" w:rsidRDefault="00936766">
            <w:pPr>
              <w:rPr>
                <w:sz w:val="20"/>
                <w:szCs w:val="20"/>
              </w:rPr>
            </w:pPr>
          </w:p>
        </w:tc>
        <w:tc>
          <w:tcPr>
            <w:tcW w:w="2398" w:type="dxa"/>
          </w:tcPr>
          <w:p w14:paraId="514AF0A9" w14:textId="77777777" w:rsidR="00936766" w:rsidRDefault="00397B73">
            <w:pPr>
              <w:pStyle w:val="Compact"/>
              <w:rPr>
                <w:sz w:val="20"/>
                <w:szCs w:val="20"/>
              </w:rPr>
            </w:pPr>
            <w:r>
              <w:rPr>
                <w:sz w:val="20"/>
                <w:szCs w:val="20"/>
              </w:rPr>
              <w:t>HB visits</w:t>
            </w:r>
          </w:p>
        </w:tc>
        <w:tc>
          <w:tcPr>
            <w:tcW w:w="924" w:type="dxa"/>
          </w:tcPr>
          <w:p w14:paraId="42FF59B6" w14:textId="77777777" w:rsidR="00936766" w:rsidRDefault="00397B73">
            <w:pPr>
              <w:pStyle w:val="Compact"/>
              <w:jc w:val="right"/>
              <w:rPr>
                <w:sz w:val="20"/>
                <w:szCs w:val="20"/>
              </w:rPr>
            </w:pPr>
            <w:r>
              <w:rPr>
                <w:sz w:val="20"/>
                <w:szCs w:val="20"/>
              </w:rPr>
              <w:t>0.17</w:t>
            </w:r>
          </w:p>
        </w:tc>
        <w:tc>
          <w:tcPr>
            <w:tcW w:w="771" w:type="dxa"/>
          </w:tcPr>
          <w:p w14:paraId="59217E8C" w14:textId="77777777" w:rsidR="00936766" w:rsidRDefault="00397B73">
            <w:pPr>
              <w:pStyle w:val="Compact"/>
              <w:jc w:val="right"/>
              <w:rPr>
                <w:sz w:val="20"/>
                <w:szCs w:val="20"/>
              </w:rPr>
            </w:pPr>
            <w:r>
              <w:rPr>
                <w:sz w:val="20"/>
                <w:szCs w:val="20"/>
              </w:rPr>
              <w:t>0.21</w:t>
            </w:r>
          </w:p>
        </w:tc>
        <w:tc>
          <w:tcPr>
            <w:tcW w:w="1153" w:type="dxa"/>
          </w:tcPr>
          <w:p w14:paraId="75009C1E" w14:textId="77777777" w:rsidR="00936766" w:rsidRDefault="00397B73">
            <w:pPr>
              <w:pStyle w:val="Compact"/>
              <w:jc w:val="right"/>
              <w:rPr>
                <w:sz w:val="20"/>
                <w:szCs w:val="20"/>
              </w:rPr>
            </w:pPr>
            <w:r>
              <w:rPr>
                <w:sz w:val="20"/>
                <w:szCs w:val="20"/>
              </w:rPr>
              <w:t>0.17</w:t>
            </w:r>
          </w:p>
        </w:tc>
        <w:tc>
          <w:tcPr>
            <w:tcW w:w="924" w:type="dxa"/>
          </w:tcPr>
          <w:p w14:paraId="3372343E" w14:textId="77777777" w:rsidR="00936766" w:rsidRDefault="00397B73">
            <w:pPr>
              <w:pStyle w:val="Compact"/>
              <w:jc w:val="right"/>
              <w:rPr>
                <w:sz w:val="20"/>
                <w:szCs w:val="20"/>
              </w:rPr>
            </w:pPr>
            <w:r>
              <w:rPr>
                <w:sz w:val="20"/>
                <w:szCs w:val="20"/>
              </w:rPr>
              <w:t>-0.24</w:t>
            </w:r>
          </w:p>
        </w:tc>
        <w:tc>
          <w:tcPr>
            <w:tcW w:w="924" w:type="dxa"/>
          </w:tcPr>
          <w:p w14:paraId="3F4B066A" w14:textId="77777777" w:rsidR="00936766" w:rsidRDefault="00397B73">
            <w:pPr>
              <w:pStyle w:val="Compact"/>
              <w:jc w:val="right"/>
              <w:rPr>
                <w:sz w:val="20"/>
                <w:szCs w:val="20"/>
              </w:rPr>
            </w:pPr>
            <w:r>
              <w:rPr>
                <w:sz w:val="20"/>
                <w:szCs w:val="20"/>
              </w:rPr>
              <w:t>0.60</w:t>
            </w:r>
          </w:p>
        </w:tc>
        <w:tc>
          <w:tcPr>
            <w:tcW w:w="1188" w:type="dxa"/>
          </w:tcPr>
          <w:p w14:paraId="3C41ECD2" w14:textId="77777777" w:rsidR="00936766" w:rsidRDefault="00397B73">
            <w:pPr>
              <w:pStyle w:val="Compact"/>
              <w:rPr>
                <w:sz w:val="20"/>
                <w:szCs w:val="20"/>
              </w:rPr>
            </w:pPr>
            <w:r>
              <w:rPr>
                <w:sz w:val="20"/>
                <w:szCs w:val="20"/>
              </w:rPr>
              <w:t>0.4284</w:t>
            </w:r>
          </w:p>
        </w:tc>
        <w:tc>
          <w:tcPr>
            <w:tcW w:w="1000" w:type="dxa"/>
          </w:tcPr>
          <w:p w14:paraId="482705BC" w14:textId="77777777" w:rsidR="00936766" w:rsidRDefault="00397B73">
            <w:pPr>
              <w:pStyle w:val="Compact"/>
              <w:jc w:val="right"/>
              <w:rPr>
                <w:sz w:val="20"/>
                <w:szCs w:val="20"/>
              </w:rPr>
            </w:pPr>
            <w:r>
              <w:rPr>
                <w:sz w:val="20"/>
                <w:szCs w:val="20"/>
              </w:rPr>
              <w:t>4417</w:t>
            </w:r>
          </w:p>
        </w:tc>
        <w:tc>
          <w:tcPr>
            <w:tcW w:w="924" w:type="dxa"/>
          </w:tcPr>
          <w:p w14:paraId="1C13E826" w14:textId="77777777" w:rsidR="00936766" w:rsidRDefault="00397B73">
            <w:pPr>
              <w:pStyle w:val="Compact"/>
              <w:jc w:val="right"/>
              <w:rPr>
                <w:sz w:val="20"/>
                <w:szCs w:val="20"/>
              </w:rPr>
            </w:pPr>
            <w:r>
              <w:rPr>
                <w:sz w:val="20"/>
                <w:szCs w:val="20"/>
              </w:rPr>
              <w:t>1.000</w:t>
            </w:r>
          </w:p>
        </w:tc>
      </w:tr>
      <w:tr w:rsidR="00936766" w14:paraId="2E70C353" w14:textId="77777777">
        <w:tc>
          <w:tcPr>
            <w:tcW w:w="2315" w:type="dxa"/>
          </w:tcPr>
          <w:p w14:paraId="01CA338A" w14:textId="77777777" w:rsidR="00936766" w:rsidRDefault="00936766">
            <w:pPr>
              <w:rPr>
                <w:sz w:val="20"/>
                <w:szCs w:val="20"/>
              </w:rPr>
            </w:pPr>
          </w:p>
        </w:tc>
        <w:tc>
          <w:tcPr>
            <w:tcW w:w="2398" w:type="dxa"/>
          </w:tcPr>
          <w:p w14:paraId="4527E550" w14:textId="77777777" w:rsidR="00936766" w:rsidRDefault="00397B73">
            <w:pPr>
              <w:pStyle w:val="Compact"/>
              <w:rPr>
                <w:sz w:val="20"/>
                <w:szCs w:val="20"/>
              </w:rPr>
            </w:pPr>
            <w:r>
              <w:rPr>
                <w:sz w:val="20"/>
                <w:szCs w:val="20"/>
              </w:rPr>
              <w:t>Pollen count</w:t>
            </w:r>
          </w:p>
        </w:tc>
        <w:tc>
          <w:tcPr>
            <w:tcW w:w="924" w:type="dxa"/>
          </w:tcPr>
          <w:p w14:paraId="2695000A" w14:textId="77777777" w:rsidR="00936766" w:rsidRDefault="00397B73">
            <w:pPr>
              <w:pStyle w:val="Compact"/>
              <w:jc w:val="right"/>
              <w:rPr>
                <w:sz w:val="20"/>
                <w:szCs w:val="20"/>
              </w:rPr>
            </w:pPr>
            <w:r>
              <w:rPr>
                <w:sz w:val="20"/>
                <w:szCs w:val="20"/>
              </w:rPr>
              <w:t>-0.97</w:t>
            </w:r>
          </w:p>
        </w:tc>
        <w:tc>
          <w:tcPr>
            <w:tcW w:w="771" w:type="dxa"/>
          </w:tcPr>
          <w:p w14:paraId="3D2F3F2C" w14:textId="77777777" w:rsidR="00936766" w:rsidRDefault="00397B73">
            <w:pPr>
              <w:pStyle w:val="Compact"/>
              <w:jc w:val="right"/>
              <w:rPr>
                <w:sz w:val="20"/>
                <w:szCs w:val="20"/>
              </w:rPr>
            </w:pPr>
            <w:r>
              <w:rPr>
                <w:sz w:val="20"/>
                <w:szCs w:val="20"/>
              </w:rPr>
              <w:t>0.84</w:t>
            </w:r>
          </w:p>
        </w:tc>
        <w:tc>
          <w:tcPr>
            <w:tcW w:w="1153" w:type="dxa"/>
          </w:tcPr>
          <w:p w14:paraId="58975605" w14:textId="77777777" w:rsidR="00936766" w:rsidRDefault="00397B73">
            <w:pPr>
              <w:pStyle w:val="Compact"/>
              <w:jc w:val="right"/>
              <w:rPr>
                <w:sz w:val="20"/>
                <w:szCs w:val="20"/>
              </w:rPr>
            </w:pPr>
            <w:r>
              <w:rPr>
                <w:sz w:val="20"/>
                <w:szCs w:val="20"/>
              </w:rPr>
              <w:t>-0.98</w:t>
            </w:r>
          </w:p>
        </w:tc>
        <w:tc>
          <w:tcPr>
            <w:tcW w:w="924" w:type="dxa"/>
          </w:tcPr>
          <w:p w14:paraId="40CBF241" w14:textId="77777777" w:rsidR="00936766" w:rsidRDefault="00397B73">
            <w:pPr>
              <w:pStyle w:val="Compact"/>
              <w:jc w:val="right"/>
              <w:rPr>
                <w:sz w:val="20"/>
                <w:szCs w:val="20"/>
              </w:rPr>
            </w:pPr>
            <w:r>
              <w:rPr>
                <w:sz w:val="20"/>
                <w:szCs w:val="20"/>
              </w:rPr>
              <w:t>-2.60</w:t>
            </w:r>
          </w:p>
        </w:tc>
        <w:tc>
          <w:tcPr>
            <w:tcW w:w="924" w:type="dxa"/>
          </w:tcPr>
          <w:p w14:paraId="6B198BCA" w14:textId="77777777" w:rsidR="00936766" w:rsidRDefault="00397B73">
            <w:pPr>
              <w:pStyle w:val="Compact"/>
              <w:jc w:val="right"/>
              <w:rPr>
                <w:sz w:val="20"/>
                <w:szCs w:val="20"/>
              </w:rPr>
            </w:pPr>
            <w:r>
              <w:rPr>
                <w:sz w:val="20"/>
                <w:szCs w:val="20"/>
              </w:rPr>
              <w:t>0.68</w:t>
            </w:r>
          </w:p>
        </w:tc>
        <w:tc>
          <w:tcPr>
            <w:tcW w:w="1188" w:type="dxa"/>
          </w:tcPr>
          <w:p w14:paraId="4E14BEF7" w14:textId="77777777" w:rsidR="00936766" w:rsidRDefault="00397B73">
            <w:pPr>
              <w:pStyle w:val="Compact"/>
              <w:rPr>
                <w:sz w:val="20"/>
                <w:szCs w:val="20"/>
              </w:rPr>
            </w:pPr>
            <w:r>
              <w:rPr>
                <w:sz w:val="20"/>
                <w:szCs w:val="20"/>
              </w:rPr>
              <w:t>0.2447</w:t>
            </w:r>
          </w:p>
        </w:tc>
        <w:tc>
          <w:tcPr>
            <w:tcW w:w="1000" w:type="dxa"/>
          </w:tcPr>
          <w:p w14:paraId="0CEEE9DE" w14:textId="77777777" w:rsidR="00936766" w:rsidRDefault="00397B73">
            <w:pPr>
              <w:pStyle w:val="Compact"/>
              <w:jc w:val="right"/>
              <w:rPr>
                <w:sz w:val="20"/>
                <w:szCs w:val="20"/>
              </w:rPr>
            </w:pPr>
            <w:r>
              <w:rPr>
                <w:sz w:val="20"/>
                <w:szCs w:val="20"/>
              </w:rPr>
              <w:t>707</w:t>
            </w:r>
          </w:p>
        </w:tc>
        <w:tc>
          <w:tcPr>
            <w:tcW w:w="924" w:type="dxa"/>
          </w:tcPr>
          <w:p w14:paraId="448E9ED9" w14:textId="77777777" w:rsidR="00936766" w:rsidRDefault="00397B73">
            <w:pPr>
              <w:pStyle w:val="Compact"/>
              <w:jc w:val="right"/>
              <w:rPr>
                <w:sz w:val="20"/>
                <w:szCs w:val="20"/>
              </w:rPr>
            </w:pPr>
            <w:r>
              <w:rPr>
                <w:sz w:val="20"/>
                <w:szCs w:val="20"/>
              </w:rPr>
              <w:t>1.003</w:t>
            </w:r>
          </w:p>
        </w:tc>
      </w:tr>
      <w:tr w:rsidR="00936766" w14:paraId="4EB9E3DE" w14:textId="77777777">
        <w:tc>
          <w:tcPr>
            <w:tcW w:w="2315" w:type="dxa"/>
          </w:tcPr>
          <w:p w14:paraId="37020E7C" w14:textId="77777777" w:rsidR="00936766" w:rsidRDefault="00936766">
            <w:pPr>
              <w:rPr>
                <w:sz w:val="20"/>
                <w:szCs w:val="20"/>
              </w:rPr>
            </w:pPr>
          </w:p>
        </w:tc>
        <w:tc>
          <w:tcPr>
            <w:tcW w:w="2398" w:type="dxa"/>
          </w:tcPr>
          <w:p w14:paraId="64F281E3" w14:textId="77777777" w:rsidR="00936766" w:rsidRDefault="00397B73">
            <w:pPr>
              <w:pStyle w:val="Compact"/>
              <w:rPr>
                <w:sz w:val="20"/>
                <w:szCs w:val="20"/>
              </w:rPr>
            </w:pPr>
            <w:r>
              <w:rPr>
                <w:sz w:val="20"/>
                <w:szCs w:val="20"/>
              </w:rPr>
              <w:t>Plant size</w:t>
            </w:r>
          </w:p>
        </w:tc>
        <w:tc>
          <w:tcPr>
            <w:tcW w:w="924" w:type="dxa"/>
          </w:tcPr>
          <w:p w14:paraId="466DCF4F" w14:textId="77777777" w:rsidR="00936766" w:rsidRDefault="00397B73">
            <w:pPr>
              <w:pStyle w:val="Compact"/>
              <w:jc w:val="right"/>
              <w:rPr>
                <w:sz w:val="20"/>
                <w:szCs w:val="20"/>
              </w:rPr>
            </w:pPr>
            <w:r>
              <w:rPr>
                <w:sz w:val="20"/>
                <w:szCs w:val="20"/>
              </w:rPr>
              <w:t>4.31</w:t>
            </w:r>
          </w:p>
        </w:tc>
        <w:tc>
          <w:tcPr>
            <w:tcW w:w="771" w:type="dxa"/>
          </w:tcPr>
          <w:p w14:paraId="7DB6EE79" w14:textId="77777777" w:rsidR="00936766" w:rsidRDefault="00397B73">
            <w:pPr>
              <w:pStyle w:val="Compact"/>
              <w:jc w:val="right"/>
              <w:rPr>
                <w:sz w:val="20"/>
                <w:szCs w:val="20"/>
              </w:rPr>
            </w:pPr>
            <w:r>
              <w:rPr>
                <w:sz w:val="20"/>
                <w:szCs w:val="20"/>
              </w:rPr>
              <w:t>0.65</w:t>
            </w:r>
          </w:p>
        </w:tc>
        <w:tc>
          <w:tcPr>
            <w:tcW w:w="1153" w:type="dxa"/>
          </w:tcPr>
          <w:p w14:paraId="6DE7A3EC" w14:textId="77777777" w:rsidR="00936766" w:rsidRDefault="00397B73">
            <w:pPr>
              <w:pStyle w:val="Compact"/>
              <w:jc w:val="right"/>
              <w:rPr>
                <w:sz w:val="20"/>
                <w:szCs w:val="20"/>
              </w:rPr>
            </w:pPr>
            <w:r>
              <w:rPr>
                <w:sz w:val="20"/>
                <w:szCs w:val="20"/>
              </w:rPr>
              <w:t>4.31</w:t>
            </w:r>
          </w:p>
        </w:tc>
        <w:tc>
          <w:tcPr>
            <w:tcW w:w="924" w:type="dxa"/>
          </w:tcPr>
          <w:p w14:paraId="6A887A43" w14:textId="77777777" w:rsidR="00936766" w:rsidRDefault="00397B73">
            <w:pPr>
              <w:pStyle w:val="Compact"/>
              <w:jc w:val="right"/>
              <w:rPr>
                <w:sz w:val="20"/>
                <w:szCs w:val="20"/>
              </w:rPr>
            </w:pPr>
            <w:r>
              <w:rPr>
                <w:sz w:val="20"/>
                <w:szCs w:val="20"/>
              </w:rPr>
              <w:t>3.03</w:t>
            </w:r>
          </w:p>
        </w:tc>
        <w:tc>
          <w:tcPr>
            <w:tcW w:w="924" w:type="dxa"/>
          </w:tcPr>
          <w:p w14:paraId="10C73AFA" w14:textId="77777777" w:rsidR="00936766" w:rsidRDefault="00397B73">
            <w:pPr>
              <w:pStyle w:val="Compact"/>
              <w:jc w:val="right"/>
              <w:rPr>
                <w:sz w:val="20"/>
                <w:szCs w:val="20"/>
              </w:rPr>
            </w:pPr>
            <w:r>
              <w:rPr>
                <w:sz w:val="20"/>
                <w:szCs w:val="20"/>
              </w:rPr>
              <w:t>5.58</w:t>
            </w:r>
          </w:p>
        </w:tc>
        <w:tc>
          <w:tcPr>
            <w:tcW w:w="1188" w:type="dxa"/>
          </w:tcPr>
          <w:p w14:paraId="462E4C1B" w14:textId="77777777" w:rsidR="00936766" w:rsidRDefault="00397B73">
            <w:pPr>
              <w:pStyle w:val="Compact"/>
              <w:rPr>
                <w:sz w:val="20"/>
                <w:szCs w:val="20"/>
              </w:rPr>
            </w:pPr>
            <w:r>
              <w:rPr>
                <w:sz w:val="20"/>
                <w:szCs w:val="20"/>
              </w:rPr>
              <w:t>0.0001</w:t>
            </w:r>
          </w:p>
        </w:tc>
        <w:tc>
          <w:tcPr>
            <w:tcW w:w="1000" w:type="dxa"/>
          </w:tcPr>
          <w:p w14:paraId="792A85FE" w14:textId="77777777" w:rsidR="00936766" w:rsidRDefault="00397B73">
            <w:pPr>
              <w:pStyle w:val="Compact"/>
              <w:jc w:val="right"/>
              <w:rPr>
                <w:sz w:val="20"/>
                <w:szCs w:val="20"/>
              </w:rPr>
            </w:pPr>
            <w:r>
              <w:rPr>
                <w:sz w:val="20"/>
                <w:szCs w:val="20"/>
              </w:rPr>
              <w:t>2229</w:t>
            </w:r>
          </w:p>
        </w:tc>
        <w:tc>
          <w:tcPr>
            <w:tcW w:w="924" w:type="dxa"/>
          </w:tcPr>
          <w:p w14:paraId="6F634779" w14:textId="77777777" w:rsidR="00936766" w:rsidRDefault="00397B73">
            <w:pPr>
              <w:pStyle w:val="Compact"/>
              <w:jc w:val="right"/>
              <w:rPr>
                <w:sz w:val="20"/>
                <w:szCs w:val="20"/>
              </w:rPr>
            </w:pPr>
            <w:r>
              <w:rPr>
                <w:sz w:val="20"/>
                <w:szCs w:val="20"/>
              </w:rPr>
              <w:t>1.000</w:t>
            </w:r>
          </w:p>
        </w:tc>
      </w:tr>
      <w:tr w:rsidR="00936766" w14:paraId="68174508" w14:textId="77777777">
        <w:tc>
          <w:tcPr>
            <w:tcW w:w="2315" w:type="dxa"/>
          </w:tcPr>
          <w:p w14:paraId="4C679FAD" w14:textId="77777777" w:rsidR="00936766" w:rsidRDefault="00936766">
            <w:pPr>
              <w:rPr>
                <w:sz w:val="20"/>
                <w:szCs w:val="20"/>
              </w:rPr>
            </w:pPr>
          </w:p>
        </w:tc>
        <w:tc>
          <w:tcPr>
            <w:tcW w:w="2398" w:type="dxa"/>
          </w:tcPr>
          <w:p w14:paraId="3E659C7E" w14:textId="77777777" w:rsidR="00936766" w:rsidRDefault="00397B73">
            <w:pPr>
              <w:pStyle w:val="Compact"/>
              <w:rPr>
                <w:sz w:val="20"/>
                <w:szCs w:val="20"/>
              </w:rPr>
            </w:pPr>
            <w:r>
              <w:rPr>
                <w:sz w:val="20"/>
                <w:szCs w:val="20"/>
              </w:rPr>
              <w:t>Pods per plant</w:t>
            </w:r>
          </w:p>
        </w:tc>
        <w:tc>
          <w:tcPr>
            <w:tcW w:w="924" w:type="dxa"/>
          </w:tcPr>
          <w:p w14:paraId="5B317626" w14:textId="77777777" w:rsidR="00936766" w:rsidRDefault="00397B73">
            <w:pPr>
              <w:pStyle w:val="Compact"/>
              <w:jc w:val="right"/>
              <w:rPr>
                <w:sz w:val="20"/>
                <w:szCs w:val="20"/>
              </w:rPr>
            </w:pPr>
            <w:r>
              <w:rPr>
                <w:sz w:val="20"/>
                <w:szCs w:val="20"/>
              </w:rPr>
              <w:t>0.56</w:t>
            </w:r>
          </w:p>
        </w:tc>
        <w:tc>
          <w:tcPr>
            <w:tcW w:w="771" w:type="dxa"/>
          </w:tcPr>
          <w:p w14:paraId="138E6A9F" w14:textId="77777777" w:rsidR="00936766" w:rsidRDefault="00397B73">
            <w:pPr>
              <w:pStyle w:val="Compact"/>
              <w:jc w:val="right"/>
              <w:rPr>
                <w:sz w:val="20"/>
                <w:szCs w:val="20"/>
              </w:rPr>
            </w:pPr>
            <w:r>
              <w:rPr>
                <w:sz w:val="20"/>
                <w:szCs w:val="20"/>
              </w:rPr>
              <w:t>0.29</w:t>
            </w:r>
          </w:p>
        </w:tc>
        <w:tc>
          <w:tcPr>
            <w:tcW w:w="1153" w:type="dxa"/>
          </w:tcPr>
          <w:p w14:paraId="599D0EEE" w14:textId="77777777" w:rsidR="00936766" w:rsidRDefault="00397B73">
            <w:pPr>
              <w:pStyle w:val="Compact"/>
              <w:jc w:val="right"/>
              <w:rPr>
                <w:sz w:val="20"/>
                <w:szCs w:val="20"/>
              </w:rPr>
            </w:pPr>
            <w:r>
              <w:rPr>
                <w:sz w:val="20"/>
                <w:szCs w:val="20"/>
              </w:rPr>
              <w:t>0.56</w:t>
            </w:r>
          </w:p>
        </w:tc>
        <w:tc>
          <w:tcPr>
            <w:tcW w:w="924" w:type="dxa"/>
          </w:tcPr>
          <w:p w14:paraId="7952B100" w14:textId="77777777" w:rsidR="00936766" w:rsidRDefault="00397B73">
            <w:pPr>
              <w:pStyle w:val="Compact"/>
              <w:jc w:val="right"/>
              <w:rPr>
                <w:sz w:val="20"/>
                <w:szCs w:val="20"/>
              </w:rPr>
            </w:pPr>
            <w:r>
              <w:rPr>
                <w:sz w:val="20"/>
                <w:szCs w:val="20"/>
              </w:rPr>
              <w:t>0.00</w:t>
            </w:r>
          </w:p>
        </w:tc>
        <w:tc>
          <w:tcPr>
            <w:tcW w:w="924" w:type="dxa"/>
          </w:tcPr>
          <w:p w14:paraId="745D4675" w14:textId="77777777" w:rsidR="00936766" w:rsidRDefault="00397B73">
            <w:pPr>
              <w:pStyle w:val="Compact"/>
              <w:jc w:val="right"/>
              <w:rPr>
                <w:sz w:val="20"/>
                <w:szCs w:val="20"/>
              </w:rPr>
            </w:pPr>
            <w:r>
              <w:rPr>
                <w:sz w:val="20"/>
                <w:szCs w:val="20"/>
              </w:rPr>
              <w:t>1.12</w:t>
            </w:r>
          </w:p>
        </w:tc>
        <w:tc>
          <w:tcPr>
            <w:tcW w:w="1188" w:type="dxa"/>
          </w:tcPr>
          <w:p w14:paraId="3964E147" w14:textId="77777777" w:rsidR="00936766" w:rsidRDefault="00397B73">
            <w:pPr>
              <w:pStyle w:val="Compact"/>
              <w:rPr>
                <w:sz w:val="20"/>
                <w:szCs w:val="20"/>
              </w:rPr>
            </w:pPr>
            <w:r>
              <w:rPr>
                <w:sz w:val="20"/>
                <w:szCs w:val="20"/>
              </w:rPr>
              <w:t>0.0529</w:t>
            </w:r>
          </w:p>
        </w:tc>
        <w:tc>
          <w:tcPr>
            <w:tcW w:w="1000" w:type="dxa"/>
          </w:tcPr>
          <w:p w14:paraId="6E23347C" w14:textId="77777777" w:rsidR="00936766" w:rsidRDefault="00397B73">
            <w:pPr>
              <w:pStyle w:val="Compact"/>
              <w:jc w:val="right"/>
              <w:rPr>
                <w:sz w:val="20"/>
                <w:szCs w:val="20"/>
              </w:rPr>
            </w:pPr>
            <w:r>
              <w:rPr>
                <w:sz w:val="20"/>
                <w:szCs w:val="20"/>
              </w:rPr>
              <w:t>4888</w:t>
            </w:r>
          </w:p>
        </w:tc>
        <w:tc>
          <w:tcPr>
            <w:tcW w:w="924" w:type="dxa"/>
          </w:tcPr>
          <w:p w14:paraId="57A17521" w14:textId="77777777" w:rsidR="00936766" w:rsidRDefault="00397B73">
            <w:pPr>
              <w:pStyle w:val="Compact"/>
              <w:jc w:val="right"/>
              <w:rPr>
                <w:sz w:val="20"/>
                <w:szCs w:val="20"/>
              </w:rPr>
            </w:pPr>
            <w:r>
              <w:rPr>
                <w:sz w:val="20"/>
                <w:szCs w:val="20"/>
              </w:rPr>
              <w:t>0.999</w:t>
            </w:r>
          </w:p>
        </w:tc>
      </w:tr>
      <w:tr w:rsidR="00936766" w14:paraId="027ACFE4" w14:textId="77777777">
        <w:tc>
          <w:tcPr>
            <w:tcW w:w="2315" w:type="dxa"/>
          </w:tcPr>
          <w:p w14:paraId="5FC04023" w14:textId="77777777" w:rsidR="00936766" w:rsidRDefault="00936766">
            <w:pPr>
              <w:rPr>
                <w:sz w:val="20"/>
                <w:szCs w:val="20"/>
              </w:rPr>
            </w:pPr>
          </w:p>
        </w:tc>
        <w:tc>
          <w:tcPr>
            <w:tcW w:w="2398" w:type="dxa"/>
          </w:tcPr>
          <w:p w14:paraId="6D695EB2" w14:textId="77777777" w:rsidR="00936766" w:rsidRDefault="00397B73">
            <w:pPr>
              <w:pStyle w:val="Compact"/>
              <w:rPr>
                <w:sz w:val="20"/>
                <w:szCs w:val="20"/>
              </w:rPr>
            </w:pPr>
            <w:r>
              <w:rPr>
                <w:sz w:val="20"/>
                <w:szCs w:val="20"/>
              </w:rPr>
              <w:t>Flowers per plant</w:t>
            </w:r>
          </w:p>
        </w:tc>
        <w:tc>
          <w:tcPr>
            <w:tcW w:w="924" w:type="dxa"/>
          </w:tcPr>
          <w:p w14:paraId="7E62C6A6" w14:textId="77777777" w:rsidR="00936766" w:rsidRDefault="00397B73">
            <w:pPr>
              <w:pStyle w:val="Compact"/>
              <w:jc w:val="right"/>
              <w:rPr>
                <w:sz w:val="20"/>
                <w:szCs w:val="20"/>
              </w:rPr>
            </w:pPr>
            <w:r>
              <w:rPr>
                <w:sz w:val="20"/>
                <w:szCs w:val="20"/>
              </w:rPr>
              <w:t>-2.80</w:t>
            </w:r>
          </w:p>
        </w:tc>
        <w:tc>
          <w:tcPr>
            <w:tcW w:w="771" w:type="dxa"/>
          </w:tcPr>
          <w:p w14:paraId="2E6BD567" w14:textId="77777777" w:rsidR="00936766" w:rsidRDefault="00397B73">
            <w:pPr>
              <w:pStyle w:val="Compact"/>
              <w:jc w:val="right"/>
              <w:rPr>
                <w:sz w:val="20"/>
                <w:szCs w:val="20"/>
              </w:rPr>
            </w:pPr>
            <w:r>
              <w:rPr>
                <w:sz w:val="20"/>
                <w:szCs w:val="20"/>
              </w:rPr>
              <w:t>0.65</w:t>
            </w:r>
          </w:p>
        </w:tc>
        <w:tc>
          <w:tcPr>
            <w:tcW w:w="1153" w:type="dxa"/>
          </w:tcPr>
          <w:p w14:paraId="79E69712" w14:textId="77777777" w:rsidR="00936766" w:rsidRDefault="00397B73">
            <w:pPr>
              <w:pStyle w:val="Compact"/>
              <w:jc w:val="right"/>
              <w:rPr>
                <w:sz w:val="20"/>
                <w:szCs w:val="20"/>
              </w:rPr>
            </w:pPr>
            <w:r>
              <w:rPr>
                <w:sz w:val="20"/>
                <w:szCs w:val="20"/>
              </w:rPr>
              <w:t>-2.79</w:t>
            </w:r>
          </w:p>
        </w:tc>
        <w:tc>
          <w:tcPr>
            <w:tcW w:w="924" w:type="dxa"/>
          </w:tcPr>
          <w:p w14:paraId="1E3E98C2" w14:textId="77777777" w:rsidR="00936766" w:rsidRDefault="00397B73">
            <w:pPr>
              <w:pStyle w:val="Compact"/>
              <w:jc w:val="right"/>
              <w:rPr>
                <w:sz w:val="20"/>
                <w:szCs w:val="20"/>
              </w:rPr>
            </w:pPr>
            <w:r>
              <w:rPr>
                <w:sz w:val="20"/>
                <w:szCs w:val="20"/>
              </w:rPr>
              <w:t>-4.08</w:t>
            </w:r>
          </w:p>
        </w:tc>
        <w:tc>
          <w:tcPr>
            <w:tcW w:w="924" w:type="dxa"/>
          </w:tcPr>
          <w:p w14:paraId="627710D5" w14:textId="77777777" w:rsidR="00936766" w:rsidRDefault="00397B73">
            <w:pPr>
              <w:pStyle w:val="Compact"/>
              <w:jc w:val="right"/>
              <w:rPr>
                <w:sz w:val="20"/>
                <w:szCs w:val="20"/>
              </w:rPr>
            </w:pPr>
            <w:r>
              <w:rPr>
                <w:sz w:val="20"/>
                <w:szCs w:val="20"/>
              </w:rPr>
              <w:t>-1.55</w:t>
            </w:r>
          </w:p>
        </w:tc>
        <w:tc>
          <w:tcPr>
            <w:tcW w:w="1188" w:type="dxa"/>
          </w:tcPr>
          <w:p w14:paraId="0CCDAABA" w14:textId="77777777" w:rsidR="00936766" w:rsidRDefault="00397B73">
            <w:pPr>
              <w:pStyle w:val="Compact"/>
              <w:rPr>
                <w:sz w:val="20"/>
                <w:szCs w:val="20"/>
              </w:rPr>
            </w:pPr>
            <w:r>
              <w:rPr>
                <w:sz w:val="20"/>
                <w:szCs w:val="20"/>
              </w:rPr>
              <w:t>0.0001</w:t>
            </w:r>
          </w:p>
        </w:tc>
        <w:tc>
          <w:tcPr>
            <w:tcW w:w="1000" w:type="dxa"/>
          </w:tcPr>
          <w:p w14:paraId="491B51E6" w14:textId="77777777" w:rsidR="00936766" w:rsidRDefault="00397B73">
            <w:pPr>
              <w:pStyle w:val="Compact"/>
              <w:jc w:val="right"/>
              <w:rPr>
                <w:sz w:val="20"/>
                <w:szCs w:val="20"/>
              </w:rPr>
            </w:pPr>
            <w:r>
              <w:rPr>
                <w:sz w:val="20"/>
                <w:szCs w:val="20"/>
              </w:rPr>
              <w:t>2105</w:t>
            </w:r>
          </w:p>
        </w:tc>
        <w:tc>
          <w:tcPr>
            <w:tcW w:w="924" w:type="dxa"/>
          </w:tcPr>
          <w:p w14:paraId="3821C477" w14:textId="77777777" w:rsidR="00936766" w:rsidRDefault="00397B73">
            <w:pPr>
              <w:pStyle w:val="Compact"/>
              <w:jc w:val="right"/>
              <w:rPr>
                <w:sz w:val="20"/>
                <w:szCs w:val="20"/>
              </w:rPr>
            </w:pPr>
            <w:r>
              <w:rPr>
                <w:sz w:val="20"/>
                <w:szCs w:val="20"/>
              </w:rPr>
              <w:t>1.000</w:t>
            </w:r>
          </w:p>
        </w:tc>
      </w:tr>
      <w:tr w:rsidR="00936766" w14:paraId="7F50CAA9" w14:textId="77777777">
        <w:tc>
          <w:tcPr>
            <w:tcW w:w="2315" w:type="dxa"/>
          </w:tcPr>
          <w:p w14:paraId="3C861C52" w14:textId="77777777" w:rsidR="00936766" w:rsidRDefault="00936766">
            <w:pPr>
              <w:rPr>
                <w:sz w:val="20"/>
                <w:szCs w:val="20"/>
              </w:rPr>
            </w:pPr>
          </w:p>
        </w:tc>
        <w:tc>
          <w:tcPr>
            <w:tcW w:w="2398" w:type="dxa"/>
          </w:tcPr>
          <w:p w14:paraId="7FF93BFF" w14:textId="77777777" w:rsidR="00936766" w:rsidRDefault="00397B73">
            <w:pPr>
              <w:pStyle w:val="Compact"/>
              <w:rPr>
                <w:sz w:val="20"/>
                <w:szCs w:val="20"/>
              </w:rPr>
            </w:pPr>
            <w:r>
              <w:rPr>
                <w:sz w:val="20"/>
                <w:szCs w:val="20"/>
              </w:rPr>
              <w:t>Sigma</w:t>
            </w:r>
          </w:p>
        </w:tc>
        <w:tc>
          <w:tcPr>
            <w:tcW w:w="924" w:type="dxa"/>
          </w:tcPr>
          <w:p w14:paraId="177F9E0D" w14:textId="77777777" w:rsidR="00936766" w:rsidRDefault="00397B73">
            <w:pPr>
              <w:pStyle w:val="Compact"/>
              <w:jc w:val="right"/>
              <w:rPr>
                <w:sz w:val="20"/>
                <w:szCs w:val="20"/>
              </w:rPr>
            </w:pPr>
            <w:r>
              <w:rPr>
                <w:sz w:val="20"/>
                <w:szCs w:val="20"/>
              </w:rPr>
              <w:t>4.06</w:t>
            </w:r>
          </w:p>
        </w:tc>
        <w:tc>
          <w:tcPr>
            <w:tcW w:w="771" w:type="dxa"/>
          </w:tcPr>
          <w:p w14:paraId="15DF084E" w14:textId="77777777" w:rsidR="00936766" w:rsidRDefault="00397B73">
            <w:pPr>
              <w:pStyle w:val="Compact"/>
              <w:jc w:val="right"/>
              <w:rPr>
                <w:sz w:val="20"/>
                <w:szCs w:val="20"/>
              </w:rPr>
            </w:pPr>
            <w:r>
              <w:rPr>
                <w:sz w:val="20"/>
                <w:szCs w:val="20"/>
              </w:rPr>
              <w:t>0.12</w:t>
            </w:r>
          </w:p>
        </w:tc>
        <w:tc>
          <w:tcPr>
            <w:tcW w:w="1153" w:type="dxa"/>
          </w:tcPr>
          <w:p w14:paraId="284E58ED" w14:textId="77777777" w:rsidR="00936766" w:rsidRDefault="00397B73">
            <w:pPr>
              <w:pStyle w:val="Compact"/>
              <w:jc w:val="right"/>
              <w:rPr>
                <w:sz w:val="20"/>
                <w:szCs w:val="20"/>
              </w:rPr>
            </w:pPr>
            <w:r>
              <w:rPr>
                <w:sz w:val="20"/>
                <w:szCs w:val="20"/>
              </w:rPr>
              <w:t>4.06</w:t>
            </w:r>
          </w:p>
        </w:tc>
        <w:tc>
          <w:tcPr>
            <w:tcW w:w="924" w:type="dxa"/>
          </w:tcPr>
          <w:p w14:paraId="60B6459A" w14:textId="77777777" w:rsidR="00936766" w:rsidRDefault="00397B73">
            <w:pPr>
              <w:pStyle w:val="Compact"/>
              <w:jc w:val="right"/>
              <w:rPr>
                <w:sz w:val="20"/>
                <w:szCs w:val="20"/>
              </w:rPr>
            </w:pPr>
            <w:r>
              <w:rPr>
                <w:sz w:val="20"/>
                <w:szCs w:val="20"/>
              </w:rPr>
              <w:t>3.83</w:t>
            </w:r>
          </w:p>
        </w:tc>
        <w:tc>
          <w:tcPr>
            <w:tcW w:w="924" w:type="dxa"/>
          </w:tcPr>
          <w:p w14:paraId="4B99060D" w14:textId="77777777" w:rsidR="00936766" w:rsidRDefault="00397B73">
            <w:pPr>
              <w:pStyle w:val="Compact"/>
              <w:jc w:val="right"/>
              <w:rPr>
                <w:sz w:val="20"/>
                <w:szCs w:val="20"/>
              </w:rPr>
            </w:pPr>
            <w:r>
              <w:rPr>
                <w:sz w:val="20"/>
                <w:szCs w:val="20"/>
              </w:rPr>
              <w:t>4.29</w:t>
            </w:r>
          </w:p>
        </w:tc>
        <w:tc>
          <w:tcPr>
            <w:tcW w:w="1188" w:type="dxa"/>
          </w:tcPr>
          <w:p w14:paraId="488A0A26" w14:textId="77777777" w:rsidR="00936766" w:rsidRDefault="00397B73">
            <w:pPr>
              <w:pStyle w:val="Compact"/>
              <w:rPr>
                <w:sz w:val="20"/>
                <w:szCs w:val="20"/>
              </w:rPr>
            </w:pPr>
            <w:r>
              <w:rPr>
                <w:sz w:val="20"/>
                <w:szCs w:val="20"/>
              </w:rPr>
              <w:t>-</w:t>
            </w:r>
          </w:p>
        </w:tc>
        <w:tc>
          <w:tcPr>
            <w:tcW w:w="1000" w:type="dxa"/>
          </w:tcPr>
          <w:p w14:paraId="72B41D15" w14:textId="77777777" w:rsidR="00936766" w:rsidRDefault="00397B73">
            <w:pPr>
              <w:pStyle w:val="Compact"/>
              <w:jc w:val="right"/>
              <w:rPr>
                <w:sz w:val="20"/>
                <w:szCs w:val="20"/>
              </w:rPr>
            </w:pPr>
            <w:r>
              <w:rPr>
                <w:sz w:val="20"/>
                <w:szCs w:val="20"/>
              </w:rPr>
              <w:t>6604</w:t>
            </w:r>
          </w:p>
        </w:tc>
        <w:tc>
          <w:tcPr>
            <w:tcW w:w="924" w:type="dxa"/>
          </w:tcPr>
          <w:p w14:paraId="02CCA133" w14:textId="77777777" w:rsidR="00936766" w:rsidRDefault="00397B73">
            <w:pPr>
              <w:pStyle w:val="Compact"/>
              <w:jc w:val="right"/>
              <w:rPr>
                <w:sz w:val="20"/>
                <w:szCs w:val="20"/>
              </w:rPr>
            </w:pPr>
            <w:r>
              <w:rPr>
                <w:sz w:val="20"/>
                <w:szCs w:val="20"/>
              </w:rPr>
              <w:t>1.000</w:t>
            </w:r>
          </w:p>
        </w:tc>
      </w:tr>
      <w:tr w:rsidR="00936766" w14:paraId="047BA5FE" w14:textId="77777777">
        <w:tc>
          <w:tcPr>
            <w:tcW w:w="2315" w:type="dxa"/>
          </w:tcPr>
          <w:p w14:paraId="597BAAE2" w14:textId="77777777" w:rsidR="00936766" w:rsidRDefault="00936766">
            <w:pPr>
              <w:rPr>
                <w:sz w:val="20"/>
                <w:szCs w:val="20"/>
              </w:rPr>
            </w:pPr>
          </w:p>
        </w:tc>
        <w:tc>
          <w:tcPr>
            <w:tcW w:w="2398" w:type="dxa"/>
          </w:tcPr>
          <w:p w14:paraId="785789D3" w14:textId="77777777" w:rsidR="00936766" w:rsidRDefault="00397B73">
            <w:pPr>
              <w:pStyle w:val="Compact"/>
              <w:rPr>
                <w:sz w:val="20"/>
                <w:szCs w:val="20"/>
              </w:rPr>
            </w:pPr>
            <w:r>
              <w:rPr>
                <w:sz w:val="20"/>
                <w:szCs w:val="20"/>
              </w:rPr>
              <w:t>Sigma (field)</w:t>
            </w:r>
          </w:p>
        </w:tc>
        <w:tc>
          <w:tcPr>
            <w:tcW w:w="924" w:type="dxa"/>
          </w:tcPr>
          <w:p w14:paraId="514F48CE" w14:textId="77777777" w:rsidR="00936766" w:rsidRDefault="00397B73">
            <w:pPr>
              <w:pStyle w:val="Compact"/>
              <w:jc w:val="right"/>
              <w:rPr>
                <w:sz w:val="20"/>
                <w:szCs w:val="20"/>
              </w:rPr>
            </w:pPr>
            <w:r>
              <w:rPr>
                <w:sz w:val="20"/>
                <w:szCs w:val="20"/>
              </w:rPr>
              <w:t>1.98</w:t>
            </w:r>
          </w:p>
        </w:tc>
        <w:tc>
          <w:tcPr>
            <w:tcW w:w="771" w:type="dxa"/>
          </w:tcPr>
          <w:p w14:paraId="69A8E911" w14:textId="77777777" w:rsidR="00936766" w:rsidRDefault="00397B73">
            <w:pPr>
              <w:pStyle w:val="Compact"/>
              <w:jc w:val="right"/>
              <w:rPr>
                <w:sz w:val="20"/>
                <w:szCs w:val="20"/>
              </w:rPr>
            </w:pPr>
            <w:r>
              <w:rPr>
                <w:sz w:val="20"/>
                <w:szCs w:val="20"/>
              </w:rPr>
              <w:t>0.26</w:t>
            </w:r>
          </w:p>
        </w:tc>
        <w:tc>
          <w:tcPr>
            <w:tcW w:w="1153" w:type="dxa"/>
          </w:tcPr>
          <w:p w14:paraId="1002100A" w14:textId="77777777" w:rsidR="00936766" w:rsidRDefault="00397B73">
            <w:pPr>
              <w:pStyle w:val="Compact"/>
              <w:jc w:val="right"/>
              <w:rPr>
                <w:sz w:val="20"/>
                <w:szCs w:val="20"/>
              </w:rPr>
            </w:pPr>
            <w:r>
              <w:rPr>
                <w:sz w:val="20"/>
                <w:szCs w:val="20"/>
              </w:rPr>
              <w:t>1.96</w:t>
            </w:r>
          </w:p>
        </w:tc>
        <w:tc>
          <w:tcPr>
            <w:tcW w:w="924" w:type="dxa"/>
          </w:tcPr>
          <w:p w14:paraId="3A2E0176" w14:textId="77777777" w:rsidR="00936766" w:rsidRDefault="00397B73">
            <w:pPr>
              <w:pStyle w:val="Compact"/>
              <w:jc w:val="right"/>
              <w:rPr>
                <w:sz w:val="20"/>
                <w:szCs w:val="20"/>
              </w:rPr>
            </w:pPr>
            <w:r>
              <w:rPr>
                <w:sz w:val="20"/>
                <w:szCs w:val="20"/>
              </w:rPr>
              <w:t>1.51</w:t>
            </w:r>
          </w:p>
        </w:tc>
        <w:tc>
          <w:tcPr>
            <w:tcW w:w="924" w:type="dxa"/>
          </w:tcPr>
          <w:p w14:paraId="11FADDB1" w14:textId="77777777" w:rsidR="00936766" w:rsidRDefault="00397B73">
            <w:pPr>
              <w:pStyle w:val="Compact"/>
              <w:jc w:val="right"/>
              <w:rPr>
                <w:sz w:val="20"/>
                <w:szCs w:val="20"/>
              </w:rPr>
            </w:pPr>
            <w:r>
              <w:rPr>
                <w:sz w:val="20"/>
                <w:szCs w:val="20"/>
              </w:rPr>
              <w:t>2.53</w:t>
            </w:r>
          </w:p>
        </w:tc>
        <w:tc>
          <w:tcPr>
            <w:tcW w:w="1188" w:type="dxa"/>
          </w:tcPr>
          <w:p w14:paraId="60179043" w14:textId="77777777" w:rsidR="00936766" w:rsidRDefault="00397B73">
            <w:pPr>
              <w:pStyle w:val="Compact"/>
              <w:rPr>
                <w:sz w:val="20"/>
                <w:szCs w:val="20"/>
              </w:rPr>
            </w:pPr>
            <w:r>
              <w:rPr>
                <w:sz w:val="20"/>
                <w:szCs w:val="20"/>
              </w:rPr>
              <w:t>-</w:t>
            </w:r>
          </w:p>
        </w:tc>
        <w:tc>
          <w:tcPr>
            <w:tcW w:w="1000" w:type="dxa"/>
          </w:tcPr>
          <w:p w14:paraId="030646B1" w14:textId="77777777" w:rsidR="00936766" w:rsidRDefault="00397B73">
            <w:pPr>
              <w:pStyle w:val="Compact"/>
              <w:jc w:val="right"/>
              <w:rPr>
                <w:sz w:val="20"/>
                <w:szCs w:val="20"/>
              </w:rPr>
            </w:pPr>
            <w:r>
              <w:rPr>
                <w:sz w:val="20"/>
                <w:szCs w:val="20"/>
              </w:rPr>
              <w:t>2526</w:t>
            </w:r>
          </w:p>
        </w:tc>
        <w:tc>
          <w:tcPr>
            <w:tcW w:w="924" w:type="dxa"/>
          </w:tcPr>
          <w:p w14:paraId="22D29A71" w14:textId="77777777" w:rsidR="00936766" w:rsidRDefault="00397B73">
            <w:pPr>
              <w:pStyle w:val="Compact"/>
              <w:jc w:val="right"/>
              <w:rPr>
                <w:sz w:val="20"/>
                <w:szCs w:val="20"/>
              </w:rPr>
            </w:pPr>
            <w:r>
              <w:rPr>
                <w:sz w:val="20"/>
                <w:szCs w:val="20"/>
              </w:rPr>
              <w:t>0.999</w:t>
            </w:r>
          </w:p>
        </w:tc>
      </w:tr>
      <w:tr w:rsidR="00936766" w14:paraId="73AAE2CE" w14:textId="77777777">
        <w:tc>
          <w:tcPr>
            <w:tcW w:w="2315" w:type="dxa"/>
          </w:tcPr>
          <w:p w14:paraId="169BA996" w14:textId="77777777" w:rsidR="00936766" w:rsidRDefault="00936766">
            <w:pPr>
              <w:rPr>
                <w:sz w:val="20"/>
                <w:szCs w:val="20"/>
              </w:rPr>
            </w:pPr>
          </w:p>
        </w:tc>
        <w:tc>
          <w:tcPr>
            <w:tcW w:w="2398" w:type="dxa"/>
          </w:tcPr>
          <w:p w14:paraId="6CC5AEB0" w14:textId="77777777" w:rsidR="00936766" w:rsidRDefault="00397B73">
            <w:pPr>
              <w:pStyle w:val="Compact"/>
              <w:rPr>
                <w:sz w:val="20"/>
                <w:szCs w:val="20"/>
              </w:rPr>
            </w:pPr>
            <w:r>
              <w:rPr>
                <w:sz w:val="20"/>
                <w:szCs w:val="20"/>
              </w:rPr>
              <w:t>Lambda</w:t>
            </w:r>
          </w:p>
        </w:tc>
        <w:tc>
          <w:tcPr>
            <w:tcW w:w="924" w:type="dxa"/>
          </w:tcPr>
          <w:p w14:paraId="76CB95E9" w14:textId="77777777" w:rsidR="00936766" w:rsidRDefault="00397B73">
            <w:pPr>
              <w:pStyle w:val="Compact"/>
              <w:jc w:val="right"/>
              <w:rPr>
                <w:sz w:val="20"/>
                <w:szCs w:val="20"/>
              </w:rPr>
            </w:pPr>
            <w:r>
              <w:rPr>
                <w:sz w:val="20"/>
                <w:szCs w:val="20"/>
              </w:rPr>
              <w:t>2.00</w:t>
            </w:r>
          </w:p>
        </w:tc>
        <w:tc>
          <w:tcPr>
            <w:tcW w:w="771" w:type="dxa"/>
          </w:tcPr>
          <w:p w14:paraId="7B431522" w14:textId="77777777" w:rsidR="00936766" w:rsidRDefault="00397B73">
            <w:pPr>
              <w:pStyle w:val="Compact"/>
              <w:jc w:val="right"/>
              <w:rPr>
                <w:sz w:val="20"/>
                <w:szCs w:val="20"/>
              </w:rPr>
            </w:pPr>
            <w:r>
              <w:rPr>
                <w:sz w:val="20"/>
                <w:szCs w:val="20"/>
              </w:rPr>
              <w:t>1.03</w:t>
            </w:r>
          </w:p>
        </w:tc>
        <w:tc>
          <w:tcPr>
            <w:tcW w:w="1153" w:type="dxa"/>
          </w:tcPr>
          <w:p w14:paraId="578EC58B" w14:textId="77777777" w:rsidR="00936766" w:rsidRDefault="00397B73">
            <w:pPr>
              <w:pStyle w:val="Compact"/>
              <w:jc w:val="right"/>
              <w:rPr>
                <w:sz w:val="20"/>
                <w:szCs w:val="20"/>
              </w:rPr>
            </w:pPr>
            <w:r>
              <w:rPr>
                <w:sz w:val="20"/>
                <w:szCs w:val="20"/>
              </w:rPr>
              <w:t>1.74</w:t>
            </w:r>
          </w:p>
        </w:tc>
        <w:tc>
          <w:tcPr>
            <w:tcW w:w="924" w:type="dxa"/>
          </w:tcPr>
          <w:p w14:paraId="1B3D39A5" w14:textId="77777777" w:rsidR="00936766" w:rsidRDefault="00397B73">
            <w:pPr>
              <w:pStyle w:val="Compact"/>
              <w:jc w:val="right"/>
              <w:rPr>
                <w:sz w:val="20"/>
                <w:szCs w:val="20"/>
              </w:rPr>
            </w:pPr>
            <w:r>
              <w:rPr>
                <w:sz w:val="20"/>
                <w:szCs w:val="20"/>
              </w:rPr>
              <w:t>0.84</w:t>
            </w:r>
          </w:p>
        </w:tc>
        <w:tc>
          <w:tcPr>
            <w:tcW w:w="924" w:type="dxa"/>
          </w:tcPr>
          <w:p w14:paraId="16D921BF" w14:textId="77777777" w:rsidR="00936766" w:rsidRDefault="00397B73">
            <w:pPr>
              <w:pStyle w:val="Compact"/>
              <w:jc w:val="right"/>
              <w:rPr>
                <w:sz w:val="20"/>
                <w:szCs w:val="20"/>
              </w:rPr>
            </w:pPr>
            <w:r>
              <w:rPr>
                <w:sz w:val="20"/>
                <w:szCs w:val="20"/>
              </w:rPr>
              <w:t>4.64</w:t>
            </w:r>
          </w:p>
        </w:tc>
        <w:tc>
          <w:tcPr>
            <w:tcW w:w="1188" w:type="dxa"/>
          </w:tcPr>
          <w:p w14:paraId="22F055B5" w14:textId="77777777" w:rsidR="00936766" w:rsidRDefault="00397B73">
            <w:pPr>
              <w:pStyle w:val="Compact"/>
              <w:rPr>
                <w:sz w:val="20"/>
                <w:szCs w:val="20"/>
              </w:rPr>
            </w:pPr>
            <w:r>
              <w:rPr>
                <w:sz w:val="20"/>
                <w:szCs w:val="20"/>
              </w:rPr>
              <w:t>-</w:t>
            </w:r>
          </w:p>
        </w:tc>
        <w:tc>
          <w:tcPr>
            <w:tcW w:w="1000" w:type="dxa"/>
          </w:tcPr>
          <w:p w14:paraId="7914D8DE" w14:textId="77777777" w:rsidR="00936766" w:rsidRDefault="00397B73">
            <w:pPr>
              <w:pStyle w:val="Compact"/>
              <w:jc w:val="right"/>
              <w:rPr>
                <w:sz w:val="20"/>
                <w:szCs w:val="20"/>
              </w:rPr>
            </w:pPr>
            <w:r>
              <w:rPr>
                <w:sz w:val="20"/>
                <w:szCs w:val="20"/>
              </w:rPr>
              <w:t>3265</w:t>
            </w:r>
          </w:p>
        </w:tc>
        <w:tc>
          <w:tcPr>
            <w:tcW w:w="924" w:type="dxa"/>
          </w:tcPr>
          <w:p w14:paraId="2FD0ADDE" w14:textId="77777777" w:rsidR="00936766" w:rsidRDefault="00397B73">
            <w:pPr>
              <w:pStyle w:val="Compact"/>
              <w:jc w:val="right"/>
              <w:rPr>
                <w:sz w:val="20"/>
                <w:szCs w:val="20"/>
              </w:rPr>
            </w:pPr>
            <w:r>
              <w:rPr>
                <w:sz w:val="20"/>
                <w:szCs w:val="20"/>
              </w:rPr>
              <w:t>1.000</w:t>
            </w:r>
          </w:p>
        </w:tc>
      </w:tr>
      <w:tr w:rsidR="00936766" w14:paraId="215D4639" w14:textId="77777777">
        <w:tc>
          <w:tcPr>
            <w:tcW w:w="2315" w:type="dxa"/>
          </w:tcPr>
          <w:p w14:paraId="7DCBEBC6" w14:textId="77777777" w:rsidR="00936766" w:rsidRDefault="00936766">
            <w:pPr>
              <w:rPr>
                <w:sz w:val="20"/>
                <w:szCs w:val="20"/>
              </w:rPr>
            </w:pPr>
          </w:p>
        </w:tc>
        <w:tc>
          <w:tcPr>
            <w:tcW w:w="2398" w:type="dxa"/>
          </w:tcPr>
          <w:p w14:paraId="1320FD59" w14:textId="77777777" w:rsidR="00936766" w:rsidRDefault="00397B73">
            <w:pPr>
              <w:pStyle w:val="Compact"/>
              <w:rPr>
                <w:sz w:val="20"/>
                <w:szCs w:val="20"/>
              </w:rPr>
            </w:pPr>
            <w:r>
              <w:rPr>
                <w:sz w:val="20"/>
                <w:szCs w:val="20"/>
              </w:rPr>
              <w:t>Intercept</w:t>
            </w:r>
          </w:p>
        </w:tc>
        <w:tc>
          <w:tcPr>
            <w:tcW w:w="924" w:type="dxa"/>
          </w:tcPr>
          <w:p w14:paraId="73A400E4" w14:textId="77777777" w:rsidR="00936766" w:rsidRDefault="00397B73">
            <w:pPr>
              <w:pStyle w:val="Compact"/>
              <w:jc w:val="right"/>
              <w:rPr>
                <w:sz w:val="20"/>
                <w:szCs w:val="20"/>
              </w:rPr>
            </w:pPr>
            <w:r>
              <w:rPr>
                <w:sz w:val="20"/>
                <w:szCs w:val="20"/>
              </w:rPr>
              <w:t>0.64</w:t>
            </w:r>
          </w:p>
        </w:tc>
        <w:tc>
          <w:tcPr>
            <w:tcW w:w="771" w:type="dxa"/>
          </w:tcPr>
          <w:p w14:paraId="75C3288E" w14:textId="77777777" w:rsidR="00936766" w:rsidRDefault="00397B73">
            <w:pPr>
              <w:pStyle w:val="Compact"/>
              <w:jc w:val="right"/>
              <w:rPr>
                <w:sz w:val="20"/>
                <w:szCs w:val="20"/>
              </w:rPr>
            </w:pPr>
            <w:r>
              <w:rPr>
                <w:sz w:val="20"/>
                <w:szCs w:val="20"/>
              </w:rPr>
              <w:t>0.54</w:t>
            </w:r>
          </w:p>
        </w:tc>
        <w:tc>
          <w:tcPr>
            <w:tcW w:w="1153" w:type="dxa"/>
          </w:tcPr>
          <w:p w14:paraId="5AF7C7FF" w14:textId="77777777" w:rsidR="00936766" w:rsidRDefault="00397B73">
            <w:pPr>
              <w:pStyle w:val="Compact"/>
              <w:jc w:val="right"/>
              <w:rPr>
                <w:sz w:val="20"/>
                <w:szCs w:val="20"/>
              </w:rPr>
            </w:pPr>
            <w:r>
              <w:rPr>
                <w:sz w:val="20"/>
                <w:szCs w:val="20"/>
              </w:rPr>
              <w:t>0.64</w:t>
            </w:r>
          </w:p>
        </w:tc>
        <w:tc>
          <w:tcPr>
            <w:tcW w:w="924" w:type="dxa"/>
          </w:tcPr>
          <w:p w14:paraId="6EC05794" w14:textId="77777777" w:rsidR="00936766" w:rsidRDefault="00397B73">
            <w:pPr>
              <w:pStyle w:val="Compact"/>
              <w:jc w:val="right"/>
              <w:rPr>
                <w:sz w:val="20"/>
                <w:szCs w:val="20"/>
              </w:rPr>
            </w:pPr>
            <w:r>
              <w:rPr>
                <w:sz w:val="20"/>
                <w:szCs w:val="20"/>
              </w:rPr>
              <w:t>-0.40</w:t>
            </w:r>
          </w:p>
        </w:tc>
        <w:tc>
          <w:tcPr>
            <w:tcW w:w="924" w:type="dxa"/>
          </w:tcPr>
          <w:p w14:paraId="63ECAFB7" w14:textId="77777777" w:rsidR="00936766" w:rsidRDefault="00397B73">
            <w:pPr>
              <w:pStyle w:val="Compact"/>
              <w:jc w:val="right"/>
              <w:rPr>
                <w:sz w:val="20"/>
                <w:szCs w:val="20"/>
              </w:rPr>
            </w:pPr>
            <w:r>
              <w:rPr>
                <w:sz w:val="20"/>
                <w:szCs w:val="20"/>
              </w:rPr>
              <w:t>1.72</w:t>
            </w:r>
          </w:p>
        </w:tc>
        <w:tc>
          <w:tcPr>
            <w:tcW w:w="1188" w:type="dxa"/>
          </w:tcPr>
          <w:p w14:paraId="0A1DEF80" w14:textId="77777777" w:rsidR="00936766" w:rsidRDefault="00397B73">
            <w:pPr>
              <w:pStyle w:val="Compact"/>
              <w:rPr>
                <w:sz w:val="20"/>
                <w:szCs w:val="20"/>
              </w:rPr>
            </w:pPr>
            <w:r>
              <w:rPr>
                <w:sz w:val="20"/>
                <w:szCs w:val="20"/>
              </w:rPr>
              <w:t>0.2367</w:t>
            </w:r>
          </w:p>
        </w:tc>
        <w:tc>
          <w:tcPr>
            <w:tcW w:w="1000" w:type="dxa"/>
          </w:tcPr>
          <w:p w14:paraId="3979CA2E" w14:textId="77777777" w:rsidR="00936766" w:rsidRDefault="00397B73">
            <w:pPr>
              <w:pStyle w:val="Compact"/>
              <w:jc w:val="right"/>
              <w:rPr>
                <w:sz w:val="20"/>
                <w:szCs w:val="20"/>
              </w:rPr>
            </w:pPr>
            <w:r>
              <w:rPr>
                <w:sz w:val="20"/>
                <w:szCs w:val="20"/>
              </w:rPr>
              <w:t>1402</w:t>
            </w:r>
          </w:p>
        </w:tc>
        <w:tc>
          <w:tcPr>
            <w:tcW w:w="924" w:type="dxa"/>
          </w:tcPr>
          <w:p w14:paraId="104E27E5" w14:textId="77777777" w:rsidR="00936766" w:rsidRDefault="00397B73">
            <w:pPr>
              <w:pStyle w:val="Compact"/>
              <w:jc w:val="right"/>
              <w:rPr>
                <w:sz w:val="20"/>
                <w:szCs w:val="20"/>
              </w:rPr>
            </w:pPr>
            <w:r>
              <w:rPr>
                <w:sz w:val="20"/>
                <w:szCs w:val="20"/>
              </w:rPr>
              <w:t>1.000</w:t>
            </w:r>
          </w:p>
        </w:tc>
      </w:tr>
      <w:tr w:rsidR="00936766" w14:paraId="2951D779" w14:textId="77777777">
        <w:tc>
          <w:tcPr>
            <w:tcW w:w="2315" w:type="dxa"/>
          </w:tcPr>
          <w:p w14:paraId="125BBDDE" w14:textId="77777777" w:rsidR="00936766" w:rsidRDefault="00936766">
            <w:pPr>
              <w:rPr>
                <w:sz w:val="20"/>
                <w:szCs w:val="20"/>
              </w:rPr>
            </w:pPr>
          </w:p>
        </w:tc>
        <w:tc>
          <w:tcPr>
            <w:tcW w:w="2398" w:type="dxa"/>
          </w:tcPr>
          <w:p w14:paraId="648FBA39" w14:textId="77777777" w:rsidR="00936766" w:rsidRDefault="00397B73">
            <w:pPr>
              <w:pStyle w:val="Compact"/>
              <w:rPr>
                <w:sz w:val="20"/>
                <w:szCs w:val="20"/>
              </w:rPr>
            </w:pPr>
            <w:r>
              <w:rPr>
                <w:sz w:val="20"/>
                <w:szCs w:val="20"/>
              </w:rPr>
              <w:t>HB visits</w:t>
            </w:r>
          </w:p>
        </w:tc>
        <w:tc>
          <w:tcPr>
            <w:tcW w:w="924" w:type="dxa"/>
          </w:tcPr>
          <w:p w14:paraId="78E80EF8" w14:textId="77777777" w:rsidR="00936766" w:rsidRDefault="00397B73">
            <w:pPr>
              <w:pStyle w:val="Compact"/>
              <w:jc w:val="right"/>
              <w:rPr>
                <w:sz w:val="20"/>
                <w:szCs w:val="20"/>
              </w:rPr>
            </w:pPr>
            <w:r>
              <w:rPr>
                <w:sz w:val="20"/>
                <w:szCs w:val="20"/>
              </w:rPr>
              <w:t>0.02</w:t>
            </w:r>
          </w:p>
        </w:tc>
        <w:tc>
          <w:tcPr>
            <w:tcW w:w="771" w:type="dxa"/>
          </w:tcPr>
          <w:p w14:paraId="7993405E" w14:textId="77777777" w:rsidR="00936766" w:rsidRDefault="00397B73">
            <w:pPr>
              <w:pStyle w:val="Compact"/>
              <w:jc w:val="right"/>
              <w:rPr>
                <w:sz w:val="20"/>
                <w:szCs w:val="20"/>
              </w:rPr>
            </w:pPr>
            <w:r>
              <w:rPr>
                <w:sz w:val="20"/>
                <w:szCs w:val="20"/>
              </w:rPr>
              <w:t>0.04</w:t>
            </w:r>
          </w:p>
        </w:tc>
        <w:tc>
          <w:tcPr>
            <w:tcW w:w="1153" w:type="dxa"/>
          </w:tcPr>
          <w:p w14:paraId="21195527" w14:textId="77777777" w:rsidR="00936766" w:rsidRDefault="00397B73">
            <w:pPr>
              <w:pStyle w:val="Compact"/>
              <w:jc w:val="right"/>
              <w:rPr>
                <w:sz w:val="20"/>
                <w:szCs w:val="20"/>
              </w:rPr>
            </w:pPr>
            <w:r>
              <w:rPr>
                <w:sz w:val="20"/>
                <w:szCs w:val="20"/>
              </w:rPr>
              <w:t>0.02</w:t>
            </w:r>
          </w:p>
        </w:tc>
        <w:tc>
          <w:tcPr>
            <w:tcW w:w="924" w:type="dxa"/>
          </w:tcPr>
          <w:p w14:paraId="63E48E82" w14:textId="77777777" w:rsidR="00936766" w:rsidRDefault="00397B73">
            <w:pPr>
              <w:pStyle w:val="Compact"/>
              <w:jc w:val="right"/>
              <w:rPr>
                <w:sz w:val="20"/>
                <w:szCs w:val="20"/>
              </w:rPr>
            </w:pPr>
            <w:r>
              <w:rPr>
                <w:sz w:val="20"/>
                <w:szCs w:val="20"/>
              </w:rPr>
              <w:t>-0.05</w:t>
            </w:r>
          </w:p>
        </w:tc>
        <w:tc>
          <w:tcPr>
            <w:tcW w:w="924" w:type="dxa"/>
          </w:tcPr>
          <w:p w14:paraId="523C0D28" w14:textId="77777777" w:rsidR="00936766" w:rsidRDefault="00397B73">
            <w:pPr>
              <w:pStyle w:val="Compact"/>
              <w:jc w:val="right"/>
              <w:rPr>
                <w:sz w:val="20"/>
                <w:szCs w:val="20"/>
              </w:rPr>
            </w:pPr>
            <w:r>
              <w:rPr>
                <w:sz w:val="20"/>
                <w:szCs w:val="20"/>
              </w:rPr>
              <w:t>0.09</w:t>
            </w:r>
          </w:p>
        </w:tc>
        <w:tc>
          <w:tcPr>
            <w:tcW w:w="1188" w:type="dxa"/>
          </w:tcPr>
          <w:p w14:paraId="64D1A201" w14:textId="77777777" w:rsidR="00936766" w:rsidRDefault="00397B73">
            <w:pPr>
              <w:pStyle w:val="Compact"/>
              <w:rPr>
                <w:sz w:val="20"/>
                <w:szCs w:val="20"/>
              </w:rPr>
            </w:pPr>
            <w:r>
              <w:rPr>
                <w:sz w:val="20"/>
                <w:szCs w:val="20"/>
              </w:rPr>
              <w:t>0.6113</w:t>
            </w:r>
          </w:p>
        </w:tc>
        <w:tc>
          <w:tcPr>
            <w:tcW w:w="1000" w:type="dxa"/>
          </w:tcPr>
          <w:p w14:paraId="5940DE79" w14:textId="77777777" w:rsidR="00936766" w:rsidRDefault="00397B73">
            <w:pPr>
              <w:pStyle w:val="Compact"/>
              <w:jc w:val="right"/>
              <w:rPr>
                <w:sz w:val="20"/>
                <w:szCs w:val="20"/>
              </w:rPr>
            </w:pPr>
            <w:r>
              <w:rPr>
                <w:sz w:val="20"/>
                <w:szCs w:val="20"/>
              </w:rPr>
              <w:t>2748</w:t>
            </w:r>
          </w:p>
        </w:tc>
        <w:tc>
          <w:tcPr>
            <w:tcW w:w="924" w:type="dxa"/>
          </w:tcPr>
          <w:p w14:paraId="28A3A731" w14:textId="77777777" w:rsidR="00936766" w:rsidRDefault="00397B73">
            <w:pPr>
              <w:pStyle w:val="Compact"/>
              <w:jc w:val="right"/>
              <w:rPr>
                <w:sz w:val="20"/>
                <w:szCs w:val="20"/>
              </w:rPr>
            </w:pPr>
            <w:r>
              <w:rPr>
                <w:sz w:val="20"/>
                <w:szCs w:val="20"/>
              </w:rPr>
              <w:t>1.000</w:t>
            </w:r>
          </w:p>
        </w:tc>
      </w:tr>
      <w:tr w:rsidR="00936766" w14:paraId="28385809" w14:textId="77777777">
        <w:tc>
          <w:tcPr>
            <w:tcW w:w="2315" w:type="dxa"/>
          </w:tcPr>
          <w:p w14:paraId="43C3FA2C" w14:textId="77777777" w:rsidR="00936766" w:rsidRDefault="00936766">
            <w:pPr>
              <w:rPr>
                <w:sz w:val="20"/>
                <w:szCs w:val="20"/>
              </w:rPr>
            </w:pPr>
          </w:p>
        </w:tc>
        <w:tc>
          <w:tcPr>
            <w:tcW w:w="2398" w:type="dxa"/>
          </w:tcPr>
          <w:p w14:paraId="5061532F" w14:textId="77777777" w:rsidR="00936766" w:rsidRDefault="00397B73">
            <w:pPr>
              <w:pStyle w:val="Compact"/>
              <w:rPr>
                <w:sz w:val="20"/>
                <w:szCs w:val="20"/>
              </w:rPr>
            </w:pPr>
            <w:r>
              <w:rPr>
                <w:sz w:val="20"/>
                <w:szCs w:val="20"/>
              </w:rPr>
              <w:t>Pollen count</w:t>
            </w:r>
          </w:p>
        </w:tc>
        <w:tc>
          <w:tcPr>
            <w:tcW w:w="924" w:type="dxa"/>
          </w:tcPr>
          <w:p w14:paraId="40C10CD0" w14:textId="77777777" w:rsidR="00936766" w:rsidRDefault="00397B73">
            <w:pPr>
              <w:pStyle w:val="Compact"/>
              <w:jc w:val="right"/>
              <w:rPr>
                <w:sz w:val="20"/>
                <w:szCs w:val="20"/>
              </w:rPr>
            </w:pPr>
            <w:r>
              <w:rPr>
                <w:sz w:val="20"/>
                <w:szCs w:val="20"/>
              </w:rPr>
              <w:t>-0.15</w:t>
            </w:r>
          </w:p>
        </w:tc>
        <w:tc>
          <w:tcPr>
            <w:tcW w:w="771" w:type="dxa"/>
          </w:tcPr>
          <w:p w14:paraId="49156021" w14:textId="77777777" w:rsidR="00936766" w:rsidRDefault="00397B73">
            <w:pPr>
              <w:pStyle w:val="Compact"/>
              <w:jc w:val="right"/>
              <w:rPr>
                <w:sz w:val="20"/>
                <w:szCs w:val="20"/>
              </w:rPr>
            </w:pPr>
            <w:r>
              <w:rPr>
                <w:sz w:val="20"/>
                <w:szCs w:val="20"/>
              </w:rPr>
              <w:t>0.17</w:t>
            </w:r>
          </w:p>
        </w:tc>
        <w:tc>
          <w:tcPr>
            <w:tcW w:w="1153" w:type="dxa"/>
          </w:tcPr>
          <w:p w14:paraId="5415A04A" w14:textId="77777777" w:rsidR="00936766" w:rsidRDefault="00397B73">
            <w:pPr>
              <w:pStyle w:val="Compact"/>
              <w:jc w:val="right"/>
              <w:rPr>
                <w:sz w:val="20"/>
                <w:szCs w:val="20"/>
              </w:rPr>
            </w:pPr>
            <w:r>
              <w:rPr>
                <w:sz w:val="20"/>
                <w:szCs w:val="20"/>
              </w:rPr>
              <w:t>-0.15</w:t>
            </w:r>
          </w:p>
        </w:tc>
        <w:tc>
          <w:tcPr>
            <w:tcW w:w="924" w:type="dxa"/>
          </w:tcPr>
          <w:p w14:paraId="5CB3099A" w14:textId="77777777" w:rsidR="00936766" w:rsidRDefault="00397B73">
            <w:pPr>
              <w:pStyle w:val="Compact"/>
              <w:jc w:val="right"/>
              <w:rPr>
                <w:sz w:val="20"/>
                <w:szCs w:val="20"/>
              </w:rPr>
            </w:pPr>
            <w:r>
              <w:rPr>
                <w:sz w:val="20"/>
                <w:szCs w:val="20"/>
              </w:rPr>
              <w:t>-0.48</w:t>
            </w:r>
          </w:p>
        </w:tc>
        <w:tc>
          <w:tcPr>
            <w:tcW w:w="924" w:type="dxa"/>
          </w:tcPr>
          <w:p w14:paraId="5B84472A" w14:textId="77777777" w:rsidR="00936766" w:rsidRDefault="00397B73">
            <w:pPr>
              <w:pStyle w:val="Compact"/>
              <w:jc w:val="right"/>
              <w:rPr>
                <w:sz w:val="20"/>
                <w:szCs w:val="20"/>
              </w:rPr>
            </w:pPr>
            <w:r>
              <w:rPr>
                <w:sz w:val="20"/>
                <w:szCs w:val="20"/>
              </w:rPr>
              <w:t>0.20</w:t>
            </w:r>
          </w:p>
        </w:tc>
        <w:tc>
          <w:tcPr>
            <w:tcW w:w="1188" w:type="dxa"/>
          </w:tcPr>
          <w:p w14:paraId="7CAAF783" w14:textId="77777777" w:rsidR="00936766" w:rsidRDefault="00397B73">
            <w:pPr>
              <w:pStyle w:val="Compact"/>
              <w:rPr>
                <w:sz w:val="20"/>
                <w:szCs w:val="20"/>
              </w:rPr>
            </w:pPr>
            <w:r>
              <w:rPr>
                <w:sz w:val="20"/>
                <w:szCs w:val="20"/>
              </w:rPr>
              <w:t>0.3744</w:t>
            </w:r>
          </w:p>
        </w:tc>
        <w:tc>
          <w:tcPr>
            <w:tcW w:w="1000" w:type="dxa"/>
          </w:tcPr>
          <w:p w14:paraId="45E653F3" w14:textId="77777777" w:rsidR="00936766" w:rsidRDefault="00397B73">
            <w:pPr>
              <w:pStyle w:val="Compact"/>
              <w:jc w:val="right"/>
              <w:rPr>
                <w:sz w:val="20"/>
                <w:szCs w:val="20"/>
              </w:rPr>
            </w:pPr>
            <w:r>
              <w:rPr>
                <w:sz w:val="20"/>
                <w:szCs w:val="20"/>
              </w:rPr>
              <w:t>358</w:t>
            </w:r>
          </w:p>
        </w:tc>
        <w:tc>
          <w:tcPr>
            <w:tcW w:w="924" w:type="dxa"/>
          </w:tcPr>
          <w:p w14:paraId="302F78C1" w14:textId="77777777" w:rsidR="00936766" w:rsidRDefault="00397B73">
            <w:pPr>
              <w:pStyle w:val="Compact"/>
              <w:jc w:val="right"/>
              <w:rPr>
                <w:sz w:val="20"/>
                <w:szCs w:val="20"/>
              </w:rPr>
            </w:pPr>
            <w:r>
              <w:rPr>
                <w:sz w:val="20"/>
                <w:szCs w:val="20"/>
              </w:rPr>
              <w:t>1.008</w:t>
            </w:r>
          </w:p>
        </w:tc>
      </w:tr>
      <w:tr w:rsidR="00936766" w14:paraId="45D3CDF1" w14:textId="77777777">
        <w:tc>
          <w:tcPr>
            <w:tcW w:w="2315" w:type="dxa"/>
          </w:tcPr>
          <w:p w14:paraId="14961588" w14:textId="77777777" w:rsidR="00936766" w:rsidRDefault="00936766">
            <w:pPr>
              <w:rPr>
                <w:sz w:val="20"/>
                <w:szCs w:val="20"/>
              </w:rPr>
            </w:pPr>
          </w:p>
        </w:tc>
        <w:tc>
          <w:tcPr>
            <w:tcW w:w="2398" w:type="dxa"/>
          </w:tcPr>
          <w:p w14:paraId="5CC4C817" w14:textId="77777777" w:rsidR="00936766" w:rsidRDefault="00397B73">
            <w:pPr>
              <w:pStyle w:val="Compact"/>
              <w:rPr>
                <w:sz w:val="20"/>
                <w:szCs w:val="20"/>
              </w:rPr>
            </w:pPr>
            <w:r>
              <w:rPr>
                <w:sz w:val="20"/>
                <w:szCs w:val="20"/>
              </w:rPr>
              <w:t>Seeds per pod</w:t>
            </w:r>
          </w:p>
        </w:tc>
        <w:tc>
          <w:tcPr>
            <w:tcW w:w="924" w:type="dxa"/>
          </w:tcPr>
          <w:p w14:paraId="043CF15A" w14:textId="77777777" w:rsidR="00936766" w:rsidRDefault="00397B73">
            <w:pPr>
              <w:pStyle w:val="Compact"/>
              <w:jc w:val="right"/>
              <w:rPr>
                <w:sz w:val="20"/>
                <w:szCs w:val="20"/>
              </w:rPr>
            </w:pPr>
            <w:r>
              <w:rPr>
                <w:sz w:val="20"/>
                <w:szCs w:val="20"/>
              </w:rPr>
              <w:t>0.00</w:t>
            </w:r>
          </w:p>
        </w:tc>
        <w:tc>
          <w:tcPr>
            <w:tcW w:w="771" w:type="dxa"/>
          </w:tcPr>
          <w:p w14:paraId="3103B8C0" w14:textId="77777777" w:rsidR="00936766" w:rsidRDefault="00397B73">
            <w:pPr>
              <w:pStyle w:val="Compact"/>
              <w:jc w:val="right"/>
              <w:rPr>
                <w:sz w:val="20"/>
                <w:szCs w:val="20"/>
              </w:rPr>
            </w:pPr>
            <w:r>
              <w:rPr>
                <w:sz w:val="20"/>
                <w:szCs w:val="20"/>
              </w:rPr>
              <w:t>0.01</w:t>
            </w:r>
          </w:p>
        </w:tc>
        <w:tc>
          <w:tcPr>
            <w:tcW w:w="1153" w:type="dxa"/>
          </w:tcPr>
          <w:p w14:paraId="76D37A49" w14:textId="77777777" w:rsidR="00936766" w:rsidRDefault="00397B73">
            <w:pPr>
              <w:pStyle w:val="Compact"/>
              <w:jc w:val="right"/>
              <w:rPr>
                <w:sz w:val="20"/>
                <w:szCs w:val="20"/>
              </w:rPr>
            </w:pPr>
            <w:r>
              <w:rPr>
                <w:sz w:val="20"/>
                <w:szCs w:val="20"/>
              </w:rPr>
              <w:t>0.00</w:t>
            </w:r>
          </w:p>
        </w:tc>
        <w:tc>
          <w:tcPr>
            <w:tcW w:w="924" w:type="dxa"/>
          </w:tcPr>
          <w:p w14:paraId="2A0728E0" w14:textId="77777777" w:rsidR="00936766" w:rsidRDefault="00397B73">
            <w:pPr>
              <w:pStyle w:val="Compact"/>
              <w:jc w:val="right"/>
              <w:rPr>
                <w:sz w:val="20"/>
                <w:szCs w:val="20"/>
              </w:rPr>
            </w:pPr>
            <w:r>
              <w:rPr>
                <w:sz w:val="20"/>
                <w:szCs w:val="20"/>
              </w:rPr>
              <w:t>-0.01</w:t>
            </w:r>
          </w:p>
        </w:tc>
        <w:tc>
          <w:tcPr>
            <w:tcW w:w="924" w:type="dxa"/>
          </w:tcPr>
          <w:p w14:paraId="6FB7D1A5" w14:textId="77777777" w:rsidR="00936766" w:rsidRDefault="00397B73">
            <w:pPr>
              <w:pStyle w:val="Compact"/>
              <w:jc w:val="right"/>
              <w:rPr>
                <w:sz w:val="20"/>
                <w:szCs w:val="20"/>
              </w:rPr>
            </w:pPr>
            <w:r>
              <w:rPr>
                <w:sz w:val="20"/>
                <w:szCs w:val="20"/>
              </w:rPr>
              <w:t>0.02</w:t>
            </w:r>
          </w:p>
        </w:tc>
        <w:tc>
          <w:tcPr>
            <w:tcW w:w="1188" w:type="dxa"/>
          </w:tcPr>
          <w:p w14:paraId="79F29096" w14:textId="77777777" w:rsidR="00936766" w:rsidRDefault="00397B73">
            <w:pPr>
              <w:pStyle w:val="Compact"/>
              <w:rPr>
                <w:sz w:val="20"/>
                <w:szCs w:val="20"/>
              </w:rPr>
            </w:pPr>
            <w:r>
              <w:rPr>
                <w:sz w:val="20"/>
                <w:szCs w:val="20"/>
              </w:rPr>
              <w:t>0.4508</w:t>
            </w:r>
          </w:p>
        </w:tc>
        <w:tc>
          <w:tcPr>
            <w:tcW w:w="1000" w:type="dxa"/>
          </w:tcPr>
          <w:p w14:paraId="69A1CF30" w14:textId="77777777" w:rsidR="00936766" w:rsidRDefault="00397B73">
            <w:pPr>
              <w:pStyle w:val="Compact"/>
              <w:jc w:val="right"/>
              <w:rPr>
                <w:sz w:val="20"/>
                <w:szCs w:val="20"/>
              </w:rPr>
            </w:pPr>
            <w:r>
              <w:rPr>
                <w:sz w:val="20"/>
                <w:szCs w:val="20"/>
              </w:rPr>
              <w:t>3348</w:t>
            </w:r>
          </w:p>
        </w:tc>
        <w:tc>
          <w:tcPr>
            <w:tcW w:w="924" w:type="dxa"/>
          </w:tcPr>
          <w:p w14:paraId="7F9658A6" w14:textId="77777777" w:rsidR="00936766" w:rsidRDefault="00397B73">
            <w:pPr>
              <w:pStyle w:val="Compact"/>
              <w:jc w:val="right"/>
              <w:rPr>
                <w:sz w:val="20"/>
                <w:szCs w:val="20"/>
              </w:rPr>
            </w:pPr>
            <w:r>
              <w:rPr>
                <w:sz w:val="20"/>
                <w:szCs w:val="20"/>
              </w:rPr>
              <w:t>1.000</w:t>
            </w:r>
          </w:p>
        </w:tc>
      </w:tr>
      <w:tr w:rsidR="00936766" w14:paraId="21F24B6F" w14:textId="77777777">
        <w:tc>
          <w:tcPr>
            <w:tcW w:w="2315" w:type="dxa"/>
          </w:tcPr>
          <w:p w14:paraId="69907748" w14:textId="77777777" w:rsidR="00936766" w:rsidRDefault="00936766">
            <w:pPr>
              <w:rPr>
                <w:sz w:val="20"/>
                <w:szCs w:val="20"/>
              </w:rPr>
            </w:pPr>
          </w:p>
        </w:tc>
        <w:tc>
          <w:tcPr>
            <w:tcW w:w="2398" w:type="dxa"/>
          </w:tcPr>
          <w:p w14:paraId="663CF21A" w14:textId="77777777" w:rsidR="00936766" w:rsidRDefault="00397B73">
            <w:pPr>
              <w:pStyle w:val="Compact"/>
              <w:rPr>
                <w:sz w:val="20"/>
                <w:szCs w:val="20"/>
              </w:rPr>
            </w:pPr>
            <w:r>
              <w:rPr>
                <w:sz w:val="20"/>
                <w:szCs w:val="20"/>
              </w:rPr>
              <w:t>Plant size</w:t>
            </w:r>
          </w:p>
        </w:tc>
        <w:tc>
          <w:tcPr>
            <w:tcW w:w="924" w:type="dxa"/>
          </w:tcPr>
          <w:p w14:paraId="4B20AD55" w14:textId="77777777" w:rsidR="00936766" w:rsidRDefault="00397B73">
            <w:pPr>
              <w:pStyle w:val="Compact"/>
              <w:jc w:val="right"/>
              <w:rPr>
                <w:sz w:val="20"/>
                <w:szCs w:val="20"/>
              </w:rPr>
            </w:pPr>
            <w:r>
              <w:rPr>
                <w:sz w:val="20"/>
                <w:szCs w:val="20"/>
              </w:rPr>
              <w:t>-0.03</w:t>
            </w:r>
          </w:p>
        </w:tc>
        <w:tc>
          <w:tcPr>
            <w:tcW w:w="771" w:type="dxa"/>
          </w:tcPr>
          <w:p w14:paraId="3FA66035" w14:textId="77777777" w:rsidR="00936766" w:rsidRDefault="00397B73">
            <w:pPr>
              <w:pStyle w:val="Compact"/>
              <w:jc w:val="right"/>
              <w:rPr>
                <w:sz w:val="20"/>
                <w:szCs w:val="20"/>
              </w:rPr>
            </w:pPr>
            <w:r>
              <w:rPr>
                <w:sz w:val="20"/>
                <w:szCs w:val="20"/>
              </w:rPr>
              <w:t>0.12</w:t>
            </w:r>
          </w:p>
        </w:tc>
        <w:tc>
          <w:tcPr>
            <w:tcW w:w="1153" w:type="dxa"/>
          </w:tcPr>
          <w:p w14:paraId="6CC5B249" w14:textId="77777777" w:rsidR="00936766" w:rsidRDefault="00397B73">
            <w:pPr>
              <w:pStyle w:val="Compact"/>
              <w:jc w:val="right"/>
              <w:rPr>
                <w:sz w:val="20"/>
                <w:szCs w:val="20"/>
              </w:rPr>
            </w:pPr>
            <w:r>
              <w:rPr>
                <w:sz w:val="20"/>
                <w:szCs w:val="20"/>
              </w:rPr>
              <w:t>-0.03</w:t>
            </w:r>
          </w:p>
        </w:tc>
        <w:tc>
          <w:tcPr>
            <w:tcW w:w="924" w:type="dxa"/>
          </w:tcPr>
          <w:p w14:paraId="77557CF9" w14:textId="77777777" w:rsidR="00936766" w:rsidRDefault="00397B73">
            <w:pPr>
              <w:pStyle w:val="Compact"/>
              <w:jc w:val="right"/>
              <w:rPr>
                <w:sz w:val="20"/>
                <w:szCs w:val="20"/>
              </w:rPr>
            </w:pPr>
            <w:r>
              <w:rPr>
                <w:sz w:val="20"/>
                <w:szCs w:val="20"/>
              </w:rPr>
              <w:t>-0.26</w:t>
            </w:r>
          </w:p>
        </w:tc>
        <w:tc>
          <w:tcPr>
            <w:tcW w:w="924" w:type="dxa"/>
          </w:tcPr>
          <w:p w14:paraId="25A8505F" w14:textId="77777777" w:rsidR="00936766" w:rsidRDefault="00397B73">
            <w:pPr>
              <w:pStyle w:val="Compact"/>
              <w:jc w:val="right"/>
              <w:rPr>
                <w:sz w:val="20"/>
                <w:szCs w:val="20"/>
              </w:rPr>
            </w:pPr>
            <w:r>
              <w:rPr>
                <w:sz w:val="20"/>
                <w:szCs w:val="20"/>
              </w:rPr>
              <w:t>0.20</w:t>
            </w:r>
          </w:p>
        </w:tc>
        <w:tc>
          <w:tcPr>
            <w:tcW w:w="1188" w:type="dxa"/>
          </w:tcPr>
          <w:p w14:paraId="4520265A" w14:textId="77777777" w:rsidR="00936766" w:rsidRDefault="00397B73">
            <w:pPr>
              <w:pStyle w:val="Compact"/>
              <w:rPr>
                <w:sz w:val="20"/>
                <w:szCs w:val="20"/>
              </w:rPr>
            </w:pPr>
            <w:r>
              <w:rPr>
                <w:sz w:val="20"/>
                <w:szCs w:val="20"/>
              </w:rPr>
              <w:t>0.7955</w:t>
            </w:r>
          </w:p>
        </w:tc>
        <w:tc>
          <w:tcPr>
            <w:tcW w:w="1000" w:type="dxa"/>
          </w:tcPr>
          <w:p w14:paraId="7D6C1C5D" w14:textId="77777777" w:rsidR="00936766" w:rsidRDefault="00397B73">
            <w:pPr>
              <w:pStyle w:val="Compact"/>
              <w:jc w:val="right"/>
              <w:rPr>
                <w:sz w:val="20"/>
                <w:szCs w:val="20"/>
              </w:rPr>
            </w:pPr>
            <w:r>
              <w:rPr>
                <w:sz w:val="20"/>
                <w:szCs w:val="20"/>
              </w:rPr>
              <w:t>1633</w:t>
            </w:r>
          </w:p>
        </w:tc>
        <w:tc>
          <w:tcPr>
            <w:tcW w:w="924" w:type="dxa"/>
          </w:tcPr>
          <w:p w14:paraId="37891B8A" w14:textId="77777777" w:rsidR="00936766" w:rsidRDefault="00397B73">
            <w:pPr>
              <w:pStyle w:val="Compact"/>
              <w:jc w:val="right"/>
              <w:rPr>
                <w:sz w:val="20"/>
                <w:szCs w:val="20"/>
              </w:rPr>
            </w:pPr>
            <w:r>
              <w:rPr>
                <w:sz w:val="20"/>
                <w:szCs w:val="20"/>
              </w:rPr>
              <w:t>1.000</w:t>
            </w:r>
          </w:p>
        </w:tc>
      </w:tr>
      <w:tr w:rsidR="00936766" w14:paraId="16FD45B4" w14:textId="77777777">
        <w:tc>
          <w:tcPr>
            <w:tcW w:w="2315" w:type="dxa"/>
          </w:tcPr>
          <w:p w14:paraId="6744B40B" w14:textId="77777777" w:rsidR="00936766" w:rsidRDefault="00936766">
            <w:pPr>
              <w:rPr>
                <w:sz w:val="20"/>
                <w:szCs w:val="20"/>
              </w:rPr>
            </w:pPr>
          </w:p>
        </w:tc>
        <w:tc>
          <w:tcPr>
            <w:tcW w:w="2398" w:type="dxa"/>
          </w:tcPr>
          <w:p w14:paraId="51BBF837" w14:textId="77777777" w:rsidR="00936766" w:rsidRDefault="00397B73">
            <w:pPr>
              <w:pStyle w:val="Compact"/>
              <w:rPr>
                <w:sz w:val="20"/>
                <w:szCs w:val="20"/>
              </w:rPr>
            </w:pPr>
            <w:r>
              <w:rPr>
                <w:sz w:val="20"/>
                <w:szCs w:val="20"/>
              </w:rPr>
              <w:t>Plant density</w:t>
            </w:r>
          </w:p>
        </w:tc>
        <w:tc>
          <w:tcPr>
            <w:tcW w:w="924" w:type="dxa"/>
          </w:tcPr>
          <w:p w14:paraId="332E373D" w14:textId="77777777" w:rsidR="00936766" w:rsidRDefault="00397B73">
            <w:pPr>
              <w:pStyle w:val="Compact"/>
              <w:jc w:val="right"/>
              <w:rPr>
                <w:sz w:val="20"/>
                <w:szCs w:val="20"/>
              </w:rPr>
            </w:pPr>
            <w:r>
              <w:rPr>
                <w:sz w:val="20"/>
                <w:szCs w:val="20"/>
              </w:rPr>
              <w:t>0.30</w:t>
            </w:r>
          </w:p>
        </w:tc>
        <w:tc>
          <w:tcPr>
            <w:tcW w:w="771" w:type="dxa"/>
          </w:tcPr>
          <w:p w14:paraId="0F09F029" w14:textId="77777777" w:rsidR="00936766" w:rsidRDefault="00397B73">
            <w:pPr>
              <w:pStyle w:val="Compact"/>
              <w:jc w:val="right"/>
              <w:rPr>
                <w:sz w:val="20"/>
                <w:szCs w:val="20"/>
              </w:rPr>
            </w:pPr>
            <w:r>
              <w:rPr>
                <w:sz w:val="20"/>
                <w:szCs w:val="20"/>
              </w:rPr>
              <w:t>0.08</w:t>
            </w:r>
          </w:p>
        </w:tc>
        <w:tc>
          <w:tcPr>
            <w:tcW w:w="1153" w:type="dxa"/>
          </w:tcPr>
          <w:p w14:paraId="0B4F15F0" w14:textId="77777777" w:rsidR="00936766" w:rsidRDefault="00397B73">
            <w:pPr>
              <w:pStyle w:val="Compact"/>
              <w:jc w:val="right"/>
              <w:rPr>
                <w:sz w:val="20"/>
                <w:szCs w:val="20"/>
              </w:rPr>
            </w:pPr>
            <w:r>
              <w:rPr>
                <w:sz w:val="20"/>
                <w:szCs w:val="20"/>
              </w:rPr>
              <w:t>0.30</w:t>
            </w:r>
          </w:p>
        </w:tc>
        <w:tc>
          <w:tcPr>
            <w:tcW w:w="924" w:type="dxa"/>
          </w:tcPr>
          <w:p w14:paraId="74093EC6" w14:textId="77777777" w:rsidR="00936766" w:rsidRDefault="00397B73">
            <w:pPr>
              <w:pStyle w:val="Compact"/>
              <w:jc w:val="right"/>
              <w:rPr>
                <w:sz w:val="20"/>
                <w:szCs w:val="20"/>
              </w:rPr>
            </w:pPr>
            <w:r>
              <w:rPr>
                <w:sz w:val="20"/>
                <w:szCs w:val="20"/>
              </w:rPr>
              <w:t>0.14</w:t>
            </w:r>
          </w:p>
        </w:tc>
        <w:tc>
          <w:tcPr>
            <w:tcW w:w="924" w:type="dxa"/>
          </w:tcPr>
          <w:p w14:paraId="21BA20AD" w14:textId="77777777" w:rsidR="00936766" w:rsidRDefault="00397B73">
            <w:pPr>
              <w:pStyle w:val="Compact"/>
              <w:jc w:val="right"/>
              <w:rPr>
                <w:sz w:val="20"/>
                <w:szCs w:val="20"/>
              </w:rPr>
            </w:pPr>
            <w:r>
              <w:rPr>
                <w:sz w:val="20"/>
                <w:szCs w:val="20"/>
              </w:rPr>
              <w:t>0.45</w:t>
            </w:r>
          </w:p>
        </w:tc>
        <w:tc>
          <w:tcPr>
            <w:tcW w:w="1188" w:type="dxa"/>
          </w:tcPr>
          <w:p w14:paraId="7C84524E" w14:textId="77777777" w:rsidR="00936766" w:rsidRDefault="00397B73">
            <w:pPr>
              <w:pStyle w:val="Compact"/>
              <w:rPr>
                <w:sz w:val="20"/>
                <w:szCs w:val="20"/>
              </w:rPr>
            </w:pPr>
            <w:r>
              <w:rPr>
                <w:sz w:val="20"/>
                <w:szCs w:val="20"/>
              </w:rPr>
              <w:t>0.0001</w:t>
            </w:r>
          </w:p>
        </w:tc>
        <w:tc>
          <w:tcPr>
            <w:tcW w:w="1000" w:type="dxa"/>
          </w:tcPr>
          <w:p w14:paraId="7B5662C8" w14:textId="77777777" w:rsidR="00936766" w:rsidRDefault="00397B73">
            <w:pPr>
              <w:pStyle w:val="Compact"/>
              <w:jc w:val="right"/>
              <w:rPr>
                <w:sz w:val="20"/>
                <w:szCs w:val="20"/>
              </w:rPr>
            </w:pPr>
            <w:r>
              <w:rPr>
                <w:sz w:val="20"/>
                <w:szCs w:val="20"/>
              </w:rPr>
              <w:t>1704</w:t>
            </w:r>
          </w:p>
        </w:tc>
        <w:tc>
          <w:tcPr>
            <w:tcW w:w="924" w:type="dxa"/>
          </w:tcPr>
          <w:p w14:paraId="3C189AF4" w14:textId="77777777" w:rsidR="00936766" w:rsidRDefault="00397B73">
            <w:pPr>
              <w:pStyle w:val="Compact"/>
              <w:jc w:val="right"/>
              <w:rPr>
                <w:sz w:val="20"/>
                <w:szCs w:val="20"/>
              </w:rPr>
            </w:pPr>
            <w:r>
              <w:rPr>
                <w:sz w:val="20"/>
                <w:szCs w:val="20"/>
              </w:rPr>
              <w:t>1.001</w:t>
            </w:r>
          </w:p>
        </w:tc>
      </w:tr>
      <w:tr w:rsidR="00936766" w14:paraId="529811C1" w14:textId="77777777">
        <w:tc>
          <w:tcPr>
            <w:tcW w:w="2315" w:type="dxa"/>
          </w:tcPr>
          <w:p w14:paraId="0D67D3AD" w14:textId="77777777" w:rsidR="00936766" w:rsidRDefault="00936766">
            <w:pPr>
              <w:rPr>
                <w:sz w:val="20"/>
                <w:szCs w:val="20"/>
              </w:rPr>
            </w:pPr>
          </w:p>
        </w:tc>
        <w:tc>
          <w:tcPr>
            <w:tcW w:w="2398" w:type="dxa"/>
          </w:tcPr>
          <w:p w14:paraId="633039AF" w14:textId="77777777" w:rsidR="00936766" w:rsidRDefault="00397B73">
            <w:pPr>
              <w:pStyle w:val="Compact"/>
              <w:rPr>
                <w:sz w:val="20"/>
                <w:szCs w:val="20"/>
              </w:rPr>
            </w:pPr>
            <w:r>
              <w:rPr>
                <w:sz w:val="20"/>
                <w:szCs w:val="20"/>
              </w:rPr>
              <w:t>HB distance</w:t>
            </w:r>
          </w:p>
        </w:tc>
        <w:tc>
          <w:tcPr>
            <w:tcW w:w="924" w:type="dxa"/>
          </w:tcPr>
          <w:p w14:paraId="4C21E45C" w14:textId="77777777" w:rsidR="00936766" w:rsidRDefault="00397B73">
            <w:pPr>
              <w:pStyle w:val="Compact"/>
              <w:jc w:val="right"/>
              <w:rPr>
                <w:sz w:val="20"/>
                <w:szCs w:val="20"/>
              </w:rPr>
            </w:pPr>
            <w:r>
              <w:rPr>
                <w:sz w:val="20"/>
                <w:szCs w:val="20"/>
              </w:rPr>
              <w:t>0.02</w:t>
            </w:r>
          </w:p>
        </w:tc>
        <w:tc>
          <w:tcPr>
            <w:tcW w:w="771" w:type="dxa"/>
          </w:tcPr>
          <w:p w14:paraId="4B428BF1" w14:textId="77777777" w:rsidR="00936766" w:rsidRDefault="00397B73">
            <w:pPr>
              <w:pStyle w:val="Compact"/>
              <w:jc w:val="right"/>
              <w:rPr>
                <w:sz w:val="20"/>
                <w:szCs w:val="20"/>
              </w:rPr>
            </w:pPr>
            <w:r>
              <w:rPr>
                <w:sz w:val="20"/>
                <w:szCs w:val="20"/>
              </w:rPr>
              <w:t>0.01</w:t>
            </w:r>
          </w:p>
        </w:tc>
        <w:tc>
          <w:tcPr>
            <w:tcW w:w="1153" w:type="dxa"/>
          </w:tcPr>
          <w:p w14:paraId="52FF7351" w14:textId="77777777" w:rsidR="00936766" w:rsidRDefault="00397B73">
            <w:pPr>
              <w:pStyle w:val="Compact"/>
              <w:jc w:val="right"/>
              <w:rPr>
                <w:sz w:val="20"/>
                <w:szCs w:val="20"/>
              </w:rPr>
            </w:pPr>
            <w:r>
              <w:rPr>
                <w:sz w:val="20"/>
                <w:szCs w:val="20"/>
              </w:rPr>
              <w:t>0.02</w:t>
            </w:r>
          </w:p>
        </w:tc>
        <w:tc>
          <w:tcPr>
            <w:tcW w:w="924" w:type="dxa"/>
          </w:tcPr>
          <w:p w14:paraId="2CF7D14E" w14:textId="77777777" w:rsidR="00936766" w:rsidRDefault="00397B73">
            <w:pPr>
              <w:pStyle w:val="Compact"/>
              <w:jc w:val="right"/>
              <w:rPr>
                <w:sz w:val="20"/>
                <w:szCs w:val="20"/>
              </w:rPr>
            </w:pPr>
            <w:r>
              <w:rPr>
                <w:sz w:val="20"/>
                <w:szCs w:val="20"/>
              </w:rPr>
              <w:t>-0.01</w:t>
            </w:r>
          </w:p>
        </w:tc>
        <w:tc>
          <w:tcPr>
            <w:tcW w:w="924" w:type="dxa"/>
          </w:tcPr>
          <w:p w14:paraId="3A255FDF" w14:textId="77777777" w:rsidR="00936766" w:rsidRDefault="00397B73">
            <w:pPr>
              <w:pStyle w:val="Compact"/>
              <w:jc w:val="right"/>
              <w:rPr>
                <w:sz w:val="20"/>
                <w:szCs w:val="20"/>
              </w:rPr>
            </w:pPr>
            <w:r>
              <w:rPr>
                <w:sz w:val="20"/>
                <w:szCs w:val="20"/>
              </w:rPr>
              <w:t>0.05</w:t>
            </w:r>
          </w:p>
        </w:tc>
        <w:tc>
          <w:tcPr>
            <w:tcW w:w="1188" w:type="dxa"/>
          </w:tcPr>
          <w:p w14:paraId="46DBD33D" w14:textId="77777777" w:rsidR="00936766" w:rsidRDefault="00397B73">
            <w:pPr>
              <w:pStyle w:val="Compact"/>
              <w:rPr>
                <w:sz w:val="20"/>
                <w:szCs w:val="20"/>
              </w:rPr>
            </w:pPr>
            <w:r>
              <w:rPr>
                <w:sz w:val="20"/>
                <w:szCs w:val="20"/>
              </w:rPr>
              <w:t>0.1686</w:t>
            </w:r>
          </w:p>
        </w:tc>
        <w:tc>
          <w:tcPr>
            <w:tcW w:w="1000" w:type="dxa"/>
          </w:tcPr>
          <w:p w14:paraId="7A43B435" w14:textId="77777777" w:rsidR="00936766" w:rsidRDefault="00397B73">
            <w:pPr>
              <w:pStyle w:val="Compact"/>
              <w:jc w:val="right"/>
              <w:rPr>
                <w:sz w:val="20"/>
                <w:szCs w:val="20"/>
              </w:rPr>
            </w:pPr>
            <w:r>
              <w:rPr>
                <w:sz w:val="20"/>
                <w:szCs w:val="20"/>
              </w:rPr>
              <w:t>1404</w:t>
            </w:r>
          </w:p>
        </w:tc>
        <w:tc>
          <w:tcPr>
            <w:tcW w:w="924" w:type="dxa"/>
          </w:tcPr>
          <w:p w14:paraId="1265486C" w14:textId="77777777" w:rsidR="00936766" w:rsidRDefault="00397B73">
            <w:pPr>
              <w:pStyle w:val="Compact"/>
              <w:jc w:val="right"/>
              <w:rPr>
                <w:sz w:val="20"/>
                <w:szCs w:val="20"/>
              </w:rPr>
            </w:pPr>
            <w:r>
              <w:rPr>
                <w:sz w:val="20"/>
                <w:szCs w:val="20"/>
              </w:rPr>
              <w:t>1.003</w:t>
            </w:r>
          </w:p>
        </w:tc>
      </w:tr>
      <w:tr w:rsidR="00936766" w14:paraId="75005D8A" w14:textId="77777777">
        <w:tc>
          <w:tcPr>
            <w:tcW w:w="2315" w:type="dxa"/>
          </w:tcPr>
          <w:p w14:paraId="2EEDEDA2" w14:textId="77777777" w:rsidR="00936766" w:rsidRDefault="00936766">
            <w:pPr>
              <w:rPr>
                <w:sz w:val="20"/>
                <w:szCs w:val="20"/>
              </w:rPr>
            </w:pPr>
          </w:p>
        </w:tc>
        <w:tc>
          <w:tcPr>
            <w:tcW w:w="2398" w:type="dxa"/>
          </w:tcPr>
          <w:p w14:paraId="78C2357E" w14:textId="77777777" w:rsidR="00936766" w:rsidRDefault="00397B73">
            <w:pPr>
              <w:pStyle w:val="Compact"/>
              <w:rPr>
                <w:sz w:val="20"/>
                <w:szCs w:val="20"/>
              </w:rPr>
            </w:pPr>
            <w:r>
              <w:rPr>
                <w:sz w:val="20"/>
                <w:szCs w:val="20"/>
              </w:rPr>
              <w:t>Pods per plant</w:t>
            </w:r>
          </w:p>
        </w:tc>
        <w:tc>
          <w:tcPr>
            <w:tcW w:w="924" w:type="dxa"/>
          </w:tcPr>
          <w:p w14:paraId="4D8B1437" w14:textId="77777777" w:rsidR="00936766" w:rsidRDefault="00397B73">
            <w:pPr>
              <w:pStyle w:val="Compact"/>
              <w:jc w:val="right"/>
              <w:rPr>
                <w:sz w:val="20"/>
                <w:szCs w:val="20"/>
              </w:rPr>
            </w:pPr>
            <w:r>
              <w:rPr>
                <w:sz w:val="20"/>
                <w:szCs w:val="20"/>
              </w:rPr>
              <w:t>0.11</w:t>
            </w:r>
          </w:p>
        </w:tc>
        <w:tc>
          <w:tcPr>
            <w:tcW w:w="771" w:type="dxa"/>
          </w:tcPr>
          <w:p w14:paraId="6B935C1E" w14:textId="77777777" w:rsidR="00936766" w:rsidRDefault="00397B73">
            <w:pPr>
              <w:pStyle w:val="Compact"/>
              <w:jc w:val="right"/>
              <w:rPr>
                <w:sz w:val="20"/>
                <w:szCs w:val="20"/>
              </w:rPr>
            </w:pPr>
            <w:r>
              <w:rPr>
                <w:sz w:val="20"/>
                <w:szCs w:val="20"/>
              </w:rPr>
              <w:t>0.04</w:t>
            </w:r>
          </w:p>
        </w:tc>
        <w:tc>
          <w:tcPr>
            <w:tcW w:w="1153" w:type="dxa"/>
          </w:tcPr>
          <w:p w14:paraId="0F41D872" w14:textId="77777777" w:rsidR="00936766" w:rsidRDefault="00397B73">
            <w:pPr>
              <w:pStyle w:val="Compact"/>
              <w:jc w:val="right"/>
              <w:rPr>
                <w:sz w:val="20"/>
                <w:szCs w:val="20"/>
              </w:rPr>
            </w:pPr>
            <w:r>
              <w:rPr>
                <w:sz w:val="20"/>
                <w:szCs w:val="20"/>
              </w:rPr>
              <w:t>0.11</w:t>
            </w:r>
          </w:p>
        </w:tc>
        <w:tc>
          <w:tcPr>
            <w:tcW w:w="924" w:type="dxa"/>
          </w:tcPr>
          <w:p w14:paraId="6C195677" w14:textId="77777777" w:rsidR="00936766" w:rsidRDefault="00397B73">
            <w:pPr>
              <w:pStyle w:val="Compact"/>
              <w:jc w:val="right"/>
              <w:rPr>
                <w:sz w:val="20"/>
                <w:szCs w:val="20"/>
              </w:rPr>
            </w:pPr>
            <w:r>
              <w:rPr>
                <w:sz w:val="20"/>
                <w:szCs w:val="20"/>
              </w:rPr>
              <w:t>0.02</w:t>
            </w:r>
          </w:p>
        </w:tc>
        <w:tc>
          <w:tcPr>
            <w:tcW w:w="924" w:type="dxa"/>
          </w:tcPr>
          <w:p w14:paraId="23171742" w14:textId="77777777" w:rsidR="00936766" w:rsidRDefault="00397B73">
            <w:pPr>
              <w:pStyle w:val="Compact"/>
              <w:jc w:val="right"/>
              <w:rPr>
                <w:sz w:val="20"/>
                <w:szCs w:val="20"/>
              </w:rPr>
            </w:pPr>
            <w:r>
              <w:rPr>
                <w:sz w:val="20"/>
                <w:szCs w:val="20"/>
              </w:rPr>
              <w:t>0.19</w:t>
            </w:r>
          </w:p>
        </w:tc>
        <w:tc>
          <w:tcPr>
            <w:tcW w:w="1188" w:type="dxa"/>
          </w:tcPr>
          <w:p w14:paraId="47E3F48D" w14:textId="77777777" w:rsidR="00936766" w:rsidRDefault="00397B73">
            <w:pPr>
              <w:pStyle w:val="Compact"/>
              <w:rPr>
                <w:sz w:val="20"/>
                <w:szCs w:val="20"/>
              </w:rPr>
            </w:pPr>
            <w:r>
              <w:rPr>
                <w:sz w:val="20"/>
                <w:szCs w:val="20"/>
              </w:rPr>
              <w:t>0.0159</w:t>
            </w:r>
          </w:p>
        </w:tc>
        <w:tc>
          <w:tcPr>
            <w:tcW w:w="1000" w:type="dxa"/>
          </w:tcPr>
          <w:p w14:paraId="0F299A32" w14:textId="77777777" w:rsidR="00936766" w:rsidRDefault="00397B73">
            <w:pPr>
              <w:pStyle w:val="Compact"/>
              <w:jc w:val="right"/>
              <w:rPr>
                <w:sz w:val="20"/>
                <w:szCs w:val="20"/>
              </w:rPr>
            </w:pPr>
            <w:r>
              <w:rPr>
                <w:sz w:val="20"/>
                <w:szCs w:val="20"/>
              </w:rPr>
              <w:t>3037</w:t>
            </w:r>
          </w:p>
        </w:tc>
        <w:tc>
          <w:tcPr>
            <w:tcW w:w="924" w:type="dxa"/>
          </w:tcPr>
          <w:p w14:paraId="4A0D22E4" w14:textId="77777777" w:rsidR="00936766" w:rsidRDefault="00397B73">
            <w:pPr>
              <w:pStyle w:val="Compact"/>
              <w:jc w:val="right"/>
              <w:rPr>
                <w:sz w:val="20"/>
                <w:szCs w:val="20"/>
              </w:rPr>
            </w:pPr>
            <w:r>
              <w:rPr>
                <w:sz w:val="20"/>
                <w:szCs w:val="20"/>
              </w:rPr>
              <w:t>1.000</w:t>
            </w:r>
          </w:p>
        </w:tc>
      </w:tr>
      <w:tr w:rsidR="00936766" w14:paraId="2E2AFD00" w14:textId="77777777">
        <w:tc>
          <w:tcPr>
            <w:tcW w:w="2315" w:type="dxa"/>
          </w:tcPr>
          <w:p w14:paraId="2A1179BC" w14:textId="77777777" w:rsidR="00936766" w:rsidRDefault="00936766">
            <w:pPr>
              <w:rPr>
                <w:sz w:val="20"/>
                <w:szCs w:val="20"/>
              </w:rPr>
            </w:pPr>
          </w:p>
        </w:tc>
        <w:tc>
          <w:tcPr>
            <w:tcW w:w="2398" w:type="dxa"/>
          </w:tcPr>
          <w:p w14:paraId="7B77EBD9" w14:textId="77777777" w:rsidR="00936766" w:rsidRDefault="00397B73">
            <w:pPr>
              <w:pStyle w:val="Compact"/>
              <w:rPr>
                <w:sz w:val="20"/>
                <w:szCs w:val="20"/>
              </w:rPr>
            </w:pPr>
            <w:r>
              <w:rPr>
                <w:sz w:val="20"/>
                <w:szCs w:val="20"/>
              </w:rPr>
              <w:t>Flowers per plant</w:t>
            </w:r>
          </w:p>
        </w:tc>
        <w:tc>
          <w:tcPr>
            <w:tcW w:w="924" w:type="dxa"/>
          </w:tcPr>
          <w:p w14:paraId="429FD9C5" w14:textId="77777777" w:rsidR="00936766" w:rsidRDefault="00397B73">
            <w:pPr>
              <w:pStyle w:val="Compact"/>
              <w:jc w:val="right"/>
              <w:rPr>
                <w:sz w:val="20"/>
                <w:szCs w:val="20"/>
              </w:rPr>
            </w:pPr>
            <w:r>
              <w:rPr>
                <w:sz w:val="20"/>
                <w:szCs w:val="20"/>
              </w:rPr>
              <w:t>0.11</w:t>
            </w:r>
          </w:p>
        </w:tc>
        <w:tc>
          <w:tcPr>
            <w:tcW w:w="771" w:type="dxa"/>
          </w:tcPr>
          <w:p w14:paraId="097230D0" w14:textId="77777777" w:rsidR="00936766" w:rsidRDefault="00397B73">
            <w:pPr>
              <w:pStyle w:val="Compact"/>
              <w:jc w:val="right"/>
              <w:rPr>
                <w:sz w:val="20"/>
                <w:szCs w:val="20"/>
              </w:rPr>
            </w:pPr>
            <w:r>
              <w:rPr>
                <w:sz w:val="20"/>
                <w:szCs w:val="20"/>
              </w:rPr>
              <w:t>0.12</w:t>
            </w:r>
          </w:p>
        </w:tc>
        <w:tc>
          <w:tcPr>
            <w:tcW w:w="1153" w:type="dxa"/>
          </w:tcPr>
          <w:p w14:paraId="7CC751A8" w14:textId="77777777" w:rsidR="00936766" w:rsidRDefault="00397B73">
            <w:pPr>
              <w:pStyle w:val="Compact"/>
              <w:jc w:val="right"/>
              <w:rPr>
                <w:sz w:val="20"/>
                <w:szCs w:val="20"/>
              </w:rPr>
            </w:pPr>
            <w:r>
              <w:rPr>
                <w:sz w:val="20"/>
                <w:szCs w:val="20"/>
              </w:rPr>
              <w:t>0.11</w:t>
            </w:r>
          </w:p>
        </w:tc>
        <w:tc>
          <w:tcPr>
            <w:tcW w:w="924" w:type="dxa"/>
          </w:tcPr>
          <w:p w14:paraId="05949FC8" w14:textId="77777777" w:rsidR="00936766" w:rsidRDefault="00397B73">
            <w:pPr>
              <w:pStyle w:val="Compact"/>
              <w:jc w:val="right"/>
              <w:rPr>
                <w:sz w:val="20"/>
                <w:szCs w:val="20"/>
              </w:rPr>
            </w:pPr>
            <w:r>
              <w:rPr>
                <w:sz w:val="20"/>
                <w:szCs w:val="20"/>
              </w:rPr>
              <w:t>-0.13</w:t>
            </w:r>
          </w:p>
        </w:tc>
        <w:tc>
          <w:tcPr>
            <w:tcW w:w="924" w:type="dxa"/>
          </w:tcPr>
          <w:p w14:paraId="31C277FA" w14:textId="77777777" w:rsidR="00936766" w:rsidRDefault="00397B73">
            <w:pPr>
              <w:pStyle w:val="Compact"/>
              <w:jc w:val="right"/>
              <w:rPr>
                <w:sz w:val="20"/>
                <w:szCs w:val="20"/>
              </w:rPr>
            </w:pPr>
            <w:r>
              <w:rPr>
                <w:sz w:val="20"/>
                <w:szCs w:val="20"/>
              </w:rPr>
              <w:t>0.34</w:t>
            </w:r>
          </w:p>
        </w:tc>
        <w:tc>
          <w:tcPr>
            <w:tcW w:w="1188" w:type="dxa"/>
          </w:tcPr>
          <w:p w14:paraId="0C816DC4" w14:textId="77777777" w:rsidR="00936766" w:rsidRDefault="00397B73">
            <w:pPr>
              <w:pStyle w:val="Compact"/>
              <w:rPr>
                <w:sz w:val="20"/>
                <w:szCs w:val="20"/>
              </w:rPr>
            </w:pPr>
            <w:r>
              <w:rPr>
                <w:sz w:val="20"/>
                <w:szCs w:val="20"/>
              </w:rPr>
              <w:t>0.363</w:t>
            </w:r>
          </w:p>
        </w:tc>
        <w:tc>
          <w:tcPr>
            <w:tcW w:w="1000" w:type="dxa"/>
          </w:tcPr>
          <w:p w14:paraId="5C5CB7AA" w14:textId="77777777" w:rsidR="00936766" w:rsidRDefault="00397B73">
            <w:pPr>
              <w:pStyle w:val="Compact"/>
              <w:jc w:val="right"/>
              <w:rPr>
                <w:sz w:val="20"/>
                <w:szCs w:val="20"/>
              </w:rPr>
            </w:pPr>
            <w:r>
              <w:rPr>
                <w:sz w:val="20"/>
                <w:szCs w:val="20"/>
              </w:rPr>
              <w:t>1526</w:t>
            </w:r>
          </w:p>
        </w:tc>
        <w:tc>
          <w:tcPr>
            <w:tcW w:w="924" w:type="dxa"/>
          </w:tcPr>
          <w:p w14:paraId="6BFEEF30" w14:textId="77777777" w:rsidR="00936766" w:rsidRDefault="00397B73">
            <w:pPr>
              <w:pStyle w:val="Compact"/>
              <w:jc w:val="right"/>
              <w:rPr>
                <w:sz w:val="20"/>
                <w:szCs w:val="20"/>
              </w:rPr>
            </w:pPr>
            <w:r>
              <w:rPr>
                <w:sz w:val="20"/>
                <w:szCs w:val="20"/>
              </w:rPr>
              <w:t>1.000</w:t>
            </w:r>
          </w:p>
        </w:tc>
      </w:tr>
      <w:tr w:rsidR="00936766" w14:paraId="4D70181A" w14:textId="77777777">
        <w:tc>
          <w:tcPr>
            <w:tcW w:w="2315" w:type="dxa"/>
          </w:tcPr>
          <w:p w14:paraId="4238A684" w14:textId="77777777" w:rsidR="00936766" w:rsidRDefault="00936766">
            <w:pPr>
              <w:rPr>
                <w:sz w:val="20"/>
                <w:szCs w:val="20"/>
              </w:rPr>
            </w:pPr>
          </w:p>
        </w:tc>
        <w:tc>
          <w:tcPr>
            <w:tcW w:w="2398" w:type="dxa"/>
          </w:tcPr>
          <w:p w14:paraId="1258F4AA" w14:textId="77777777" w:rsidR="00936766" w:rsidRDefault="00397B73">
            <w:pPr>
              <w:pStyle w:val="Compact"/>
              <w:rPr>
                <w:sz w:val="20"/>
                <w:szCs w:val="20"/>
              </w:rPr>
            </w:pPr>
            <w:r>
              <w:rPr>
                <w:sz w:val="20"/>
                <w:szCs w:val="20"/>
              </w:rPr>
              <w:t>Flower density</w:t>
            </w:r>
          </w:p>
        </w:tc>
        <w:tc>
          <w:tcPr>
            <w:tcW w:w="924" w:type="dxa"/>
          </w:tcPr>
          <w:p w14:paraId="79AEE802" w14:textId="77777777" w:rsidR="00936766" w:rsidRDefault="00397B73">
            <w:pPr>
              <w:pStyle w:val="Compact"/>
              <w:jc w:val="right"/>
              <w:rPr>
                <w:sz w:val="20"/>
                <w:szCs w:val="20"/>
              </w:rPr>
            </w:pPr>
            <w:r>
              <w:rPr>
                <w:sz w:val="20"/>
                <w:szCs w:val="20"/>
              </w:rPr>
              <w:t>-0.03</w:t>
            </w:r>
          </w:p>
        </w:tc>
        <w:tc>
          <w:tcPr>
            <w:tcW w:w="771" w:type="dxa"/>
          </w:tcPr>
          <w:p w14:paraId="46079527" w14:textId="77777777" w:rsidR="00936766" w:rsidRDefault="00397B73">
            <w:pPr>
              <w:pStyle w:val="Compact"/>
              <w:jc w:val="right"/>
              <w:rPr>
                <w:sz w:val="20"/>
                <w:szCs w:val="20"/>
              </w:rPr>
            </w:pPr>
            <w:r>
              <w:rPr>
                <w:sz w:val="20"/>
                <w:szCs w:val="20"/>
              </w:rPr>
              <w:t>0.01</w:t>
            </w:r>
          </w:p>
        </w:tc>
        <w:tc>
          <w:tcPr>
            <w:tcW w:w="1153" w:type="dxa"/>
          </w:tcPr>
          <w:p w14:paraId="2BF1DFE5" w14:textId="77777777" w:rsidR="00936766" w:rsidRDefault="00397B73">
            <w:pPr>
              <w:pStyle w:val="Compact"/>
              <w:jc w:val="right"/>
              <w:rPr>
                <w:sz w:val="20"/>
                <w:szCs w:val="20"/>
              </w:rPr>
            </w:pPr>
            <w:r>
              <w:rPr>
                <w:sz w:val="20"/>
                <w:szCs w:val="20"/>
              </w:rPr>
              <w:t>-0.03</w:t>
            </w:r>
          </w:p>
        </w:tc>
        <w:tc>
          <w:tcPr>
            <w:tcW w:w="924" w:type="dxa"/>
          </w:tcPr>
          <w:p w14:paraId="79272F27" w14:textId="77777777" w:rsidR="00936766" w:rsidRDefault="00397B73">
            <w:pPr>
              <w:pStyle w:val="Compact"/>
              <w:jc w:val="right"/>
              <w:rPr>
                <w:sz w:val="20"/>
                <w:szCs w:val="20"/>
              </w:rPr>
            </w:pPr>
            <w:r>
              <w:rPr>
                <w:sz w:val="20"/>
                <w:szCs w:val="20"/>
              </w:rPr>
              <w:t>-0.04</w:t>
            </w:r>
          </w:p>
        </w:tc>
        <w:tc>
          <w:tcPr>
            <w:tcW w:w="924" w:type="dxa"/>
          </w:tcPr>
          <w:p w14:paraId="6F48D8A3" w14:textId="77777777" w:rsidR="00936766" w:rsidRDefault="00397B73">
            <w:pPr>
              <w:pStyle w:val="Compact"/>
              <w:jc w:val="right"/>
              <w:rPr>
                <w:sz w:val="20"/>
                <w:szCs w:val="20"/>
              </w:rPr>
            </w:pPr>
            <w:r>
              <w:rPr>
                <w:sz w:val="20"/>
                <w:szCs w:val="20"/>
              </w:rPr>
              <w:t>-0.02</w:t>
            </w:r>
          </w:p>
        </w:tc>
        <w:tc>
          <w:tcPr>
            <w:tcW w:w="1188" w:type="dxa"/>
          </w:tcPr>
          <w:p w14:paraId="58ABCD97" w14:textId="77777777" w:rsidR="00936766" w:rsidRDefault="00397B73">
            <w:pPr>
              <w:pStyle w:val="Compact"/>
              <w:rPr>
                <w:sz w:val="20"/>
                <w:szCs w:val="20"/>
              </w:rPr>
            </w:pPr>
            <w:r>
              <w:rPr>
                <w:sz w:val="20"/>
                <w:szCs w:val="20"/>
              </w:rPr>
              <w:t>0.0001</w:t>
            </w:r>
          </w:p>
        </w:tc>
        <w:tc>
          <w:tcPr>
            <w:tcW w:w="1000" w:type="dxa"/>
          </w:tcPr>
          <w:p w14:paraId="51FAF4BE" w14:textId="77777777" w:rsidR="00936766" w:rsidRDefault="00397B73">
            <w:pPr>
              <w:pStyle w:val="Compact"/>
              <w:jc w:val="right"/>
              <w:rPr>
                <w:sz w:val="20"/>
                <w:szCs w:val="20"/>
              </w:rPr>
            </w:pPr>
            <w:r>
              <w:rPr>
                <w:sz w:val="20"/>
                <w:szCs w:val="20"/>
              </w:rPr>
              <w:t>2213</w:t>
            </w:r>
          </w:p>
        </w:tc>
        <w:tc>
          <w:tcPr>
            <w:tcW w:w="924" w:type="dxa"/>
          </w:tcPr>
          <w:p w14:paraId="238C0387" w14:textId="77777777" w:rsidR="00936766" w:rsidRDefault="00397B73">
            <w:pPr>
              <w:pStyle w:val="Compact"/>
              <w:jc w:val="right"/>
              <w:rPr>
                <w:sz w:val="20"/>
                <w:szCs w:val="20"/>
              </w:rPr>
            </w:pPr>
            <w:r>
              <w:rPr>
                <w:sz w:val="20"/>
                <w:szCs w:val="20"/>
              </w:rPr>
              <w:t>1.003</w:t>
            </w:r>
          </w:p>
        </w:tc>
      </w:tr>
      <w:tr w:rsidR="00936766" w14:paraId="527BCCA0" w14:textId="77777777">
        <w:tc>
          <w:tcPr>
            <w:tcW w:w="2315" w:type="dxa"/>
          </w:tcPr>
          <w:p w14:paraId="605970EA" w14:textId="77777777" w:rsidR="00936766" w:rsidRDefault="00936766">
            <w:pPr>
              <w:rPr>
                <w:sz w:val="20"/>
                <w:szCs w:val="20"/>
              </w:rPr>
            </w:pPr>
          </w:p>
        </w:tc>
        <w:tc>
          <w:tcPr>
            <w:tcW w:w="2398" w:type="dxa"/>
          </w:tcPr>
          <w:p w14:paraId="624DA82F" w14:textId="77777777" w:rsidR="00936766" w:rsidRDefault="00397B73">
            <w:pPr>
              <w:pStyle w:val="Compact"/>
              <w:rPr>
                <w:sz w:val="20"/>
                <w:szCs w:val="20"/>
              </w:rPr>
            </w:pPr>
            <w:r>
              <w:rPr>
                <w:sz w:val="20"/>
                <w:szCs w:val="20"/>
              </w:rPr>
              <w:t>Sigma</w:t>
            </w:r>
          </w:p>
        </w:tc>
        <w:tc>
          <w:tcPr>
            <w:tcW w:w="924" w:type="dxa"/>
          </w:tcPr>
          <w:p w14:paraId="5839F17C" w14:textId="77777777" w:rsidR="00936766" w:rsidRDefault="00397B73">
            <w:pPr>
              <w:pStyle w:val="Compact"/>
              <w:jc w:val="right"/>
              <w:rPr>
                <w:sz w:val="20"/>
                <w:szCs w:val="20"/>
              </w:rPr>
            </w:pPr>
            <w:r>
              <w:rPr>
                <w:sz w:val="20"/>
                <w:szCs w:val="20"/>
              </w:rPr>
              <w:t>0.52</w:t>
            </w:r>
          </w:p>
        </w:tc>
        <w:tc>
          <w:tcPr>
            <w:tcW w:w="771" w:type="dxa"/>
          </w:tcPr>
          <w:p w14:paraId="41F1F6CA" w14:textId="77777777" w:rsidR="00936766" w:rsidRDefault="00397B73">
            <w:pPr>
              <w:pStyle w:val="Compact"/>
              <w:jc w:val="right"/>
              <w:rPr>
                <w:sz w:val="20"/>
                <w:szCs w:val="20"/>
              </w:rPr>
            </w:pPr>
            <w:r>
              <w:rPr>
                <w:sz w:val="20"/>
                <w:szCs w:val="20"/>
              </w:rPr>
              <w:t>0.03</w:t>
            </w:r>
          </w:p>
        </w:tc>
        <w:tc>
          <w:tcPr>
            <w:tcW w:w="1153" w:type="dxa"/>
          </w:tcPr>
          <w:p w14:paraId="7A958DED" w14:textId="77777777" w:rsidR="00936766" w:rsidRDefault="00397B73">
            <w:pPr>
              <w:pStyle w:val="Compact"/>
              <w:jc w:val="right"/>
              <w:rPr>
                <w:sz w:val="20"/>
                <w:szCs w:val="20"/>
              </w:rPr>
            </w:pPr>
            <w:r>
              <w:rPr>
                <w:sz w:val="20"/>
                <w:szCs w:val="20"/>
              </w:rPr>
              <w:t>0.52</w:t>
            </w:r>
          </w:p>
        </w:tc>
        <w:tc>
          <w:tcPr>
            <w:tcW w:w="924" w:type="dxa"/>
          </w:tcPr>
          <w:p w14:paraId="5672C88A" w14:textId="77777777" w:rsidR="00936766" w:rsidRDefault="00397B73">
            <w:pPr>
              <w:pStyle w:val="Compact"/>
              <w:jc w:val="right"/>
              <w:rPr>
                <w:sz w:val="20"/>
                <w:szCs w:val="20"/>
              </w:rPr>
            </w:pPr>
            <w:r>
              <w:rPr>
                <w:sz w:val="20"/>
                <w:szCs w:val="20"/>
              </w:rPr>
              <w:t>0.46</w:t>
            </w:r>
          </w:p>
        </w:tc>
        <w:tc>
          <w:tcPr>
            <w:tcW w:w="924" w:type="dxa"/>
          </w:tcPr>
          <w:p w14:paraId="0C843153" w14:textId="77777777" w:rsidR="00936766" w:rsidRDefault="00397B73">
            <w:pPr>
              <w:pStyle w:val="Compact"/>
              <w:jc w:val="right"/>
              <w:rPr>
                <w:sz w:val="20"/>
                <w:szCs w:val="20"/>
              </w:rPr>
            </w:pPr>
            <w:r>
              <w:rPr>
                <w:sz w:val="20"/>
                <w:szCs w:val="20"/>
              </w:rPr>
              <w:t>0.59</w:t>
            </w:r>
          </w:p>
        </w:tc>
        <w:tc>
          <w:tcPr>
            <w:tcW w:w="1188" w:type="dxa"/>
          </w:tcPr>
          <w:p w14:paraId="4664F2CD" w14:textId="77777777" w:rsidR="00936766" w:rsidRDefault="00397B73">
            <w:pPr>
              <w:pStyle w:val="Compact"/>
              <w:rPr>
                <w:sz w:val="20"/>
                <w:szCs w:val="20"/>
              </w:rPr>
            </w:pPr>
            <w:r>
              <w:rPr>
                <w:sz w:val="20"/>
                <w:szCs w:val="20"/>
              </w:rPr>
              <w:t>-</w:t>
            </w:r>
          </w:p>
        </w:tc>
        <w:tc>
          <w:tcPr>
            <w:tcW w:w="1000" w:type="dxa"/>
          </w:tcPr>
          <w:p w14:paraId="29C37E69" w14:textId="77777777" w:rsidR="00936766" w:rsidRDefault="00397B73">
            <w:pPr>
              <w:pStyle w:val="Compact"/>
              <w:jc w:val="right"/>
              <w:rPr>
                <w:sz w:val="20"/>
                <w:szCs w:val="20"/>
              </w:rPr>
            </w:pPr>
            <w:r>
              <w:rPr>
                <w:sz w:val="20"/>
                <w:szCs w:val="20"/>
              </w:rPr>
              <w:t>2100</w:t>
            </w:r>
          </w:p>
        </w:tc>
        <w:tc>
          <w:tcPr>
            <w:tcW w:w="924" w:type="dxa"/>
          </w:tcPr>
          <w:p w14:paraId="4BD5571D" w14:textId="77777777" w:rsidR="00936766" w:rsidRDefault="00397B73">
            <w:pPr>
              <w:pStyle w:val="Compact"/>
              <w:jc w:val="right"/>
              <w:rPr>
                <w:sz w:val="20"/>
                <w:szCs w:val="20"/>
              </w:rPr>
            </w:pPr>
            <w:r>
              <w:rPr>
                <w:sz w:val="20"/>
                <w:szCs w:val="20"/>
              </w:rPr>
              <w:t>1.000</w:t>
            </w:r>
          </w:p>
        </w:tc>
      </w:tr>
      <w:tr w:rsidR="00936766" w14:paraId="3FC9AEA2" w14:textId="77777777">
        <w:tc>
          <w:tcPr>
            <w:tcW w:w="2315" w:type="dxa"/>
          </w:tcPr>
          <w:p w14:paraId="7265EED6" w14:textId="77777777" w:rsidR="00936766" w:rsidRDefault="00936766">
            <w:pPr>
              <w:rPr>
                <w:sz w:val="20"/>
                <w:szCs w:val="20"/>
              </w:rPr>
            </w:pPr>
          </w:p>
        </w:tc>
        <w:tc>
          <w:tcPr>
            <w:tcW w:w="2398" w:type="dxa"/>
          </w:tcPr>
          <w:p w14:paraId="4B888A58" w14:textId="77777777" w:rsidR="00936766" w:rsidRDefault="00397B73">
            <w:pPr>
              <w:pStyle w:val="Compact"/>
              <w:rPr>
                <w:sz w:val="20"/>
                <w:szCs w:val="20"/>
              </w:rPr>
            </w:pPr>
            <w:r>
              <w:rPr>
                <w:sz w:val="20"/>
                <w:szCs w:val="20"/>
              </w:rPr>
              <w:t>Sigma (field)</w:t>
            </w:r>
          </w:p>
        </w:tc>
        <w:tc>
          <w:tcPr>
            <w:tcW w:w="924" w:type="dxa"/>
          </w:tcPr>
          <w:p w14:paraId="50301C86" w14:textId="77777777" w:rsidR="00936766" w:rsidRDefault="00397B73">
            <w:pPr>
              <w:pStyle w:val="Compact"/>
              <w:jc w:val="right"/>
              <w:rPr>
                <w:sz w:val="20"/>
                <w:szCs w:val="20"/>
              </w:rPr>
            </w:pPr>
            <w:r>
              <w:rPr>
                <w:sz w:val="20"/>
                <w:szCs w:val="20"/>
              </w:rPr>
              <w:t>0.47</w:t>
            </w:r>
          </w:p>
        </w:tc>
        <w:tc>
          <w:tcPr>
            <w:tcW w:w="771" w:type="dxa"/>
          </w:tcPr>
          <w:p w14:paraId="60C31040" w14:textId="77777777" w:rsidR="00936766" w:rsidRDefault="00397B73">
            <w:pPr>
              <w:pStyle w:val="Compact"/>
              <w:jc w:val="right"/>
              <w:rPr>
                <w:sz w:val="20"/>
                <w:szCs w:val="20"/>
              </w:rPr>
            </w:pPr>
            <w:r>
              <w:rPr>
                <w:sz w:val="20"/>
                <w:szCs w:val="20"/>
              </w:rPr>
              <w:t>0.05</w:t>
            </w:r>
          </w:p>
        </w:tc>
        <w:tc>
          <w:tcPr>
            <w:tcW w:w="1153" w:type="dxa"/>
          </w:tcPr>
          <w:p w14:paraId="365363B5" w14:textId="77777777" w:rsidR="00936766" w:rsidRDefault="00397B73">
            <w:pPr>
              <w:pStyle w:val="Compact"/>
              <w:jc w:val="right"/>
              <w:rPr>
                <w:sz w:val="20"/>
                <w:szCs w:val="20"/>
              </w:rPr>
            </w:pPr>
            <w:r>
              <w:rPr>
                <w:sz w:val="20"/>
                <w:szCs w:val="20"/>
              </w:rPr>
              <w:t>0.47</w:t>
            </w:r>
          </w:p>
        </w:tc>
        <w:tc>
          <w:tcPr>
            <w:tcW w:w="924" w:type="dxa"/>
          </w:tcPr>
          <w:p w14:paraId="3824E548" w14:textId="77777777" w:rsidR="00936766" w:rsidRDefault="00397B73">
            <w:pPr>
              <w:pStyle w:val="Compact"/>
              <w:jc w:val="right"/>
              <w:rPr>
                <w:sz w:val="20"/>
                <w:szCs w:val="20"/>
              </w:rPr>
            </w:pPr>
            <w:r>
              <w:rPr>
                <w:sz w:val="20"/>
                <w:szCs w:val="20"/>
              </w:rPr>
              <w:t>0.37</w:t>
            </w:r>
          </w:p>
        </w:tc>
        <w:tc>
          <w:tcPr>
            <w:tcW w:w="924" w:type="dxa"/>
          </w:tcPr>
          <w:p w14:paraId="7A7CBC6A" w14:textId="77777777" w:rsidR="00936766" w:rsidRDefault="00397B73">
            <w:pPr>
              <w:pStyle w:val="Compact"/>
              <w:jc w:val="right"/>
              <w:rPr>
                <w:sz w:val="20"/>
                <w:szCs w:val="20"/>
              </w:rPr>
            </w:pPr>
            <w:r>
              <w:rPr>
                <w:sz w:val="20"/>
                <w:szCs w:val="20"/>
              </w:rPr>
              <w:t>0.58</w:t>
            </w:r>
          </w:p>
        </w:tc>
        <w:tc>
          <w:tcPr>
            <w:tcW w:w="1188" w:type="dxa"/>
          </w:tcPr>
          <w:p w14:paraId="1E5536BB" w14:textId="77777777" w:rsidR="00936766" w:rsidRDefault="00397B73">
            <w:pPr>
              <w:pStyle w:val="Compact"/>
              <w:rPr>
                <w:sz w:val="20"/>
                <w:szCs w:val="20"/>
              </w:rPr>
            </w:pPr>
            <w:r>
              <w:rPr>
                <w:sz w:val="20"/>
                <w:szCs w:val="20"/>
              </w:rPr>
              <w:t>-</w:t>
            </w:r>
          </w:p>
        </w:tc>
        <w:tc>
          <w:tcPr>
            <w:tcW w:w="1000" w:type="dxa"/>
          </w:tcPr>
          <w:p w14:paraId="4621601A" w14:textId="77777777" w:rsidR="00936766" w:rsidRDefault="00397B73">
            <w:pPr>
              <w:pStyle w:val="Compact"/>
              <w:jc w:val="right"/>
              <w:rPr>
                <w:sz w:val="20"/>
                <w:szCs w:val="20"/>
              </w:rPr>
            </w:pPr>
            <w:r>
              <w:rPr>
                <w:sz w:val="20"/>
                <w:szCs w:val="20"/>
              </w:rPr>
              <w:t>2828</w:t>
            </w:r>
          </w:p>
        </w:tc>
        <w:tc>
          <w:tcPr>
            <w:tcW w:w="924" w:type="dxa"/>
          </w:tcPr>
          <w:p w14:paraId="097099D1" w14:textId="77777777" w:rsidR="00936766" w:rsidRDefault="00397B73">
            <w:pPr>
              <w:pStyle w:val="Compact"/>
              <w:jc w:val="right"/>
              <w:rPr>
                <w:sz w:val="20"/>
                <w:szCs w:val="20"/>
              </w:rPr>
            </w:pPr>
            <w:r>
              <w:rPr>
                <w:sz w:val="20"/>
                <w:szCs w:val="20"/>
              </w:rPr>
              <w:t>0.999</w:t>
            </w:r>
          </w:p>
        </w:tc>
      </w:tr>
      <w:tr w:rsidR="00936766" w14:paraId="725E5423" w14:textId="77777777">
        <w:tc>
          <w:tcPr>
            <w:tcW w:w="2315" w:type="dxa"/>
          </w:tcPr>
          <w:p w14:paraId="373D502C" w14:textId="77777777" w:rsidR="00936766" w:rsidRDefault="00936766">
            <w:pPr>
              <w:rPr>
                <w:sz w:val="20"/>
                <w:szCs w:val="20"/>
              </w:rPr>
            </w:pPr>
          </w:p>
        </w:tc>
        <w:tc>
          <w:tcPr>
            <w:tcW w:w="2398" w:type="dxa"/>
          </w:tcPr>
          <w:p w14:paraId="46398139" w14:textId="77777777" w:rsidR="00936766" w:rsidRDefault="00397B73">
            <w:pPr>
              <w:pStyle w:val="Compact"/>
              <w:rPr>
                <w:sz w:val="20"/>
                <w:szCs w:val="20"/>
              </w:rPr>
            </w:pPr>
            <w:r>
              <w:rPr>
                <w:sz w:val="20"/>
                <w:szCs w:val="20"/>
              </w:rPr>
              <w:t>Lambda</w:t>
            </w:r>
          </w:p>
        </w:tc>
        <w:tc>
          <w:tcPr>
            <w:tcW w:w="924" w:type="dxa"/>
          </w:tcPr>
          <w:p w14:paraId="271F4E5C" w14:textId="77777777" w:rsidR="00936766" w:rsidRDefault="00397B73">
            <w:pPr>
              <w:pStyle w:val="Compact"/>
              <w:jc w:val="right"/>
              <w:rPr>
                <w:sz w:val="20"/>
                <w:szCs w:val="20"/>
              </w:rPr>
            </w:pPr>
            <w:r>
              <w:rPr>
                <w:sz w:val="20"/>
                <w:szCs w:val="20"/>
              </w:rPr>
              <w:t>2.71</w:t>
            </w:r>
          </w:p>
        </w:tc>
        <w:tc>
          <w:tcPr>
            <w:tcW w:w="771" w:type="dxa"/>
          </w:tcPr>
          <w:p w14:paraId="770DF36A" w14:textId="77777777" w:rsidR="00936766" w:rsidRDefault="00397B73">
            <w:pPr>
              <w:pStyle w:val="Compact"/>
              <w:jc w:val="right"/>
              <w:rPr>
                <w:sz w:val="20"/>
                <w:szCs w:val="20"/>
              </w:rPr>
            </w:pPr>
            <w:r>
              <w:rPr>
                <w:sz w:val="20"/>
                <w:szCs w:val="20"/>
              </w:rPr>
              <w:t>0.48</w:t>
            </w:r>
          </w:p>
        </w:tc>
        <w:tc>
          <w:tcPr>
            <w:tcW w:w="1153" w:type="dxa"/>
          </w:tcPr>
          <w:p w14:paraId="6D401B19" w14:textId="77777777" w:rsidR="00936766" w:rsidRDefault="00397B73">
            <w:pPr>
              <w:pStyle w:val="Compact"/>
              <w:jc w:val="right"/>
              <w:rPr>
                <w:sz w:val="20"/>
                <w:szCs w:val="20"/>
              </w:rPr>
            </w:pPr>
            <w:r>
              <w:rPr>
                <w:sz w:val="20"/>
                <w:szCs w:val="20"/>
              </w:rPr>
              <w:t>2.63</w:t>
            </w:r>
          </w:p>
        </w:tc>
        <w:tc>
          <w:tcPr>
            <w:tcW w:w="924" w:type="dxa"/>
          </w:tcPr>
          <w:p w14:paraId="4F5C7602" w14:textId="77777777" w:rsidR="00936766" w:rsidRDefault="00397B73">
            <w:pPr>
              <w:pStyle w:val="Compact"/>
              <w:jc w:val="right"/>
              <w:rPr>
                <w:sz w:val="20"/>
                <w:szCs w:val="20"/>
              </w:rPr>
            </w:pPr>
            <w:r>
              <w:rPr>
                <w:sz w:val="20"/>
                <w:szCs w:val="20"/>
              </w:rPr>
              <w:t>2.08</w:t>
            </w:r>
          </w:p>
        </w:tc>
        <w:tc>
          <w:tcPr>
            <w:tcW w:w="924" w:type="dxa"/>
          </w:tcPr>
          <w:p w14:paraId="2928022B" w14:textId="77777777" w:rsidR="00936766" w:rsidRDefault="00397B73">
            <w:pPr>
              <w:pStyle w:val="Compact"/>
              <w:jc w:val="right"/>
              <w:rPr>
                <w:sz w:val="20"/>
                <w:szCs w:val="20"/>
              </w:rPr>
            </w:pPr>
            <w:r>
              <w:rPr>
                <w:sz w:val="20"/>
                <w:szCs w:val="20"/>
              </w:rPr>
              <w:t>3.86</w:t>
            </w:r>
          </w:p>
        </w:tc>
        <w:tc>
          <w:tcPr>
            <w:tcW w:w="1188" w:type="dxa"/>
          </w:tcPr>
          <w:p w14:paraId="7EE8047C" w14:textId="77777777" w:rsidR="00936766" w:rsidRDefault="00397B73">
            <w:pPr>
              <w:pStyle w:val="Compact"/>
              <w:rPr>
                <w:sz w:val="20"/>
                <w:szCs w:val="20"/>
              </w:rPr>
            </w:pPr>
            <w:r>
              <w:rPr>
                <w:sz w:val="20"/>
                <w:szCs w:val="20"/>
              </w:rPr>
              <w:t>-</w:t>
            </w:r>
          </w:p>
        </w:tc>
        <w:tc>
          <w:tcPr>
            <w:tcW w:w="1000" w:type="dxa"/>
          </w:tcPr>
          <w:p w14:paraId="2600F339" w14:textId="77777777" w:rsidR="00936766" w:rsidRDefault="00397B73">
            <w:pPr>
              <w:pStyle w:val="Compact"/>
              <w:jc w:val="right"/>
              <w:rPr>
                <w:sz w:val="20"/>
                <w:szCs w:val="20"/>
              </w:rPr>
            </w:pPr>
            <w:r>
              <w:rPr>
                <w:sz w:val="20"/>
                <w:szCs w:val="20"/>
              </w:rPr>
              <w:t>1792</w:t>
            </w:r>
          </w:p>
        </w:tc>
        <w:tc>
          <w:tcPr>
            <w:tcW w:w="924" w:type="dxa"/>
          </w:tcPr>
          <w:p w14:paraId="0D7F9406" w14:textId="77777777" w:rsidR="00936766" w:rsidRDefault="00397B73">
            <w:pPr>
              <w:pStyle w:val="Compact"/>
              <w:jc w:val="right"/>
              <w:rPr>
                <w:sz w:val="20"/>
                <w:szCs w:val="20"/>
              </w:rPr>
            </w:pPr>
            <w:r>
              <w:rPr>
                <w:sz w:val="20"/>
                <w:szCs w:val="20"/>
              </w:rPr>
              <w:t>1.001</w:t>
            </w:r>
          </w:p>
        </w:tc>
      </w:tr>
    </w:tbl>
    <w:p w14:paraId="27CEB821" w14:textId="77777777" w:rsidR="00936766" w:rsidRDefault="00397B73">
      <w:pPr>
        <w:pStyle w:val="Heading2"/>
      </w:pPr>
      <w:bookmarkStart w:id="71" w:name="seed-canola-models"/>
      <w:r>
        <w:t>Seed canola models</w:t>
      </w:r>
      <w:bookmarkEnd w:id="71"/>
    </w:p>
    <w:p w14:paraId="407A95BE" w14:textId="77777777" w:rsidR="00936766" w:rsidRDefault="00397B73">
      <w:pPr>
        <w:pStyle w:val="FirstParagraph"/>
      </w:pPr>
      <w:r>
        <w:t xml:space="preserve">Formulas for seed canola model using </w:t>
      </w:r>
      <w:r>
        <w:rPr>
          <w:rStyle w:val="VerbatimChar"/>
        </w:rPr>
        <w:t>lmer</w:t>
      </w:r>
      <w:r>
        <w:t xml:space="preserve">-style R formulas. Terms on right side of </w:t>
      </w:r>
      <m:oMath>
        <m:r>
          <w:rPr>
            <w:rFonts w:ascii="Cambria Math" w:hAnsi="Cambria Math"/>
          </w:rPr>
          <m:t>∼</m:t>
        </m:r>
      </m:oMath>
      <w:r>
        <w:t xml:space="preserve"> indicate fixed effects, while terms in brackets indicate random effects (heirarchical intercepts). </w:t>
      </w:r>
      <w:r>
        <w:rPr>
          <w:i/>
        </w:rPr>
        <w:t>distribution</w:t>
      </w:r>
      <w:r>
        <w:t xml:space="preserve"> indicates the type of probability distribution function used to model each variable.</w:t>
      </w:r>
    </w:p>
    <w:p w14:paraId="39CF6600" w14:textId="77777777" w:rsidR="00936766" w:rsidRDefault="00397B73">
      <w:pPr>
        <w:pStyle w:val="BodyText"/>
        <w:jc w:val="center"/>
      </w:pPr>
      <m:oMathPara>
        <m:oMathParaPr>
          <m:jc m:val="center"/>
        </m:oMathParaPr>
        <m:oMath>
          <m:m>
            <m:mPr>
              <m:mcs>
                <m:mc>
                  <m:mcPr>
                    <m:count m:val="2"/>
                    <m:mcJc m:val="center"/>
                  </m:mcPr>
                </m:mc>
              </m:mcs>
              <m:ctrlPr>
                <w:rPr>
                  <w:rFonts w:ascii="Cambria Math" w:hAnsi="Cambria Math"/>
                </w:rPr>
              </m:ctrlPr>
            </m:mPr>
            <m:mr>
              <m:e>
                <m:r>
                  <m:rPr>
                    <m:lit/>
                    <m:nor/>
                  </m:rPr>
                  <w:rPr>
                    <w:rFonts w:ascii="Cambria Math" w:hAnsi="Cambria Math"/>
                  </w:rPr>
                  <m:t>Plant Density</m:t>
                </m:r>
                <m:r>
                  <w:rPr>
                    <w:rFonts w:ascii="Cambria Math" w:hAnsi="Cambria Math"/>
                  </w:rPr>
                  <m:t>∼</m:t>
                </m:r>
              </m:e>
              <m:e>
                <m:r>
                  <m:rPr>
                    <m:lit/>
                    <m:nor/>
                  </m:rPr>
                  <w:rPr>
                    <w:rFonts w:ascii="Cambria Math" w:hAnsi="Cambria Math"/>
                  </w:rPr>
                  <m:t>HB Distance</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r>
                  <m:rPr>
                    <m:lit/>
                    <m:nor/>
                  </m:rPr>
                  <w:rPr>
                    <w:rFonts w:ascii="Cambria Math" w:hAnsi="Cambria Math"/>
                  </w:rPr>
                  <m:t>distribution = log-normal</m:t>
                </m:r>
              </m:e>
            </m:mr>
            <m:mr>
              <m:e>
                <m:r>
                  <m:rPr>
                    <m:lit/>
                    <m:nor/>
                  </m:rPr>
                  <w:rPr>
                    <w:rFonts w:ascii="Cambria Math" w:hAnsi="Cambria Math"/>
                  </w:rPr>
                  <m:t>Plant Size</m:t>
                </m:r>
                <m:r>
                  <w:rPr>
                    <w:rFonts w:ascii="Cambria Math" w:hAnsi="Cambria Math"/>
                  </w:rPr>
                  <m:t>∼</m:t>
                </m:r>
              </m:e>
              <m:e>
                <m:r>
                  <m:rPr>
                    <m:lit/>
                    <m:nor/>
                  </m:rPr>
                  <w:rPr>
                    <w:rFonts w:ascii="Cambria Math" w:hAnsi="Cambria Math"/>
                  </w:rPr>
                  <m:t>HB Distance</m:t>
                </m:r>
                <m:r>
                  <w:rPr>
                    <w:rFonts w:ascii="Cambria Math" w:hAnsi="Cambria Math"/>
                  </w:rPr>
                  <m:t>+</m:t>
                </m:r>
                <m:r>
                  <m:rPr>
                    <m:lit/>
                    <m:nor/>
                  </m:rPr>
                  <w:rPr>
                    <w:rFonts w:ascii="Cambria Math" w:hAnsi="Cambria Math"/>
                  </w:rPr>
                  <m:t>Plant Density</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r>
                  <m:rPr>
                    <m:lit/>
                    <m:nor/>
                  </m:rPr>
                  <w:rPr>
                    <w:rFonts w:ascii="Cambria Math" w:hAnsi="Cambria Math"/>
                  </w:rPr>
                  <m:t>distribution = log-t</m:t>
                </m:r>
              </m:e>
            </m:mr>
            <m:mr>
              <m:e>
                <m:r>
                  <m:rPr>
                    <m:lit/>
                    <m:nor/>
                  </m:rPr>
                  <w:rPr>
                    <w:rFonts w:ascii="Cambria Math" w:hAnsi="Cambria Math"/>
                  </w:rPr>
                  <m:t>Flower Density</m:t>
                </m:r>
                <m:r>
                  <w:rPr>
                    <w:rFonts w:ascii="Cambria Math" w:hAnsi="Cambria Math"/>
                  </w:rPr>
                  <m:t>∼</m:t>
                </m:r>
              </m:e>
              <m:e>
                <m:r>
                  <m:rPr>
                    <m:lit/>
                    <m:nor/>
                  </m:rPr>
                  <w:rPr>
                    <w:rFonts w:ascii="Cambria Math" w:hAnsi="Cambria Math"/>
                  </w:rPr>
                  <m:t>HB Distance</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r>
                  <m:rPr>
                    <m:lit/>
                    <m:nor/>
                  </m:rPr>
                  <w:rPr>
                    <w:rFonts w:ascii="Cambria Math" w:hAnsi="Cambria Math"/>
                  </w:rPr>
                  <m:t>distribution = square root-t</m:t>
                </m:r>
              </m:e>
            </m:mr>
            <m:mr>
              <m:e>
                <m:r>
                  <m:rPr>
                    <m:lit/>
                    <m:nor/>
                  </m:rPr>
                  <w:rPr>
                    <w:rFonts w:ascii="Cambria Math" w:hAnsi="Cambria Math"/>
                  </w:rPr>
                  <m:t>LCB Visits</m:t>
                </m:r>
                <m:r>
                  <w:rPr>
                    <w:rFonts w:ascii="Cambria Math" w:hAnsi="Cambria Math"/>
                  </w:rPr>
                  <m:t>∼</m:t>
                </m:r>
              </m:e>
              <m:e>
                <m:r>
                  <m:rPr>
                    <m:lit/>
                    <m:nor/>
                  </m:rPr>
                  <w:rPr>
                    <w:rFonts w:ascii="Cambria Math" w:hAnsi="Cambria Math"/>
                  </w:rPr>
                  <m:t>offset</m:t>
                </m:r>
                <m:d>
                  <m:dPr>
                    <m:ctrlPr>
                      <w:rPr>
                        <w:rFonts w:ascii="Cambria Math" w:hAnsi="Cambria Math"/>
                      </w:rPr>
                    </m:ctrlPr>
                  </m:dPr>
                  <m:e>
                    <m:r>
                      <w:rPr>
                        <w:rFonts w:ascii="Cambria Math" w:hAnsi="Cambria Math"/>
                      </w:rPr>
                      <m:t>log</m:t>
                    </m:r>
                    <m:d>
                      <m:dPr>
                        <m:ctrlPr>
                          <w:rPr>
                            <w:rFonts w:ascii="Cambria Math" w:hAnsi="Cambria Math"/>
                          </w:rPr>
                        </m:ctrlPr>
                      </m:dPr>
                      <m:e>
                        <m:r>
                          <m:rPr>
                            <m:lit/>
                            <m:nor/>
                          </m:rPr>
                          <w:rPr>
                            <w:rFonts w:ascii="Cambria Math" w:hAnsi="Cambria Math"/>
                          </w:rPr>
                          <m:t>Time</m:t>
                        </m:r>
                      </m:e>
                    </m:d>
                  </m:e>
                </m:d>
                <m:r>
                  <w:rPr>
                    <w:rFonts w:ascii="Cambria Math" w:hAnsi="Cambria Math"/>
                  </w:rPr>
                  <m:t>+</m:t>
                </m:r>
                <m:r>
                  <m:rPr>
                    <m:lit/>
                    <m:nor/>
                  </m:rPr>
                  <w:rPr>
                    <w:rFonts w:ascii="Cambria Math" w:hAnsi="Cambria Math"/>
                  </w:rPr>
                  <m:t>HB Distance</m:t>
                </m:r>
                <m:r>
                  <w:rPr>
                    <w:rFonts w:ascii="Cambria Math" w:hAnsi="Cambria Math"/>
                  </w:rPr>
                  <m:t>+</m:t>
                </m:r>
                <m:r>
                  <m:rPr>
                    <m:lit/>
                    <m:nor/>
                  </m:rPr>
                  <w:rPr>
                    <w:rFonts w:ascii="Cambria Math" w:hAnsi="Cambria Math"/>
                  </w:rPr>
                  <m:t>LCB Distance</m:t>
                </m:r>
                <m:r>
                  <w:rPr>
                    <w:rFonts w:ascii="Cambria Math" w:hAnsi="Cambria Math"/>
                  </w:rPr>
                  <m:t>+</m:t>
                </m:r>
                <m:r>
                  <m:rPr>
                    <m:lit/>
                    <m:nor/>
                  </m:rPr>
                  <w:rPr>
                    <w:rFonts w:ascii="Cambria Math" w:hAnsi="Cambria Math"/>
                  </w:rPr>
                  <m:t>Bay Centre</m:t>
                </m:r>
                <m:r>
                  <w:rPr>
                    <w:rFonts w:ascii="Cambria Math" w:hAnsi="Cambria Math"/>
                  </w:rPr>
                  <m:t>+</m:t>
                </m:r>
                <m:r>
                  <m:rPr>
                    <m:lit/>
                    <m:nor/>
                  </m:rPr>
                  <w:rPr>
                    <w:rFonts w:ascii="Cambria Math" w:hAnsi="Cambria Math"/>
                  </w:rPr>
                  <m:t>Flower Density</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r>
                  <m:rPr>
                    <m:lit/>
                    <m:nor/>
                  </m:rPr>
                  <w:rPr>
                    <w:rFonts w:ascii="Cambria Math" w:hAnsi="Cambria Math"/>
                  </w:rPr>
                  <m:t>family = ZI negative binomial</m:t>
                </m:r>
              </m:e>
            </m:mr>
            <m:mr>
              <m:e>
                <m:r>
                  <m:rPr>
                    <m:lit/>
                    <m:nor/>
                  </m:rPr>
                  <w:rPr>
                    <w:rFonts w:ascii="Cambria Math" w:hAnsi="Cambria Math"/>
                  </w:rPr>
                  <m:t>HB Visits</m:t>
                </m:r>
                <m:r>
                  <w:rPr>
                    <w:rFonts w:ascii="Cambria Math" w:hAnsi="Cambria Math"/>
                  </w:rPr>
                  <m:t>∼</m:t>
                </m:r>
              </m:e>
              <m:e>
                <m:r>
                  <m:rPr>
                    <m:lit/>
                    <m:nor/>
                  </m:rPr>
                  <w:rPr>
                    <w:rFonts w:ascii="Cambria Math" w:hAnsi="Cambria Math"/>
                  </w:rPr>
                  <m:t>offset</m:t>
                </m:r>
                <m:d>
                  <m:dPr>
                    <m:ctrlPr>
                      <w:rPr>
                        <w:rFonts w:ascii="Cambria Math" w:hAnsi="Cambria Math"/>
                      </w:rPr>
                    </m:ctrlPr>
                  </m:dPr>
                  <m:e>
                    <m:r>
                      <w:rPr>
                        <w:rFonts w:ascii="Cambria Math" w:hAnsi="Cambria Math"/>
                      </w:rPr>
                      <m:t>log</m:t>
                    </m:r>
                    <m:d>
                      <m:dPr>
                        <m:ctrlPr>
                          <w:rPr>
                            <w:rFonts w:ascii="Cambria Math" w:hAnsi="Cambria Math"/>
                          </w:rPr>
                        </m:ctrlPr>
                      </m:dPr>
                      <m:e>
                        <m:r>
                          <m:rPr>
                            <m:lit/>
                            <m:nor/>
                          </m:rPr>
                          <w:rPr>
                            <w:rFonts w:ascii="Cambria Math" w:hAnsi="Cambria Math"/>
                          </w:rPr>
                          <m:t>Time</m:t>
                        </m:r>
                      </m:e>
                    </m:d>
                  </m:e>
                </m:d>
                <m:r>
                  <w:rPr>
                    <w:rFonts w:ascii="Cambria Math" w:hAnsi="Cambria Math"/>
                  </w:rPr>
                  <m:t>+</m:t>
                </m:r>
                <m:r>
                  <m:rPr>
                    <m:lit/>
                    <m:nor/>
                  </m:rPr>
                  <w:rPr>
                    <w:rFonts w:ascii="Cambria Math" w:hAnsi="Cambria Math"/>
                  </w:rPr>
                  <m:t>HB Distance</m:t>
                </m:r>
                <m:r>
                  <w:rPr>
                    <w:rFonts w:ascii="Cambria Math" w:hAnsi="Cambria Math"/>
                  </w:rPr>
                  <m:t>+</m:t>
                </m:r>
                <m:r>
                  <m:rPr>
                    <m:lit/>
                    <m:nor/>
                  </m:rPr>
                  <w:rPr>
                    <w:rFonts w:ascii="Cambria Math" w:hAnsi="Cambria Math"/>
                  </w:rPr>
                  <m:t>LCB Distance</m:t>
                </m:r>
                <m:r>
                  <w:rPr>
                    <w:rFonts w:ascii="Cambria Math" w:hAnsi="Cambria Math"/>
                  </w:rPr>
                  <m:t>+</m:t>
                </m:r>
                <m:r>
                  <m:rPr>
                    <m:lit/>
                    <m:nor/>
                  </m:rPr>
                  <w:rPr>
                    <w:rFonts w:ascii="Cambria Math" w:hAnsi="Cambria Math"/>
                  </w:rPr>
                  <m:t>Bay Centre</m:t>
                </m:r>
                <m:r>
                  <w:rPr>
                    <w:rFonts w:ascii="Cambria Math" w:hAnsi="Cambria Math"/>
                  </w:rPr>
                  <m:t>+</m:t>
                </m:r>
                <m:r>
                  <m:rPr>
                    <m:lit/>
                    <m:nor/>
                  </m:rPr>
                  <w:rPr>
                    <w:rFonts w:ascii="Cambria Math" w:hAnsi="Cambria Math"/>
                  </w:rPr>
                  <m:t>Flower Density</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r>
                  <m:rPr>
                    <m:lit/>
                    <m:nor/>
                  </m:rPr>
                  <w:rPr>
                    <w:rFonts w:ascii="Cambria Math" w:hAnsi="Cambria Math"/>
                  </w:rPr>
                  <m:t>family = ZI negative binomial</m:t>
                </m:r>
              </m:e>
            </m:mr>
            <m:mr>
              <m:e>
                <m:r>
                  <m:rPr>
                    <m:lit/>
                    <m:nor/>
                  </m:rPr>
                  <w:rPr>
                    <w:rFonts w:ascii="Cambria Math" w:hAnsi="Cambria Math"/>
                  </w:rPr>
                  <m:t>Pollen per Stigma</m:t>
                </m:r>
                <m:r>
                  <w:rPr>
                    <w:rFonts w:ascii="Cambria Math" w:hAnsi="Cambria Math"/>
                  </w:rPr>
                  <m:t>∼</m:t>
                </m:r>
              </m:e>
              <m:e>
                <m:r>
                  <m:rPr>
                    <m:lit/>
                    <m:nor/>
                  </m:rPr>
                  <w:rPr>
                    <w:rFonts w:ascii="Cambria Math" w:hAnsi="Cambria Math"/>
                  </w:rPr>
                  <m:t>HB Visits</m:t>
                </m:r>
                <m:r>
                  <w:rPr>
                    <w:rFonts w:ascii="Cambria Math" w:hAnsi="Cambria Math"/>
                  </w:rPr>
                  <m:t>+</m:t>
                </m:r>
                <m:r>
                  <m:rPr>
                    <m:lit/>
                    <m:nor/>
                  </m:rPr>
                  <w:rPr>
                    <w:rFonts w:ascii="Cambria Math" w:hAnsi="Cambria Math"/>
                  </w:rPr>
                  <m:t>LCB Visits</m:t>
                </m:r>
                <m:r>
                  <w:rPr>
                    <w:rFonts w:ascii="Cambria Math" w:hAnsi="Cambria Math"/>
                  </w:rPr>
                  <m:t>+</m:t>
                </m:r>
                <m:r>
                  <m:rPr>
                    <m:lit/>
                    <m:nor/>
                  </m:rPr>
                  <w:rPr>
                    <w:rFonts w:ascii="Cambria Math" w:hAnsi="Cambria Math"/>
                  </w:rPr>
                  <m:t>Bay Centre</m:t>
                </m:r>
                <m:r>
                  <w:rPr>
                    <w:rFonts w:ascii="Cambria Math" w:hAnsi="Cambria Math"/>
                  </w:rPr>
                  <m:t>+</m:t>
                </m:r>
                <m:r>
                  <m:rPr>
                    <m:lit/>
                    <m:nor/>
                  </m:rPr>
                  <w:rPr>
                    <w:rFonts w:ascii="Cambria Math" w:hAnsi="Cambria Math"/>
                  </w:rPr>
                  <m:t>HB Distance</m:t>
                </m:r>
                <m:r>
                  <w:rPr>
                    <w:rFonts w:ascii="Cambria Math" w:hAnsi="Cambria Math"/>
                  </w:rPr>
                  <m:t>+</m:t>
                </m:r>
                <m:r>
                  <m:rPr>
                    <m:lit/>
                    <m:nor/>
                  </m:rPr>
                  <w:rPr>
                    <w:rFonts w:ascii="Cambria Math" w:hAnsi="Cambria Math"/>
                  </w:rPr>
                  <m:t>LCB Distance</m:t>
                </m:r>
                <m:r>
                  <w:rPr>
                    <w:rFonts w:ascii="Cambria Math" w:hAnsi="Cambria Math"/>
                  </w:rPr>
                  <m:t>+</m:t>
                </m:r>
                <m:r>
                  <m:rPr>
                    <m:lit/>
                    <m:nor/>
                  </m:rPr>
                  <w:rPr>
                    <w:rFonts w:ascii="Cambria Math" w:hAnsi="Cambria Math"/>
                  </w:rPr>
                  <m:t>Flower Density</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Plot</m:t>
                    </m:r>
                  </m:e>
                </m:d>
                <m:r>
                  <w:rPr>
                    <w:rFonts w:ascii="Cambria Math" w:hAnsi="Cambria Math"/>
                  </w:rPr>
                  <m:t>,</m:t>
                </m:r>
                <m:r>
                  <m:rPr>
                    <m:lit/>
                    <m:nor/>
                  </m:rPr>
                  <w:rPr>
                    <w:rFonts w:ascii="Cambria Math" w:hAnsi="Cambria Math"/>
                  </w:rPr>
                  <m:t>family = negative binomial</m:t>
                </m:r>
              </m:e>
            </m:mr>
            <m:mr>
              <m:e>
                <m:r>
                  <m:rPr>
                    <m:lit/>
                    <m:nor/>
                  </m:rPr>
                  <w:rPr>
                    <w:rFonts w:ascii="Cambria Math" w:hAnsi="Cambria Math"/>
                  </w:rPr>
                  <m:t>Flowers per Plant</m:t>
                </m:r>
                <m:r>
                  <w:rPr>
                    <w:rFonts w:ascii="Cambria Math" w:hAnsi="Cambria Math"/>
                  </w:rPr>
                  <m:t>∼</m:t>
                </m:r>
              </m:e>
              <m:e>
                <m:r>
                  <m:rPr>
                    <m:lit/>
                    <m:nor/>
                  </m:rPr>
                  <w:rPr>
                    <w:rFonts w:ascii="Cambria Math" w:hAnsi="Cambria Math"/>
                  </w:rPr>
                  <m:t>Plant Size</m:t>
                </m:r>
                <m:r>
                  <w:rPr>
                    <w:rFonts w:ascii="Cambria Math" w:hAnsi="Cambria Math"/>
                  </w:rPr>
                  <m:t>+</m:t>
                </m:r>
                <m:r>
                  <m:rPr>
                    <m:lit/>
                    <m:nor/>
                  </m:rPr>
                  <w:rPr>
                    <w:rFonts w:ascii="Cambria Math" w:hAnsi="Cambria Math"/>
                  </w:rPr>
                  <m:t>Bay Centre</m:t>
                </m:r>
                <m:r>
                  <w:rPr>
                    <w:rFonts w:ascii="Cambria Math" w:hAnsi="Cambria Math"/>
                  </w:rPr>
                  <m:t>+</m:t>
                </m:r>
                <m:r>
                  <m:rPr>
                    <m:lit/>
                    <m:nor/>
                  </m:rPr>
                  <w:rPr>
                    <w:rFonts w:ascii="Cambria Math" w:hAnsi="Cambria Math"/>
                  </w:rPr>
                  <m:t>%Pod Set</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e>
            </m:mr>
            <m:mr>
              <m:e/>
              <m:e/>
            </m:mr>
          </m:m>
          <m:r>
            <m:rPr>
              <m:lit/>
              <m:nor/>
            </m:rPr>
            <w:rPr>
              <w:rFonts w:ascii="Cambria Math" w:hAnsi="Cambria Math"/>
            </w:rPr>
            <m:t>Pollen</m:t>
          </m:r>
          <m:r>
            <w:rPr>
              <w:rFonts w:ascii="Cambria Math" w:hAnsi="Cambria Math"/>
            </w:rPr>
            <m:t>+</m:t>
          </m:r>
          <m:r>
            <m:rPr>
              <m:lit/>
              <m:nor/>
            </m:rPr>
            <w:rPr>
              <w:rFonts w:ascii="Cambria Math" w:hAnsi="Cambria Math"/>
            </w:rPr>
            <m:t>Plant Size</m:t>
          </m:r>
          <m:r>
            <w:rPr>
              <w:rFonts w:ascii="Cambria Math" w:hAnsi="Cambria Math"/>
            </w:rPr>
            <m:t>+</m:t>
          </m:r>
          <m:r>
            <m:rPr>
              <m:lit/>
              <m:nor/>
            </m:rPr>
            <w:rPr>
              <w:rFonts w:ascii="Cambria Math" w:hAnsi="Cambria Math"/>
            </w:rPr>
            <m:t>Bay Centre</m:t>
          </m:r>
          <m:r>
            <w:rPr>
              <w:rFonts w:ascii="Cambria Math" w:hAnsi="Cambria Math"/>
            </w:rPr>
            <m:t>+</m:t>
          </m:r>
          <m:r>
            <m:rPr>
              <m:lit/>
              <m:nor/>
            </m:rPr>
            <w:rPr>
              <w:rFonts w:ascii="Cambria Math" w:hAnsi="Cambria Math"/>
            </w:rPr>
            <m:t>HB Distance</m:t>
          </m:r>
          <m:r>
            <w:rPr>
              <w:rFonts w:ascii="Cambria Math" w:hAnsi="Cambria Math"/>
            </w:rPr>
            <m:t>+</m:t>
          </m:r>
          <m:r>
            <m:rPr>
              <m:lit/>
              <m:nor/>
            </m:rPr>
            <w:rPr>
              <w:rFonts w:ascii="Cambria Math" w:hAnsi="Cambria Math"/>
            </w:rPr>
            <m:t>LCB Distance</m:t>
          </m:r>
          <m:r>
            <w:rPr>
              <w:rFonts w:ascii="Cambria Math" w:hAnsi="Cambria Math"/>
            </w:rPr>
            <m:t>+</m:t>
          </m:r>
          <m:r>
            <m:rPr>
              <m:lit/>
              <m:nor/>
            </m:rPr>
            <w:rPr>
              <w:rFonts w:ascii="Cambria Math" w:hAnsi="Cambria Math"/>
            </w:rPr>
            <m:t>Flower Density</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Plot</m:t>
              </m:r>
            </m:e>
          </m:d>
          <m:r>
            <w:rPr>
              <w:rFonts w:ascii="Cambria Math" w:hAnsi="Cambria Math"/>
            </w:rPr>
            <m:t>,</m:t>
          </m:r>
          <m:r>
            <m:rPr>
              <m:lit/>
              <m:nor/>
            </m:rPr>
            <w:rPr>
              <w:rFonts w:ascii="Cambria Math" w:hAnsi="Cambria Math"/>
            </w:rPr>
            <m:t>family = beta-binomialSeeds per Pod</m:t>
          </m:r>
          <m:r>
            <w:rPr>
              <w:rFonts w:ascii="Cambria Math" w:hAnsi="Cambria Math"/>
            </w:rPr>
            <m:t>∼</m:t>
          </m:r>
          <m:r>
            <m:rPr>
              <m:lit/>
              <m:nor/>
            </m:rPr>
            <w:rPr>
              <w:rFonts w:ascii="Cambria Math" w:hAnsi="Cambria Math"/>
            </w:rPr>
            <m:t>Pollen</m:t>
          </m:r>
          <m:r>
            <w:rPr>
              <w:rFonts w:ascii="Cambria Math" w:hAnsi="Cambria Math"/>
            </w:rPr>
            <m:t>+</m:t>
          </m:r>
          <m:r>
            <m:rPr>
              <m:lit/>
              <m:nor/>
            </m:rPr>
            <w:rPr>
              <w:rFonts w:ascii="Cambria Math" w:hAnsi="Cambria Math"/>
            </w:rPr>
            <m:t>Plant Size</m:t>
          </m:r>
          <m:r>
            <w:rPr>
              <w:rFonts w:ascii="Cambria Math" w:hAnsi="Cambria Math"/>
            </w:rPr>
            <m:t>+</m:t>
          </m:r>
          <m:r>
            <m:rPr>
              <m:lit/>
              <m:nor/>
            </m:rPr>
            <w:rPr>
              <w:rFonts w:ascii="Cambria Math" w:hAnsi="Cambria Math"/>
            </w:rPr>
            <m:t>Bay Centre</m:t>
          </m:r>
          <m:r>
            <w:rPr>
              <w:rFonts w:ascii="Cambria Math" w:hAnsi="Cambria Math"/>
            </w:rPr>
            <m:t>+</m:t>
          </m:r>
          <m:r>
            <m:rPr>
              <m:lit/>
              <m:nor/>
            </m:rPr>
            <w:rPr>
              <w:rFonts w:ascii="Cambria Math" w:hAnsi="Cambria Math"/>
            </w:rPr>
            <m:t>HB Distance</m:t>
          </m:r>
          <m:r>
            <w:rPr>
              <w:rFonts w:ascii="Cambria Math" w:hAnsi="Cambria Math"/>
            </w:rPr>
            <m:t>+</m:t>
          </m:r>
          <m:r>
            <m:rPr>
              <m:lit/>
              <m:nor/>
            </m:rPr>
            <w:rPr>
              <w:rFonts w:ascii="Cambria Math" w:hAnsi="Cambria Math"/>
            </w:rPr>
            <m:t>Flower Density</m:t>
          </m:r>
          <m:r>
            <w:rPr>
              <w:rFonts w:ascii="Cambria Math" w:hAnsi="Cambria Math"/>
            </w:rPr>
            <m:t>+</m:t>
          </m:r>
          <m:r>
            <m:rPr>
              <m:lit/>
              <m:nor/>
            </m:rPr>
            <w:rPr>
              <w:rFonts w:ascii="Cambria Math" w:hAnsi="Cambria Math"/>
            </w:rPr>
            <m:t>%Pod Set</m:t>
          </m:r>
          <m:r>
            <w:rPr>
              <w:rFonts w:ascii="Cambria Math" w:hAnsi="Cambria Math"/>
            </w:rPr>
            <m:t>+</m:t>
          </m:r>
          <m:r>
            <m:rPr>
              <m:lit/>
              <m:nor/>
            </m:rPr>
            <w:rPr>
              <w:rFonts w:ascii="Cambria Math" w:hAnsi="Cambria Math"/>
            </w:rPr>
            <m:t>Flowers per plant</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r>
            <m:rPr>
              <m:lit/>
              <m:nor/>
            </m:rPr>
            <w:rPr>
              <w:rFonts w:ascii="Cambria Math" w:hAnsi="Cambria Math"/>
            </w:rPr>
            <m:t>family = negative binomialWeight per Seed</m:t>
          </m:r>
          <m:r>
            <w:rPr>
              <w:rFonts w:ascii="Cambria Math" w:hAnsi="Cambria Math"/>
            </w:rPr>
            <m:t>∼</m:t>
          </m:r>
          <m:r>
            <m:rPr>
              <m:lit/>
              <m:nor/>
            </m:rPr>
            <w:rPr>
              <w:rFonts w:ascii="Cambria Math" w:hAnsi="Cambria Math"/>
            </w:rPr>
            <m:t>Pollen</m:t>
          </m:r>
          <m:r>
            <w:rPr>
              <w:rFonts w:ascii="Cambria Math" w:hAnsi="Cambria Math"/>
            </w:rPr>
            <m:t>+</m:t>
          </m:r>
          <m:r>
            <m:rPr>
              <m:lit/>
              <m:nor/>
            </m:rPr>
            <w:rPr>
              <w:rFonts w:ascii="Cambria Math" w:hAnsi="Cambria Math"/>
            </w:rPr>
            <m:t>Seeds per Pod</m:t>
          </m:r>
          <m:r>
            <w:rPr>
              <w:rFonts w:ascii="Cambria Math" w:hAnsi="Cambria Math"/>
            </w:rPr>
            <m:t>+</m:t>
          </m:r>
          <m:r>
            <m:rPr>
              <m:lit/>
              <m:nor/>
            </m:rPr>
            <w:rPr>
              <w:rFonts w:ascii="Cambria Math" w:hAnsi="Cambria Math"/>
            </w:rPr>
            <m:t>Plant Size</m:t>
          </m:r>
          <m:r>
            <w:rPr>
              <w:rFonts w:ascii="Cambria Math" w:hAnsi="Cambria Math"/>
            </w:rPr>
            <m:t>+</m:t>
          </m:r>
          <m:r>
            <m:rPr>
              <m:lit/>
              <m:nor/>
            </m:rPr>
            <w:rPr>
              <w:rFonts w:ascii="Cambria Math" w:hAnsi="Cambria Math"/>
            </w:rPr>
            <m:t>LCB Distance</m:t>
          </m:r>
          <m:r>
            <w:rPr>
              <w:rFonts w:ascii="Cambria Math" w:hAnsi="Cambria Math"/>
            </w:rPr>
            <m:t>+</m:t>
          </m:r>
          <m:r>
            <m:rPr>
              <m:lit/>
              <m:nor/>
            </m:rPr>
            <w:rPr>
              <w:rFonts w:ascii="Cambria Math" w:hAnsi="Cambria Math"/>
            </w:rPr>
            <m:t>Plant Density</m:t>
          </m:r>
          <m:r>
            <w:rPr>
              <w:rFonts w:ascii="Cambria Math" w:hAnsi="Cambria Math"/>
            </w:rPr>
            <m:t>+</m:t>
          </m:r>
          <m:d>
            <m:dPr>
              <m:ctrlPr>
                <w:rPr>
                  <w:rFonts w:ascii="Cambria Math" w:hAnsi="Cambria Math"/>
                </w:rPr>
              </m:ctrlPr>
            </m:dPr>
            <m:e>
              <m:r>
                <w:rPr>
                  <w:rFonts w:ascii="Cambria Math" w:hAnsi="Cambria Math"/>
                </w:rPr>
                <m:t>1∨</m:t>
              </m:r>
              <m:r>
                <m:rPr>
                  <m:lit/>
                  <m:nor/>
                </m:rPr>
                <w:rPr>
                  <w:rFonts w:ascii="Cambria Math" w:hAnsi="Cambria Math"/>
                </w:rPr>
                <m:t>Field</m:t>
              </m:r>
            </m:e>
          </m:d>
          <m:r>
            <w:rPr>
              <w:rFonts w:ascii="Cambria Math" w:hAnsi="Cambria Math"/>
            </w:rPr>
            <m:t>,</m:t>
          </m:r>
          <m:r>
            <m:rPr>
              <m:lit/>
              <m:nor/>
            </m:rPr>
            <w:rPr>
              <w:rFonts w:ascii="Cambria Math" w:hAnsi="Cambria Math"/>
            </w:rPr>
            <m:t>family = exponential-normal</m:t>
          </m:r>
        </m:oMath>
      </m:oMathPara>
    </w:p>
    <w:p w14:paraId="6488EEE1" w14:textId="77777777" w:rsidR="00936766" w:rsidRDefault="00397B73">
      <w:pPr>
        <w:pStyle w:val="TableCaption"/>
      </w:pPr>
      <w:r>
        <w:t>Summary of parameters for seed canola models</w:t>
      </w:r>
    </w:p>
    <w:tbl>
      <w:tblPr>
        <w:tblW w:w="12238" w:type="dxa"/>
        <w:tblInd w:w="-108" w:type="dxa"/>
        <w:tblLayout w:type="fixed"/>
        <w:tblLook w:val="04A0" w:firstRow="1" w:lastRow="0" w:firstColumn="1" w:lastColumn="0" w:noHBand="0" w:noVBand="1"/>
      </w:tblPr>
      <w:tblGrid>
        <w:gridCol w:w="2142"/>
        <w:gridCol w:w="2398"/>
        <w:gridCol w:w="924"/>
        <w:gridCol w:w="771"/>
        <w:gridCol w:w="1153"/>
        <w:gridCol w:w="924"/>
        <w:gridCol w:w="924"/>
        <w:gridCol w:w="1188"/>
        <w:gridCol w:w="890"/>
        <w:gridCol w:w="924"/>
      </w:tblGrid>
      <w:tr w:rsidR="00936766" w14:paraId="4B148B77" w14:textId="77777777">
        <w:tc>
          <w:tcPr>
            <w:tcW w:w="2142" w:type="dxa"/>
            <w:tcBorders>
              <w:bottom w:val="single" w:sz="6" w:space="0" w:color="000000"/>
            </w:tcBorders>
            <w:vAlign w:val="bottom"/>
          </w:tcPr>
          <w:p w14:paraId="7441289E" w14:textId="77777777" w:rsidR="00936766" w:rsidRDefault="00397B73">
            <w:pPr>
              <w:pStyle w:val="Compact"/>
            </w:pPr>
            <w:r>
              <w:t>Model</w:t>
            </w:r>
          </w:p>
        </w:tc>
        <w:tc>
          <w:tcPr>
            <w:tcW w:w="2398" w:type="dxa"/>
            <w:tcBorders>
              <w:bottom w:val="single" w:sz="6" w:space="0" w:color="000000"/>
            </w:tcBorders>
            <w:vAlign w:val="bottom"/>
          </w:tcPr>
          <w:p w14:paraId="02C03169" w14:textId="77777777" w:rsidR="00936766" w:rsidRDefault="00397B73">
            <w:pPr>
              <w:pStyle w:val="Compact"/>
            </w:pPr>
            <w:r>
              <w:t>Parameter</w:t>
            </w:r>
          </w:p>
        </w:tc>
        <w:tc>
          <w:tcPr>
            <w:tcW w:w="924" w:type="dxa"/>
            <w:tcBorders>
              <w:bottom w:val="single" w:sz="6" w:space="0" w:color="000000"/>
            </w:tcBorders>
            <w:vAlign w:val="bottom"/>
          </w:tcPr>
          <w:p w14:paraId="22342DF0" w14:textId="77777777" w:rsidR="00936766" w:rsidRDefault="00397B73">
            <w:pPr>
              <w:pStyle w:val="Compact"/>
              <w:jc w:val="right"/>
            </w:pPr>
            <w:r>
              <w:t>Mean</w:t>
            </w:r>
          </w:p>
        </w:tc>
        <w:tc>
          <w:tcPr>
            <w:tcW w:w="771" w:type="dxa"/>
            <w:tcBorders>
              <w:bottom w:val="single" w:sz="6" w:space="0" w:color="000000"/>
            </w:tcBorders>
            <w:vAlign w:val="bottom"/>
          </w:tcPr>
          <w:p w14:paraId="46D30AC9" w14:textId="77777777" w:rsidR="00936766" w:rsidRDefault="00397B73">
            <w:pPr>
              <w:pStyle w:val="Compact"/>
              <w:jc w:val="right"/>
            </w:pPr>
            <w:r>
              <w:t>SD</w:t>
            </w:r>
          </w:p>
        </w:tc>
        <w:tc>
          <w:tcPr>
            <w:tcW w:w="1153" w:type="dxa"/>
            <w:tcBorders>
              <w:bottom w:val="single" w:sz="6" w:space="0" w:color="000000"/>
            </w:tcBorders>
            <w:vAlign w:val="bottom"/>
          </w:tcPr>
          <w:p w14:paraId="29518D26" w14:textId="77777777" w:rsidR="00936766" w:rsidRDefault="00397B73">
            <w:pPr>
              <w:pStyle w:val="Compact"/>
              <w:jc w:val="right"/>
            </w:pPr>
            <w:r>
              <w:t>Median</w:t>
            </w:r>
          </w:p>
        </w:tc>
        <w:tc>
          <w:tcPr>
            <w:tcW w:w="924" w:type="dxa"/>
            <w:tcBorders>
              <w:bottom w:val="single" w:sz="6" w:space="0" w:color="000000"/>
            </w:tcBorders>
            <w:vAlign w:val="bottom"/>
          </w:tcPr>
          <w:p w14:paraId="38A0B343" w14:textId="77777777" w:rsidR="00936766" w:rsidRDefault="00397B73">
            <w:pPr>
              <w:pStyle w:val="Compact"/>
              <w:jc w:val="right"/>
            </w:pPr>
            <w:r>
              <w:t>Min</w:t>
            </w:r>
          </w:p>
        </w:tc>
        <w:tc>
          <w:tcPr>
            <w:tcW w:w="924" w:type="dxa"/>
            <w:tcBorders>
              <w:bottom w:val="single" w:sz="6" w:space="0" w:color="000000"/>
            </w:tcBorders>
            <w:vAlign w:val="bottom"/>
          </w:tcPr>
          <w:p w14:paraId="0809DD9F" w14:textId="77777777" w:rsidR="00936766" w:rsidRDefault="00397B73">
            <w:pPr>
              <w:pStyle w:val="Compact"/>
              <w:jc w:val="right"/>
            </w:pPr>
            <w:r>
              <w:t>Max</w:t>
            </w:r>
          </w:p>
        </w:tc>
        <w:tc>
          <w:tcPr>
            <w:tcW w:w="1188" w:type="dxa"/>
            <w:tcBorders>
              <w:bottom w:val="single" w:sz="6" w:space="0" w:color="000000"/>
            </w:tcBorders>
            <w:vAlign w:val="bottom"/>
          </w:tcPr>
          <w:p w14:paraId="7D87CCCA" w14:textId="77777777" w:rsidR="00936766" w:rsidRDefault="00397B73">
            <w:pPr>
              <w:pStyle w:val="Compact"/>
            </w:pPr>
            <w:r>
              <w:t>P-value</w:t>
            </w:r>
          </w:p>
        </w:tc>
        <w:tc>
          <w:tcPr>
            <w:tcW w:w="890" w:type="dxa"/>
            <w:tcBorders>
              <w:bottom w:val="single" w:sz="6" w:space="0" w:color="000000"/>
            </w:tcBorders>
            <w:vAlign w:val="bottom"/>
          </w:tcPr>
          <w:p w14:paraId="5DC84BC8" w14:textId="77777777" w:rsidR="00936766" w:rsidRDefault="00397B73">
            <w:pPr>
              <w:pStyle w:val="Compact"/>
              <w:jc w:val="right"/>
            </w:pPr>
            <w:r>
              <w:t>N</w:t>
            </w:r>
            <m:oMath>
              <m:sSub>
                <m:sSubPr>
                  <m:ctrlPr>
                    <w:rPr>
                      <w:rFonts w:ascii="Cambria Math" w:hAnsi="Cambria Math"/>
                    </w:rPr>
                  </m:ctrlPr>
                </m:sSubPr>
                <m:e/>
                <m:sub>
                  <m:r>
                    <w:rPr>
                      <w:rFonts w:ascii="Cambria Math" w:hAnsi="Cambria Math"/>
                    </w:rPr>
                    <m:t>eff</m:t>
                  </m:r>
                </m:sub>
              </m:sSub>
            </m:oMath>
          </w:p>
        </w:tc>
        <w:tc>
          <w:tcPr>
            <w:tcW w:w="924" w:type="dxa"/>
            <w:tcBorders>
              <w:bottom w:val="single" w:sz="6" w:space="0" w:color="000000"/>
            </w:tcBorders>
            <w:vAlign w:val="bottom"/>
          </w:tcPr>
          <w:p w14:paraId="68100ECC" w14:textId="77777777" w:rsidR="00936766" w:rsidRDefault="00397B73">
            <w:pPr>
              <w:pStyle w:val="Compact"/>
              <w:jc w:val="right"/>
            </w:pPr>
            <m:oMathPara>
              <m:oMathParaPr>
                <m:jc m:val="right"/>
              </m:oMathParaPr>
              <m:oMath>
                <m:acc>
                  <m:accPr>
                    <m:chr m:val="^"/>
                    <m:ctrlPr>
                      <w:rPr>
                        <w:rFonts w:ascii="Cambria Math" w:hAnsi="Cambria Math"/>
                      </w:rPr>
                    </m:ctrlPr>
                  </m:accPr>
                  <m:e>
                    <m:r>
                      <w:rPr>
                        <w:rFonts w:ascii="Cambria Math" w:hAnsi="Cambria Math"/>
                      </w:rPr>
                      <m:t>R</m:t>
                    </m:r>
                  </m:e>
                </m:acc>
              </m:oMath>
            </m:oMathPara>
          </w:p>
        </w:tc>
      </w:tr>
      <w:tr w:rsidR="00936766" w14:paraId="14684EFC" w14:textId="77777777">
        <w:tc>
          <w:tcPr>
            <w:tcW w:w="2142" w:type="dxa"/>
          </w:tcPr>
          <w:p w14:paraId="6E372886" w14:textId="77777777" w:rsidR="00936766" w:rsidRDefault="00936766"/>
        </w:tc>
        <w:tc>
          <w:tcPr>
            <w:tcW w:w="2398" w:type="dxa"/>
          </w:tcPr>
          <w:p w14:paraId="551A83C8" w14:textId="77777777" w:rsidR="00936766" w:rsidRDefault="00936766"/>
        </w:tc>
        <w:tc>
          <w:tcPr>
            <w:tcW w:w="924" w:type="dxa"/>
          </w:tcPr>
          <w:p w14:paraId="753E6718" w14:textId="77777777" w:rsidR="00936766" w:rsidRDefault="00936766"/>
        </w:tc>
        <w:tc>
          <w:tcPr>
            <w:tcW w:w="771" w:type="dxa"/>
          </w:tcPr>
          <w:p w14:paraId="760602F2" w14:textId="77777777" w:rsidR="00936766" w:rsidRDefault="00936766"/>
        </w:tc>
        <w:tc>
          <w:tcPr>
            <w:tcW w:w="1153" w:type="dxa"/>
          </w:tcPr>
          <w:p w14:paraId="5FABE83C" w14:textId="77777777" w:rsidR="00936766" w:rsidRDefault="00936766"/>
        </w:tc>
        <w:tc>
          <w:tcPr>
            <w:tcW w:w="924" w:type="dxa"/>
          </w:tcPr>
          <w:p w14:paraId="60F93C68" w14:textId="77777777" w:rsidR="00936766" w:rsidRDefault="00936766"/>
        </w:tc>
        <w:tc>
          <w:tcPr>
            <w:tcW w:w="924" w:type="dxa"/>
          </w:tcPr>
          <w:p w14:paraId="548F503A" w14:textId="77777777" w:rsidR="00936766" w:rsidRDefault="00936766"/>
        </w:tc>
        <w:tc>
          <w:tcPr>
            <w:tcW w:w="1188" w:type="dxa"/>
          </w:tcPr>
          <w:p w14:paraId="190590DF" w14:textId="77777777" w:rsidR="00936766" w:rsidRDefault="00936766"/>
        </w:tc>
        <w:tc>
          <w:tcPr>
            <w:tcW w:w="890" w:type="dxa"/>
          </w:tcPr>
          <w:p w14:paraId="05937FA6" w14:textId="77777777" w:rsidR="00936766" w:rsidRDefault="00936766"/>
        </w:tc>
        <w:tc>
          <w:tcPr>
            <w:tcW w:w="924" w:type="dxa"/>
          </w:tcPr>
          <w:p w14:paraId="0694C578" w14:textId="77777777" w:rsidR="00936766" w:rsidRDefault="00936766"/>
        </w:tc>
      </w:tr>
      <w:tr w:rsidR="00936766" w14:paraId="06AE7B9A" w14:textId="77777777">
        <w:tc>
          <w:tcPr>
            <w:tcW w:w="2142" w:type="dxa"/>
          </w:tcPr>
          <w:p w14:paraId="00AACA7B" w14:textId="77777777" w:rsidR="00936766" w:rsidRDefault="00397B73">
            <w:pPr>
              <w:pStyle w:val="Compact"/>
            </w:pPr>
            <w:r>
              <w:t>Model</w:t>
            </w:r>
          </w:p>
        </w:tc>
        <w:tc>
          <w:tcPr>
            <w:tcW w:w="2398" w:type="dxa"/>
          </w:tcPr>
          <w:p w14:paraId="33267540" w14:textId="77777777" w:rsidR="00936766" w:rsidRDefault="00397B73">
            <w:pPr>
              <w:pStyle w:val="Compact"/>
            </w:pPr>
            <w:r>
              <w:t>Parameter</w:t>
            </w:r>
          </w:p>
        </w:tc>
        <w:tc>
          <w:tcPr>
            <w:tcW w:w="924" w:type="dxa"/>
          </w:tcPr>
          <w:p w14:paraId="656CE44D" w14:textId="77777777" w:rsidR="00936766" w:rsidRDefault="00397B73">
            <w:pPr>
              <w:pStyle w:val="Compact"/>
              <w:jc w:val="right"/>
            </w:pPr>
            <w:r>
              <w:t>Mean</w:t>
            </w:r>
          </w:p>
        </w:tc>
        <w:tc>
          <w:tcPr>
            <w:tcW w:w="771" w:type="dxa"/>
          </w:tcPr>
          <w:p w14:paraId="1D7F5154" w14:textId="77777777" w:rsidR="00936766" w:rsidRDefault="00397B73">
            <w:pPr>
              <w:pStyle w:val="Compact"/>
              <w:jc w:val="right"/>
            </w:pPr>
            <w:r>
              <w:t>SD</w:t>
            </w:r>
          </w:p>
        </w:tc>
        <w:tc>
          <w:tcPr>
            <w:tcW w:w="1153" w:type="dxa"/>
          </w:tcPr>
          <w:p w14:paraId="385FBC2A" w14:textId="77777777" w:rsidR="00936766" w:rsidRDefault="00397B73">
            <w:pPr>
              <w:pStyle w:val="Compact"/>
              <w:jc w:val="right"/>
            </w:pPr>
            <w:r>
              <w:t>Median</w:t>
            </w:r>
          </w:p>
        </w:tc>
        <w:tc>
          <w:tcPr>
            <w:tcW w:w="924" w:type="dxa"/>
          </w:tcPr>
          <w:p w14:paraId="4BC25705" w14:textId="77777777" w:rsidR="00936766" w:rsidRDefault="00397B73">
            <w:pPr>
              <w:pStyle w:val="Compact"/>
              <w:jc w:val="right"/>
            </w:pPr>
            <w:r>
              <w:t>Min</w:t>
            </w:r>
          </w:p>
        </w:tc>
        <w:tc>
          <w:tcPr>
            <w:tcW w:w="924" w:type="dxa"/>
          </w:tcPr>
          <w:p w14:paraId="79914AC2" w14:textId="77777777" w:rsidR="00936766" w:rsidRDefault="00397B73">
            <w:pPr>
              <w:pStyle w:val="Compact"/>
              <w:jc w:val="right"/>
            </w:pPr>
            <w:r>
              <w:t>Max</w:t>
            </w:r>
          </w:p>
        </w:tc>
        <w:tc>
          <w:tcPr>
            <w:tcW w:w="1188" w:type="dxa"/>
          </w:tcPr>
          <w:p w14:paraId="55EDDC8D" w14:textId="77777777" w:rsidR="00936766" w:rsidRDefault="00397B73">
            <w:pPr>
              <w:pStyle w:val="Compact"/>
            </w:pPr>
            <w:r>
              <w:t>P-value</w:t>
            </w:r>
          </w:p>
        </w:tc>
        <w:tc>
          <w:tcPr>
            <w:tcW w:w="890" w:type="dxa"/>
          </w:tcPr>
          <w:p w14:paraId="2132F29A" w14:textId="77777777" w:rsidR="00936766" w:rsidRDefault="00397B73">
            <w:pPr>
              <w:pStyle w:val="Compact"/>
              <w:jc w:val="right"/>
            </w:pPr>
            <w:r>
              <w:t>N</w:t>
            </w:r>
            <m:oMath>
              <m:sSub>
                <m:sSubPr>
                  <m:ctrlPr>
                    <w:rPr>
                      <w:rFonts w:ascii="Cambria Math" w:hAnsi="Cambria Math"/>
                    </w:rPr>
                  </m:ctrlPr>
                </m:sSubPr>
                <m:e/>
                <m:sub>
                  <m:r>
                    <w:rPr>
                      <w:rFonts w:ascii="Cambria Math" w:hAnsi="Cambria Math"/>
                    </w:rPr>
                    <m:t>eff</m:t>
                  </m:r>
                </m:sub>
              </m:sSub>
            </m:oMath>
          </w:p>
        </w:tc>
        <w:tc>
          <w:tcPr>
            <w:tcW w:w="924" w:type="dxa"/>
          </w:tcPr>
          <w:p w14:paraId="3A91CE92" w14:textId="77777777" w:rsidR="00936766" w:rsidRDefault="00397B73">
            <w:pPr>
              <w:pStyle w:val="Compact"/>
              <w:jc w:val="right"/>
            </w:pPr>
            <m:oMathPara>
              <m:oMathParaPr>
                <m:jc m:val="right"/>
              </m:oMathParaPr>
              <m:oMath>
                <m:acc>
                  <m:accPr>
                    <m:chr m:val="^"/>
                    <m:ctrlPr>
                      <w:rPr>
                        <w:rFonts w:ascii="Cambria Math" w:hAnsi="Cambria Math"/>
                      </w:rPr>
                    </m:ctrlPr>
                  </m:accPr>
                  <m:e>
                    <m:r>
                      <w:rPr>
                        <w:rFonts w:ascii="Cambria Math" w:hAnsi="Cambria Math"/>
                      </w:rPr>
                      <m:t>R</m:t>
                    </m:r>
                  </m:e>
                </m:acc>
              </m:oMath>
            </m:oMathPara>
          </w:p>
        </w:tc>
      </w:tr>
      <w:tr w:rsidR="00936766" w14:paraId="61389915" w14:textId="77777777">
        <w:tc>
          <w:tcPr>
            <w:tcW w:w="2142" w:type="dxa"/>
          </w:tcPr>
          <w:p w14:paraId="6EC87E23" w14:textId="77777777" w:rsidR="00936766" w:rsidRDefault="00936766"/>
        </w:tc>
        <w:tc>
          <w:tcPr>
            <w:tcW w:w="2398" w:type="dxa"/>
          </w:tcPr>
          <w:p w14:paraId="1C9BF197" w14:textId="77777777" w:rsidR="00936766" w:rsidRDefault="00397B73">
            <w:pPr>
              <w:pStyle w:val="Compact"/>
            </w:pPr>
            <w:r>
              <w:t>Intercept</w:t>
            </w:r>
          </w:p>
        </w:tc>
        <w:tc>
          <w:tcPr>
            <w:tcW w:w="924" w:type="dxa"/>
          </w:tcPr>
          <w:p w14:paraId="258FDE7C" w14:textId="77777777" w:rsidR="00936766" w:rsidRDefault="00397B73">
            <w:pPr>
              <w:pStyle w:val="Compact"/>
              <w:jc w:val="right"/>
            </w:pPr>
            <w:r>
              <w:t>3.60</w:t>
            </w:r>
          </w:p>
        </w:tc>
        <w:tc>
          <w:tcPr>
            <w:tcW w:w="771" w:type="dxa"/>
          </w:tcPr>
          <w:p w14:paraId="1B571078" w14:textId="77777777" w:rsidR="00936766" w:rsidRDefault="00397B73">
            <w:pPr>
              <w:pStyle w:val="Compact"/>
              <w:jc w:val="right"/>
            </w:pPr>
            <w:r>
              <w:t>0.06</w:t>
            </w:r>
          </w:p>
        </w:tc>
        <w:tc>
          <w:tcPr>
            <w:tcW w:w="1153" w:type="dxa"/>
          </w:tcPr>
          <w:p w14:paraId="761F81C4" w14:textId="77777777" w:rsidR="00936766" w:rsidRDefault="00397B73">
            <w:pPr>
              <w:pStyle w:val="Compact"/>
              <w:jc w:val="right"/>
            </w:pPr>
            <w:r>
              <w:t>3.60</w:t>
            </w:r>
          </w:p>
        </w:tc>
        <w:tc>
          <w:tcPr>
            <w:tcW w:w="924" w:type="dxa"/>
          </w:tcPr>
          <w:p w14:paraId="31C2228E" w14:textId="77777777" w:rsidR="00936766" w:rsidRDefault="00397B73">
            <w:pPr>
              <w:pStyle w:val="Compact"/>
              <w:jc w:val="right"/>
            </w:pPr>
            <w:r>
              <w:t>3.47</w:t>
            </w:r>
          </w:p>
        </w:tc>
        <w:tc>
          <w:tcPr>
            <w:tcW w:w="924" w:type="dxa"/>
          </w:tcPr>
          <w:p w14:paraId="7FB48038" w14:textId="77777777" w:rsidR="00936766" w:rsidRDefault="00397B73">
            <w:pPr>
              <w:pStyle w:val="Compact"/>
              <w:jc w:val="right"/>
            </w:pPr>
            <w:r>
              <w:t>3.73</w:t>
            </w:r>
          </w:p>
        </w:tc>
        <w:tc>
          <w:tcPr>
            <w:tcW w:w="1188" w:type="dxa"/>
          </w:tcPr>
          <w:p w14:paraId="4AA7CDFE" w14:textId="77777777" w:rsidR="00936766" w:rsidRDefault="00397B73">
            <w:pPr>
              <w:pStyle w:val="Compact"/>
            </w:pPr>
            <w:r>
              <w:t>0.0001</w:t>
            </w:r>
          </w:p>
        </w:tc>
        <w:tc>
          <w:tcPr>
            <w:tcW w:w="890" w:type="dxa"/>
          </w:tcPr>
          <w:p w14:paraId="2296679C" w14:textId="77777777" w:rsidR="00936766" w:rsidRDefault="00397B73">
            <w:pPr>
              <w:pStyle w:val="Compact"/>
              <w:jc w:val="right"/>
            </w:pPr>
            <w:r>
              <w:t>524</w:t>
            </w:r>
          </w:p>
        </w:tc>
        <w:tc>
          <w:tcPr>
            <w:tcW w:w="924" w:type="dxa"/>
          </w:tcPr>
          <w:p w14:paraId="7F119972" w14:textId="77777777" w:rsidR="00936766" w:rsidRDefault="00397B73">
            <w:pPr>
              <w:pStyle w:val="Compact"/>
              <w:jc w:val="right"/>
            </w:pPr>
            <w:r>
              <w:t>1.004</w:t>
            </w:r>
          </w:p>
        </w:tc>
      </w:tr>
      <w:tr w:rsidR="00936766" w14:paraId="075D5B44" w14:textId="77777777">
        <w:tc>
          <w:tcPr>
            <w:tcW w:w="2142" w:type="dxa"/>
          </w:tcPr>
          <w:p w14:paraId="53559F68" w14:textId="77777777" w:rsidR="00936766" w:rsidRDefault="00936766"/>
        </w:tc>
        <w:tc>
          <w:tcPr>
            <w:tcW w:w="2398" w:type="dxa"/>
          </w:tcPr>
          <w:p w14:paraId="16D13E63" w14:textId="77777777" w:rsidR="00936766" w:rsidRDefault="00397B73">
            <w:pPr>
              <w:pStyle w:val="Compact"/>
            </w:pPr>
            <w:r>
              <w:t>HB distance</w:t>
            </w:r>
          </w:p>
        </w:tc>
        <w:tc>
          <w:tcPr>
            <w:tcW w:w="924" w:type="dxa"/>
          </w:tcPr>
          <w:p w14:paraId="74531B20" w14:textId="77777777" w:rsidR="00936766" w:rsidRDefault="00397B73">
            <w:pPr>
              <w:pStyle w:val="Compact"/>
              <w:jc w:val="right"/>
            </w:pPr>
            <w:r>
              <w:t>0.06</w:t>
            </w:r>
          </w:p>
        </w:tc>
        <w:tc>
          <w:tcPr>
            <w:tcW w:w="771" w:type="dxa"/>
          </w:tcPr>
          <w:p w14:paraId="33449F8D" w14:textId="77777777" w:rsidR="00936766" w:rsidRDefault="00397B73">
            <w:pPr>
              <w:pStyle w:val="Compact"/>
              <w:jc w:val="right"/>
            </w:pPr>
            <w:r>
              <w:t>0.01</w:t>
            </w:r>
          </w:p>
        </w:tc>
        <w:tc>
          <w:tcPr>
            <w:tcW w:w="1153" w:type="dxa"/>
          </w:tcPr>
          <w:p w14:paraId="6AA9A0B0" w14:textId="77777777" w:rsidR="00936766" w:rsidRDefault="00397B73">
            <w:pPr>
              <w:pStyle w:val="Compact"/>
              <w:jc w:val="right"/>
            </w:pPr>
            <w:r>
              <w:t>0.06</w:t>
            </w:r>
          </w:p>
        </w:tc>
        <w:tc>
          <w:tcPr>
            <w:tcW w:w="924" w:type="dxa"/>
          </w:tcPr>
          <w:p w14:paraId="0886702F" w14:textId="77777777" w:rsidR="00936766" w:rsidRDefault="00397B73">
            <w:pPr>
              <w:pStyle w:val="Compact"/>
              <w:jc w:val="right"/>
            </w:pPr>
            <w:r>
              <w:t>0.04</w:t>
            </w:r>
          </w:p>
        </w:tc>
        <w:tc>
          <w:tcPr>
            <w:tcW w:w="924" w:type="dxa"/>
          </w:tcPr>
          <w:p w14:paraId="288A724C" w14:textId="77777777" w:rsidR="00936766" w:rsidRDefault="00397B73">
            <w:pPr>
              <w:pStyle w:val="Compact"/>
              <w:jc w:val="right"/>
            </w:pPr>
            <w:r>
              <w:t>0.07</w:t>
            </w:r>
          </w:p>
        </w:tc>
        <w:tc>
          <w:tcPr>
            <w:tcW w:w="1188" w:type="dxa"/>
          </w:tcPr>
          <w:p w14:paraId="624FA26D" w14:textId="77777777" w:rsidR="00936766" w:rsidRDefault="00397B73">
            <w:pPr>
              <w:pStyle w:val="Compact"/>
            </w:pPr>
            <w:r>
              <w:t>0.0001</w:t>
            </w:r>
          </w:p>
        </w:tc>
        <w:tc>
          <w:tcPr>
            <w:tcW w:w="890" w:type="dxa"/>
          </w:tcPr>
          <w:p w14:paraId="2417211E" w14:textId="77777777" w:rsidR="00936766" w:rsidRDefault="00397B73">
            <w:pPr>
              <w:pStyle w:val="Compact"/>
              <w:jc w:val="right"/>
            </w:pPr>
            <w:r>
              <w:t>5750</w:t>
            </w:r>
          </w:p>
        </w:tc>
        <w:tc>
          <w:tcPr>
            <w:tcW w:w="924" w:type="dxa"/>
          </w:tcPr>
          <w:p w14:paraId="265E367F" w14:textId="77777777" w:rsidR="00936766" w:rsidRDefault="00397B73">
            <w:pPr>
              <w:pStyle w:val="Compact"/>
              <w:jc w:val="right"/>
            </w:pPr>
            <w:r>
              <w:t>0.999</w:t>
            </w:r>
          </w:p>
        </w:tc>
      </w:tr>
      <w:tr w:rsidR="00936766" w14:paraId="2725FAAF" w14:textId="77777777">
        <w:tc>
          <w:tcPr>
            <w:tcW w:w="2142" w:type="dxa"/>
          </w:tcPr>
          <w:p w14:paraId="2382EADD" w14:textId="77777777" w:rsidR="00936766" w:rsidRDefault="00936766"/>
        </w:tc>
        <w:tc>
          <w:tcPr>
            <w:tcW w:w="2398" w:type="dxa"/>
          </w:tcPr>
          <w:p w14:paraId="7078EBBC" w14:textId="77777777" w:rsidR="00936766" w:rsidRDefault="00397B73">
            <w:pPr>
              <w:pStyle w:val="Compact"/>
            </w:pPr>
            <w:r>
              <w:t>Sigma</w:t>
            </w:r>
          </w:p>
        </w:tc>
        <w:tc>
          <w:tcPr>
            <w:tcW w:w="924" w:type="dxa"/>
          </w:tcPr>
          <w:p w14:paraId="69F88820" w14:textId="77777777" w:rsidR="00936766" w:rsidRDefault="00397B73">
            <w:pPr>
              <w:pStyle w:val="Compact"/>
              <w:jc w:val="right"/>
            </w:pPr>
            <w:r>
              <w:t>0.27</w:t>
            </w:r>
          </w:p>
        </w:tc>
        <w:tc>
          <w:tcPr>
            <w:tcW w:w="771" w:type="dxa"/>
          </w:tcPr>
          <w:p w14:paraId="7E8B2523" w14:textId="77777777" w:rsidR="00936766" w:rsidRDefault="00397B73">
            <w:pPr>
              <w:pStyle w:val="Compact"/>
              <w:jc w:val="right"/>
            </w:pPr>
            <w:r>
              <w:t>0.01</w:t>
            </w:r>
          </w:p>
        </w:tc>
        <w:tc>
          <w:tcPr>
            <w:tcW w:w="1153" w:type="dxa"/>
          </w:tcPr>
          <w:p w14:paraId="3B1CB709" w14:textId="77777777" w:rsidR="00936766" w:rsidRDefault="00397B73">
            <w:pPr>
              <w:pStyle w:val="Compact"/>
              <w:jc w:val="right"/>
            </w:pPr>
            <w:r>
              <w:t>0.27</w:t>
            </w:r>
          </w:p>
        </w:tc>
        <w:tc>
          <w:tcPr>
            <w:tcW w:w="924" w:type="dxa"/>
          </w:tcPr>
          <w:p w14:paraId="57A6AFE8" w14:textId="77777777" w:rsidR="00936766" w:rsidRDefault="00397B73">
            <w:pPr>
              <w:pStyle w:val="Compact"/>
              <w:jc w:val="right"/>
            </w:pPr>
            <w:r>
              <w:t>0.24</w:t>
            </w:r>
          </w:p>
        </w:tc>
        <w:tc>
          <w:tcPr>
            <w:tcW w:w="924" w:type="dxa"/>
          </w:tcPr>
          <w:p w14:paraId="30B736BE" w14:textId="77777777" w:rsidR="00936766" w:rsidRDefault="00397B73">
            <w:pPr>
              <w:pStyle w:val="Compact"/>
              <w:jc w:val="right"/>
            </w:pPr>
            <w:r>
              <w:t>0.30</w:t>
            </w:r>
          </w:p>
        </w:tc>
        <w:tc>
          <w:tcPr>
            <w:tcW w:w="1188" w:type="dxa"/>
          </w:tcPr>
          <w:p w14:paraId="7FBBDA3B" w14:textId="77777777" w:rsidR="00936766" w:rsidRDefault="00397B73">
            <w:pPr>
              <w:pStyle w:val="Compact"/>
            </w:pPr>
            <w:r>
              <w:t>-</w:t>
            </w:r>
          </w:p>
        </w:tc>
        <w:tc>
          <w:tcPr>
            <w:tcW w:w="890" w:type="dxa"/>
          </w:tcPr>
          <w:p w14:paraId="64B00703" w14:textId="77777777" w:rsidR="00936766" w:rsidRDefault="00397B73">
            <w:pPr>
              <w:pStyle w:val="Compact"/>
              <w:jc w:val="right"/>
            </w:pPr>
            <w:r>
              <w:t>5199</w:t>
            </w:r>
          </w:p>
        </w:tc>
        <w:tc>
          <w:tcPr>
            <w:tcW w:w="924" w:type="dxa"/>
          </w:tcPr>
          <w:p w14:paraId="5009E86A" w14:textId="77777777" w:rsidR="00936766" w:rsidRDefault="00397B73">
            <w:pPr>
              <w:pStyle w:val="Compact"/>
              <w:jc w:val="right"/>
            </w:pPr>
            <w:r>
              <w:t>0.999</w:t>
            </w:r>
          </w:p>
        </w:tc>
      </w:tr>
      <w:tr w:rsidR="00936766" w14:paraId="4A424549" w14:textId="77777777">
        <w:tc>
          <w:tcPr>
            <w:tcW w:w="2142" w:type="dxa"/>
          </w:tcPr>
          <w:p w14:paraId="770ECCAF" w14:textId="77777777" w:rsidR="00936766" w:rsidRDefault="00936766"/>
        </w:tc>
        <w:tc>
          <w:tcPr>
            <w:tcW w:w="2398" w:type="dxa"/>
          </w:tcPr>
          <w:p w14:paraId="0DCF4FDC" w14:textId="77777777" w:rsidR="00936766" w:rsidRDefault="00397B73">
            <w:pPr>
              <w:pStyle w:val="Compact"/>
            </w:pPr>
            <w:r>
              <w:t>Sigma (field)</w:t>
            </w:r>
          </w:p>
        </w:tc>
        <w:tc>
          <w:tcPr>
            <w:tcW w:w="924" w:type="dxa"/>
          </w:tcPr>
          <w:p w14:paraId="65376F2E" w14:textId="77777777" w:rsidR="00936766" w:rsidRDefault="00397B73">
            <w:pPr>
              <w:pStyle w:val="Compact"/>
              <w:jc w:val="right"/>
            </w:pPr>
            <w:r>
              <w:t>0.36</w:t>
            </w:r>
          </w:p>
        </w:tc>
        <w:tc>
          <w:tcPr>
            <w:tcW w:w="771" w:type="dxa"/>
          </w:tcPr>
          <w:p w14:paraId="1AB123C3" w14:textId="77777777" w:rsidR="00936766" w:rsidRDefault="00397B73">
            <w:pPr>
              <w:pStyle w:val="Compact"/>
              <w:jc w:val="right"/>
            </w:pPr>
            <w:r>
              <w:t>0.05</w:t>
            </w:r>
          </w:p>
        </w:tc>
        <w:tc>
          <w:tcPr>
            <w:tcW w:w="1153" w:type="dxa"/>
          </w:tcPr>
          <w:p w14:paraId="18B5A079" w14:textId="77777777" w:rsidR="00936766" w:rsidRDefault="00397B73">
            <w:pPr>
              <w:pStyle w:val="Compact"/>
              <w:jc w:val="right"/>
            </w:pPr>
            <w:r>
              <w:t>0.36</w:t>
            </w:r>
          </w:p>
        </w:tc>
        <w:tc>
          <w:tcPr>
            <w:tcW w:w="924" w:type="dxa"/>
          </w:tcPr>
          <w:p w14:paraId="0AD9F104" w14:textId="77777777" w:rsidR="00936766" w:rsidRDefault="00397B73">
            <w:pPr>
              <w:pStyle w:val="Compact"/>
              <w:jc w:val="right"/>
            </w:pPr>
            <w:r>
              <w:t>0.28</w:t>
            </w:r>
          </w:p>
        </w:tc>
        <w:tc>
          <w:tcPr>
            <w:tcW w:w="924" w:type="dxa"/>
          </w:tcPr>
          <w:p w14:paraId="65FFDCA0" w14:textId="77777777" w:rsidR="00936766" w:rsidRDefault="00397B73">
            <w:pPr>
              <w:pStyle w:val="Compact"/>
              <w:jc w:val="right"/>
            </w:pPr>
            <w:r>
              <w:t>0.48</w:t>
            </w:r>
          </w:p>
        </w:tc>
        <w:tc>
          <w:tcPr>
            <w:tcW w:w="1188" w:type="dxa"/>
          </w:tcPr>
          <w:p w14:paraId="23BFCC7B" w14:textId="77777777" w:rsidR="00936766" w:rsidRDefault="00397B73">
            <w:pPr>
              <w:pStyle w:val="Compact"/>
            </w:pPr>
            <w:r>
              <w:t>-</w:t>
            </w:r>
          </w:p>
        </w:tc>
        <w:tc>
          <w:tcPr>
            <w:tcW w:w="890" w:type="dxa"/>
          </w:tcPr>
          <w:p w14:paraId="101442CF" w14:textId="77777777" w:rsidR="00936766" w:rsidRDefault="00397B73">
            <w:pPr>
              <w:pStyle w:val="Compact"/>
              <w:jc w:val="right"/>
            </w:pPr>
            <w:r>
              <w:t>4182</w:t>
            </w:r>
          </w:p>
        </w:tc>
        <w:tc>
          <w:tcPr>
            <w:tcW w:w="924" w:type="dxa"/>
          </w:tcPr>
          <w:p w14:paraId="7453B48C" w14:textId="77777777" w:rsidR="00936766" w:rsidRDefault="00397B73">
            <w:pPr>
              <w:pStyle w:val="Compact"/>
              <w:jc w:val="right"/>
            </w:pPr>
            <w:r>
              <w:t>1.000</w:t>
            </w:r>
          </w:p>
        </w:tc>
      </w:tr>
      <w:tr w:rsidR="00936766" w14:paraId="51E7E308" w14:textId="77777777">
        <w:tc>
          <w:tcPr>
            <w:tcW w:w="2142" w:type="dxa"/>
          </w:tcPr>
          <w:p w14:paraId="6B68E70C" w14:textId="77777777" w:rsidR="00936766" w:rsidRDefault="00936766"/>
        </w:tc>
        <w:tc>
          <w:tcPr>
            <w:tcW w:w="2398" w:type="dxa"/>
          </w:tcPr>
          <w:p w14:paraId="327495EC" w14:textId="77777777" w:rsidR="00936766" w:rsidRDefault="00397B73">
            <w:pPr>
              <w:pStyle w:val="Compact"/>
            </w:pPr>
            <w:r>
              <w:t>Intercept</w:t>
            </w:r>
          </w:p>
        </w:tc>
        <w:tc>
          <w:tcPr>
            <w:tcW w:w="924" w:type="dxa"/>
          </w:tcPr>
          <w:p w14:paraId="3DA83B34" w14:textId="77777777" w:rsidR="00936766" w:rsidRDefault="00397B73">
            <w:pPr>
              <w:pStyle w:val="Compact"/>
              <w:jc w:val="right"/>
            </w:pPr>
            <w:r>
              <w:t>6.08</w:t>
            </w:r>
          </w:p>
        </w:tc>
        <w:tc>
          <w:tcPr>
            <w:tcW w:w="771" w:type="dxa"/>
          </w:tcPr>
          <w:p w14:paraId="79F403C4" w14:textId="77777777" w:rsidR="00936766" w:rsidRDefault="00397B73">
            <w:pPr>
              <w:pStyle w:val="Compact"/>
              <w:jc w:val="right"/>
            </w:pPr>
            <w:r>
              <w:t>0.25</w:t>
            </w:r>
          </w:p>
        </w:tc>
        <w:tc>
          <w:tcPr>
            <w:tcW w:w="1153" w:type="dxa"/>
          </w:tcPr>
          <w:p w14:paraId="21417A27" w14:textId="77777777" w:rsidR="00936766" w:rsidRDefault="00397B73">
            <w:pPr>
              <w:pStyle w:val="Compact"/>
              <w:jc w:val="right"/>
            </w:pPr>
            <w:r>
              <w:t>6.08</w:t>
            </w:r>
          </w:p>
        </w:tc>
        <w:tc>
          <w:tcPr>
            <w:tcW w:w="924" w:type="dxa"/>
          </w:tcPr>
          <w:p w14:paraId="67F7FF0F" w14:textId="77777777" w:rsidR="00936766" w:rsidRDefault="00397B73">
            <w:pPr>
              <w:pStyle w:val="Compact"/>
              <w:jc w:val="right"/>
            </w:pPr>
            <w:r>
              <w:t>5.57</w:t>
            </w:r>
          </w:p>
        </w:tc>
        <w:tc>
          <w:tcPr>
            <w:tcW w:w="924" w:type="dxa"/>
          </w:tcPr>
          <w:p w14:paraId="3000DAEF" w14:textId="77777777" w:rsidR="00936766" w:rsidRDefault="00397B73">
            <w:pPr>
              <w:pStyle w:val="Compact"/>
              <w:jc w:val="right"/>
            </w:pPr>
            <w:r>
              <w:t>6.56</w:t>
            </w:r>
          </w:p>
        </w:tc>
        <w:tc>
          <w:tcPr>
            <w:tcW w:w="1188" w:type="dxa"/>
          </w:tcPr>
          <w:p w14:paraId="2BDBDFA9" w14:textId="77777777" w:rsidR="00936766" w:rsidRDefault="00397B73">
            <w:pPr>
              <w:pStyle w:val="Compact"/>
            </w:pPr>
            <w:r>
              <w:t>0.0001</w:t>
            </w:r>
          </w:p>
        </w:tc>
        <w:tc>
          <w:tcPr>
            <w:tcW w:w="890" w:type="dxa"/>
          </w:tcPr>
          <w:p w14:paraId="2D203242" w14:textId="77777777" w:rsidR="00936766" w:rsidRDefault="00397B73">
            <w:pPr>
              <w:pStyle w:val="Compact"/>
              <w:jc w:val="right"/>
            </w:pPr>
            <w:r>
              <w:t>2480</w:t>
            </w:r>
          </w:p>
        </w:tc>
        <w:tc>
          <w:tcPr>
            <w:tcW w:w="924" w:type="dxa"/>
          </w:tcPr>
          <w:p w14:paraId="4734DBFA" w14:textId="77777777" w:rsidR="00936766" w:rsidRDefault="00397B73">
            <w:pPr>
              <w:pStyle w:val="Compact"/>
              <w:jc w:val="right"/>
            </w:pPr>
            <w:r>
              <w:t>1.000</w:t>
            </w:r>
          </w:p>
        </w:tc>
      </w:tr>
      <w:tr w:rsidR="00936766" w14:paraId="3A11AD0E" w14:textId="77777777">
        <w:tc>
          <w:tcPr>
            <w:tcW w:w="2142" w:type="dxa"/>
          </w:tcPr>
          <w:p w14:paraId="47FD823F" w14:textId="77777777" w:rsidR="00936766" w:rsidRDefault="00936766"/>
        </w:tc>
        <w:tc>
          <w:tcPr>
            <w:tcW w:w="2398" w:type="dxa"/>
          </w:tcPr>
          <w:p w14:paraId="637A8AA5" w14:textId="77777777" w:rsidR="00936766" w:rsidRDefault="00397B73">
            <w:pPr>
              <w:pStyle w:val="Compact"/>
            </w:pPr>
            <w:r>
              <w:t>Plant density</w:t>
            </w:r>
          </w:p>
        </w:tc>
        <w:tc>
          <w:tcPr>
            <w:tcW w:w="924" w:type="dxa"/>
          </w:tcPr>
          <w:p w14:paraId="6F25BB06" w14:textId="77777777" w:rsidR="00936766" w:rsidRDefault="00397B73">
            <w:pPr>
              <w:pStyle w:val="Compact"/>
              <w:jc w:val="right"/>
            </w:pPr>
            <w:r>
              <w:t>-0.79</w:t>
            </w:r>
          </w:p>
        </w:tc>
        <w:tc>
          <w:tcPr>
            <w:tcW w:w="771" w:type="dxa"/>
          </w:tcPr>
          <w:p w14:paraId="1584C247" w14:textId="77777777" w:rsidR="00936766" w:rsidRDefault="00397B73">
            <w:pPr>
              <w:pStyle w:val="Compact"/>
              <w:jc w:val="right"/>
            </w:pPr>
            <w:r>
              <w:t>0.07</w:t>
            </w:r>
          </w:p>
        </w:tc>
        <w:tc>
          <w:tcPr>
            <w:tcW w:w="1153" w:type="dxa"/>
          </w:tcPr>
          <w:p w14:paraId="211DE341" w14:textId="77777777" w:rsidR="00936766" w:rsidRDefault="00397B73">
            <w:pPr>
              <w:pStyle w:val="Compact"/>
              <w:jc w:val="right"/>
            </w:pPr>
            <w:r>
              <w:t>-0.80</w:t>
            </w:r>
          </w:p>
        </w:tc>
        <w:tc>
          <w:tcPr>
            <w:tcW w:w="924" w:type="dxa"/>
          </w:tcPr>
          <w:p w14:paraId="12A3F6B4" w14:textId="77777777" w:rsidR="00936766" w:rsidRDefault="00397B73">
            <w:pPr>
              <w:pStyle w:val="Compact"/>
              <w:jc w:val="right"/>
            </w:pPr>
            <w:r>
              <w:t>-0.92</w:t>
            </w:r>
          </w:p>
        </w:tc>
        <w:tc>
          <w:tcPr>
            <w:tcW w:w="924" w:type="dxa"/>
          </w:tcPr>
          <w:p w14:paraId="373C12CF" w14:textId="77777777" w:rsidR="00936766" w:rsidRDefault="00397B73">
            <w:pPr>
              <w:pStyle w:val="Compact"/>
              <w:jc w:val="right"/>
            </w:pPr>
            <w:r>
              <w:t>-0.66</w:t>
            </w:r>
          </w:p>
        </w:tc>
        <w:tc>
          <w:tcPr>
            <w:tcW w:w="1188" w:type="dxa"/>
          </w:tcPr>
          <w:p w14:paraId="16AA6A9D" w14:textId="77777777" w:rsidR="00936766" w:rsidRDefault="00397B73">
            <w:pPr>
              <w:pStyle w:val="Compact"/>
            </w:pPr>
            <w:r>
              <w:t>0.0001</w:t>
            </w:r>
          </w:p>
        </w:tc>
        <w:tc>
          <w:tcPr>
            <w:tcW w:w="890" w:type="dxa"/>
          </w:tcPr>
          <w:p w14:paraId="22C8D397" w14:textId="77777777" w:rsidR="00936766" w:rsidRDefault="00397B73">
            <w:pPr>
              <w:pStyle w:val="Compact"/>
              <w:jc w:val="right"/>
            </w:pPr>
            <w:r>
              <w:t>2470</w:t>
            </w:r>
          </w:p>
        </w:tc>
        <w:tc>
          <w:tcPr>
            <w:tcW w:w="924" w:type="dxa"/>
          </w:tcPr>
          <w:p w14:paraId="0D6A176F" w14:textId="77777777" w:rsidR="00936766" w:rsidRDefault="00397B73">
            <w:pPr>
              <w:pStyle w:val="Compact"/>
              <w:jc w:val="right"/>
            </w:pPr>
            <w:r>
              <w:t>1.000</w:t>
            </w:r>
          </w:p>
        </w:tc>
      </w:tr>
      <w:tr w:rsidR="00936766" w14:paraId="0D770625" w14:textId="77777777">
        <w:tc>
          <w:tcPr>
            <w:tcW w:w="2142" w:type="dxa"/>
          </w:tcPr>
          <w:p w14:paraId="5328C09C" w14:textId="77777777" w:rsidR="00936766" w:rsidRDefault="00936766"/>
        </w:tc>
        <w:tc>
          <w:tcPr>
            <w:tcW w:w="2398" w:type="dxa"/>
          </w:tcPr>
          <w:p w14:paraId="5D72084C" w14:textId="77777777" w:rsidR="00936766" w:rsidRDefault="00397B73">
            <w:pPr>
              <w:pStyle w:val="Compact"/>
            </w:pPr>
            <w:r>
              <w:t>HB distance</w:t>
            </w:r>
          </w:p>
        </w:tc>
        <w:tc>
          <w:tcPr>
            <w:tcW w:w="924" w:type="dxa"/>
          </w:tcPr>
          <w:p w14:paraId="7AB52D76" w14:textId="77777777" w:rsidR="00936766" w:rsidRDefault="00397B73">
            <w:pPr>
              <w:pStyle w:val="Compact"/>
              <w:jc w:val="right"/>
            </w:pPr>
            <w:r>
              <w:t>0.07</w:t>
            </w:r>
          </w:p>
        </w:tc>
        <w:tc>
          <w:tcPr>
            <w:tcW w:w="771" w:type="dxa"/>
          </w:tcPr>
          <w:p w14:paraId="139E109D" w14:textId="77777777" w:rsidR="00936766" w:rsidRDefault="00397B73">
            <w:pPr>
              <w:pStyle w:val="Compact"/>
              <w:jc w:val="right"/>
            </w:pPr>
            <w:r>
              <w:t>0.01</w:t>
            </w:r>
          </w:p>
        </w:tc>
        <w:tc>
          <w:tcPr>
            <w:tcW w:w="1153" w:type="dxa"/>
          </w:tcPr>
          <w:p w14:paraId="31F01D8B" w14:textId="77777777" w:rsidR="00936766" w:rsidRDefault="00397B73">
            <w:pPr>
              <w:pStyle w:val="Compact"/>
              <w:jc w:val="right"/>
            </w:pPr>
            <w:r>
              <w:t>0.07</w:t>
            </w:r>
          </w:p>
        </w:tc>
        <w:tc>
          <w:tcPr>
            <w:tcW w:w="924" w:type="dxa"/>
          </w:tcPr>
          <w:p w14:paraId="63AA3469" w14:textId="77777777" w:rsidR="00936766" w:rsidRDefault="00397B73">
            <w:pPr>
              <w:pStyle w:val="Compact"/>
              <w:jc w:val="right"/>
            </w:pPr>
            <w:r>
              <w:t>0.05</w:t>
            </w:r>
          </w:p>
        </w:tc>
        <w:tc>
          <w:tcPr>
            <w:tcW w:w="924" w:type="dxa"/>
          </w:tcPr>
          <w:p w14:paraId="13A994F6" w14:textId="77777777" w:rsidR="00936766" w:rsidRDefault="00397B73">
            <w:pPr>
              <w:pStyle w:val="Compact"/>
              <w:jc w:val="right"/>
            </w:pPr>
            <w:r>
              <w:t>0.10</w:t>
            </w:r>
          </w:p>
        </w:tc>
        <w:tc>
          <w:tcPr>
            <w:tcW w:w="1188" w:type="dxa"/>
          </w:tcPr>
          <w:p w14:paraId="6BC45BA9" w14:textId="77777777" w:rsidR="00936766" w:rsidRDefault="00397B73">
            <w:pPr>
              <w:pStyle w:val="Compact"/>
            </w:pPr>
            <w:r>
              <w:t>0.0001</w:t>
            </w:r>
          </w:p>
        </w:tc>
        <w:tc>
          <w:tcPr>
            <w:tcW w:w="890" w:type="dxa"/>
          </w:tcPr>
          <w:p w14:paraId="66FD485F" w14:textId="77777777" w:rsidR="00936766" w:rsidRDefault="00397B73">
            <w:pPr>
              <w:pStyle w:val="Compact"/>
              <w:jc w:val="right"/>
            </w:pPr>
            <w:r>
              <w:t>6446</w:t>
            </w:r>
          </w:p>
        </w:tc>
        <w:tc>
          <w:tcPr>
            <w:tcW w:w="924" w:type="dxa"/>
          </w:tcPr>
          <w:p w14:paraId="1DCE4698" w14:textId="77777777" w:rsidR="00936766" w:rsidRDefault="00397B73">
            <w:pPr>
              <w:pStyle w:val="Compact"/>
              <w:jc w:val="right"/>
            </w:pPr>
            <w:r>
              <w:t>0.999</w:t>
            </w:r>
          </w:p>
        </w:tc>
      </w:tr>
      <w:tr w:rsidR="00936766" w14:paraId="1E4CA0C4" w14:textId="77777777">
        <w:tc>
          <w:tcPr>
            <w:tcW w:w="2142" w:type="dxa"/>
          </w:tcPr>
          <w:p w14:paraId="2A337383" w14:textId="77777777" w:rsidR="00936766" w:rsidRDefault="00936766"/>
        </w:tc>
        <w:tc>
          <w:tcPr>
            <w:tcW w:w="2398" w:type="dxa"/>
          </w:tcPr>
          <w:p w14:paraId="12E339AA" w14:textId="77777777" w:rsidR="00936766" w:rsidRDefault="00397B73">
            <w:pPr>
              <w:pStyle w:val="Compact"/>
            </w:pPr>
            <w:r>
              <w:t>Sigma</w:t>
            </w:r>
          </w:p>
        </w:tc>
        <w:tc>
          <w:tcPr>
            <w:tcW w:w="924" w:type="dxa"/>
          </w:tcPr>
          <w:p w14:paraId="3227F6C4" w14:textId="77777777" w:rsidR="00936766" w:rsidRDefault="00397B73">
            <w:pPr>
              <w:pStyle w:val="Compact"/>
              <w:jc w:val="right"/>
            </w:pPr>
            <w:r>
              <w:t>0.50</w:t>
            </w:r>
          </w:p>
        </w:tc>
        <w:tc>
          <w:tcPr>
            <w:tcW w:w="771" w:type="dxa"/>
          </w:tcPr>
          <w:p w14:paraId="42328609" w14:textId="77777777" w:rsidR="00936766" w:rsidRDefault="00397B73">
            <w:pPr>
              <w:pStyle w:val="Compact"/>
              <w:jc w:val="right"/>
            </w:pPr>
            <w:r>
              <w:t>0.03</w:t>
            </w:r>
          </w:p>
        </w:tc>
        <w:tc>
          <w:tcPr>
            <w:tcW w:w="1153" w:type="dxa"/>
          </w:tcPr>
          <w:p w14:paraId="274CD007" w14:textId="77777777" w:rsidR="00936766" w:rsidRDefault="00397B73">
            <w:pPr>
              <w:pStyle w:val="Compact"/>
              <w:jc w:val="right"/>
            </w:pPr>
            <w:r>
              <w:t>0.50</w:t>
            </w:r>
          </w:p>
        </w:tc>
        <w:tc>
          <w:tcPr>
            <w:tcW w:w="924" w:type="dxa"/>
          </w:tcPr>
          <w:p w14:paraId="48D55E54" w14:textId="77777777" w:rsidR="00936766" w:rsidRDefault="00397B73">
            <w:pPr>
              <w:pStyle w:val="Compact"/>
              <w:jc w:val="right"/>
            </w:pPr>
            <w:r>
              <w:t>0.45</w:t>
            </w:r>
          </w:p>
        </w:tc>
        <w:tc>
          <w:tcPr>
            <w:tcW w:w="924" w:type="dxa"/>
          </w:tcPr>
          <w:p w14:paraId="3C90A8CA" w14:textId="77777777" w:rsidR="00936766" w:rsidRDefault="00397B73">
            <w:pPr>
              <w:pStyle w:val="Compact"/>
              <w:jc w:val="right"/>
            </w:pPr>
            <w:r>
              <w:t>0.56</w:t>
            </w:r>
          </w:p>
        </w:tc>
        <w:tc>
          <w:tcPr>
            <w:tcW w:w="1188" w:type="dxa"/>
          </w:tcPr>
          <w:p w14:paraId="14A812EB" w14:textId="77777777" w:rsidR="00936766" w:rsidRDefault="00397B73">
            <w:pPr>
              <w:pStyle w:val="Compact"/>
            </w:pPr>
            <w:r>
              <w:t>-</w:t>
            </w:r>
          </w:p>
        </w:tc>
        <w:tc>
          <w:tcPr>
            <w:tcW w:w="890" w:type="dxa"/>
          </w:tcPr>
          <w:p w14:paraId="0EEA8A6E" w14:textId="77777777" w:rsidR="00936766" w:rsidRDefault="00397B73">
            <w:pPr>
              <w:pStyle w:val="Compact"/>
              <w:jc w:val="right"/>
            </w:pPr>
            <w:r>
              <w:t>2332</w:t>
            </w:r>
          </w:p>
        </w:tc>
        <w:tc>
          <w:tcPr>
            <w:tcW w:w="924" w:type="dxa"/>
          </w:tcPr>
          <w:p w14:paraId="56CD5542" w14:textId="77777777" w:rsidR="00936766" w:rsidRDefault="00397B73">
            <w:pPr>
              <w:pStyle w:val="Compact"/>
              <w:jc w:val="right"/>
            </w:pPr>
            <w:r>
              <w:t>1.000</w:t>
            </w:r>
          </w:p>
        </w:tc>
      </w:tr>
      <w:tr w:rsidR="00936766" w14:paraId="524D46C4" w14:textId="77777777">
        <w:tc>
          <w:tcPr>
            <w:tcW w:w="2142" w:type="dxa"/>
          </w:tcPr>
          <w:p w14:paraId="7CC0463B" w14:textId="77777777" w:rsidR="00936766" w:rsidRDefault="00936766"/>
        </w:tc>
        <w:tc>
          <w:tcPr>
            <w:tcW w:w="2398" w:type="dxa"/>
          </w:tcPr>
          <w:p w14:paraId="77534D20" w14:textId="77777777" w:rsidR="00936766" w:rsidRDefault="00397B73">
            <w:pPr>
              <w:pStyle w:val="Compact"/>
            </w:pPr>
            <w:r>
              <w:t>Sigma (field)</w:t>
            </w:r>
          </w:p>
        </w:tc>
        <w:tc>
          <w:tcPr>
            <w:tcW w:w="924" w:type="dxa"/>
          </w:tcPr>
          <w:p w14:paraId="51C2C307" w14:textId="77777777" w:rsidR="00936766" w:rsidRDefault="00397B73">
            <w:pPr>
              <w:pStyle w:val="Compact"/>
              <w:jc w:val="right"/>
            </w:pPr>
            <w:r>
              <w:t>0.15</w:t>
            </w:r>
          </w:p>
        </w:tc>
        <w:tc>
          <w:tcPr>
            <w:tcW w:w="771" w:type="dxa"/>
          </w:tcPr>
          <w:p w14:paraId="37C0CDDE" w14:textId="77777777" w:rsidR="00936766" w:rsidRDefault="00397B73">
            <w:pPr>
              <w:pStyle w:val="Compact"/>
              <w:jc w:val="right"/>
            </w:pPr>
            <w:r>
              <w:t>0.04</w:t>
            </w:r>
          </w:p>
        </w:tc>
        <w:tc>
          <w:tcPr>
            <w:tcW w:w="1153" w:type="dxa"/>
          </w:tcPr>
          <w:p w14:paraId="7AA68DD2" w14:textId="77777777" w:rsidR="00936766" w:rsidRDefault="00397B73">
            <w:pPr>
              <w:pStyle w:val="Compact"/>
              <w:jc w:val="right"/>
            </w:pPr>
            <w:r>
              <w:t>0.15</w:t>
            </w:r>
          </w:p>
        </w:tc>
        <w:tc>
          <w:tcPr>
            <w:tcW w:w="924" w:type="dxa"/>
          </w:tcPr>
          <w:p w14:paraId="629B98C3" w14:textId="77777777" w:rsidR="00936766" w:rsidRDefault="00397B73">
            <w:pPr>
              <w:pStyle w:val="Compact"/>
              <w:jc w:val="right"/>
            </w:pPr>
            <w:r>
              <w:t>0.08</w:t>
            </w:r>
          </w:p>
        </w:tc>
        <w:tc>
          <w:tcPr>
            <w:tcW w:w="924" w:type="dxa"/>
          </w:tcPr>
          <w:p w14:paraId="06406B34" w14:textId="77777777" w:rsidR="00936766" w:rsidRDefault="00397B73">
            <w:pPr>
              <w:pStyle w:val="Compact"/>
              <w:jc w:val="right"/>
            </w:pPr>
            <w:r>
              <w:t>0.23</w:t>
            </w:r>
          </w:p>
        </w:tc>
        <w:tc>
          <w:tcPr>
            <w:tcW w:w="1188" w:type="dxa"/>
          </w:tcPr>
          <w:p w14:paraId="705D4EC1" w14:textId="77777777" w:rsidR="00936766" w:rsidRDefault="00397B73">
            <w:pPr>
              <w:pStyle w:val="Compact"/>
            </w:pPr>
            <w:r>
              <w:t>-</w:t>
            </w:r>
          </w:p>
        </w:tc>
        <w:tc>
          <w:tcPr>
            <w:tcW w:w="890" w:type="dxa"/>
          </w:tcPr>
          <w:p w14:paraId="46A32A0A" w14:textId="77777777" w:rsidR="00936766" w:rsidRDefault="00397B73">
            <w:pPr>
              <w:pStyle w:val="Compact"/>
              <w:jc w:val="right"/>
            </w:pPr>
            <w:r>
              <w:t>1053</w:t>
            </w:r>
          </w:p>
        </w:tc>
        <w:tc>
          <w:tcPr>
            <w:tcW w:w="924" w:type="dxa"/>
          </w:tcPr>
          <w:p w14:paraId="7C909912" w14:textId="77777777" w:rsidR="00936766" w:rsidRDefault="00397B73">
            <w:pPr>
              <w:pStyle w:val="Compact"/>
              <w:jc w:val="right"/>
            </w:pPr>
            <w:r>
              <w:t>1.001</w:t>
            </w:r>
          </w:p>
        </w:tc>
      </w:tr>
      <w:tr w:rsidR="00936766" w14:paraId="07065C15" w14:textId="77777777">
        <w:tc>
          <w:tcPr>
            <w:tcW w:w="2142" w:type="dxa"/>
          </w:tcPr>
          <w:p w14:paraId="79A0B786" w14:textId="77777777" w:rsidR="00936766" w:rsidRDefault="00936766"/>
        </w:tc>
        <w:tc>
          <w:tcPr>
            <w:tcW w:w="2398" w:type="dxa"/>
          </w:tcPr>
          <w:p w14:paraId="25AD8638" w14:textId="77777777" w:rsidR="00936766" w:rsidRDefault="00397B73">
            <w:pPr>
              <w:pStyle w:val="Compact"/>
            </w:pPr>
            <w:r>
              <w:t>Nu (DF)</w:t>
            </w:r>
          </w:p>
        </w:tc>
        <w:tc>
          <w:tcPr>
            <w:tcW w:w="924" w:type="dxa"/>
          </w:tcPr>
          <w:p w14:paraId="0D02D39C" w14:textId="77777777" w:rsidR="00936766" w:rsidRDefault="00397B73">
            <w:pPr>
              <w:pStyle w:val="Compact"/>
              <w:jc w:val="right"/>
            </w:pPr>
            <w:r>
              <w:t>1.91</w:t>
            </w:r>
          </w:p>
        </w:tc>
        <w:tc>
          <w:tcPr>
            <w:tcW w:w="771" w:type="dxa"/>
          </w:tcPr>
          <w:p w14:paraId="407CC32A" w14:textId="77777777" w:rsidR="00936766" w:rsidRDefault="00397B73">
            <w:pPr>
              <w:pStyle w:val="Compact"/>
              <w:jc w:val="right"/>
            </w:pPr>
            <w:r>
              <w:t>0.32</w:t>
            </w:r>
          </w:p>
        </w:tc>
        <w:tc>
          <w:tcPr>
            <w:tcW w:w="1153" w:type="dxa"/>
          </w:tcPr>
          <w:p w14:paraId="0D5804A4" w14:textId="77777777" w:rsidR="00936766" w:rsidRDefault="00397B73">
            <w:pPr>
              <w:pStyle w:val="Compact"/>
              <w:jc w:val="right"/>
            </w:pPr>
            <w:r>
              <w:t>1.87</w:t>
            </w:r>
          </w:p>
        </w:tc>
        <w:tc>
          <w:tcPr>
            <w:tcW w:w="924" w:type="dxa"/>
          </w:tcPr>
          <w:p w14:paraId="04B6CE04" w14:textId="77777777" w:rsidR="00936766" w:rsidRDefault="00397B73">
            <w:pPr>
              <w:pStyle w:val="Compact"/>
              <w:jc w:val="right"/>
            </w:pPr>
            <w:r>
              <w:t>1.37</w:t>
            </w:r>
          </w:p>
        </w:tc>
        <w:tc>
          <w:tcPr>
            <w:tcW w:w="924" w:type="dxa"/>
          </w:tcPr>
          <w:p w14:paraId="740A1909" w14:textId="77777777" w:rsidR="00936766" w:rsidRDefault="00397B73">
            <w:pPr>
              <w:pStyle w:val="Compact"/>
              <w:jc w:val="right"/>
            </w:pPr>
            <w:r>
              <w:t>2.65</w:t>
            </w:r>
          </w:p>
        </w:tc>
        <w:tc>
          <w:tcPr>
            <w:tcW w:w="1188" w:type="dxa"/>
          </w:tcPr>
          <w:p w14:paraId="426F6734" w14:textId="77777777" w:rsidR="00936766" w:rsidRDefault="00397B73">
            <w:pPr>
              <w:pStyle w:val="Compact"/>
            </w:pPr>
            <w:r>
              <w:t>0.0001</w:t>
            </w:r>
          </w:p>
        </w:tc>
        <w:tc>
          <w:tcPr>
            <w:tcW w:w="890" w:type="dxa"/>
          </w:tcPr>
          <w:p w14:paraId="46D71653" w14:textId="77777777" w:rsidR="00936766" w:rsidRDefault="00397B73">
            <w:pPr>
              <w:pStyle w:val="Compact"/>
              <w:jc w:val="right"/>
            </w:pPr>
            <w:r>
              <w:t>2700</w:t>
            </w:r>
          </w:p>
        </w:tc>
        <w:tc>
          <w:tcPr>
            <w:tcW w:w="924" w:type="dxa"/>
          </w:tcPr>
          <w:p w14:paraId="44803F3A" w14:textId="77777777" w:rsidR="00936766" w:rsidRDefault="00397B73">
            <w:pPr>
              <w:pStyle w:val="Compact"/>
              <w:jc w:val="right"/>
            </w:pPr>
            <w:r>
              <w:t>1.000</w:t>
            </w:r>
          </w:p>
        </w:tc>
      </w:tr>
      <w:tr w:rsidR="00936766" w14:paraId="011867E1" w14:textId="77777777">
        <w:tc>
          <w:tcPr>
            <w:tcW w:w="2142" w:type="dxa"/>
          </w:tcPr>
          <w:p w14:paraId="1A073419" w14:textId="77777777" w:rsidR="00936766" w:rsidRDefault="00936766"/>
        </w:tc>
        <w:tc>
          <w:tcPr>
            <w:tcW w:w="2398" w:type="dxa"/>
          </w:tcPr>
          <w:p w14:paraId="21666BD7" w14:textId="77777777" w:rsidR="00936766" w:rsidRDefault="00397B73">
            <w:pPr>
              <w:pStyle w:val="Compact"/>
            </w:pPr>
            <w:r>
              <w:t>Intercept</w:t>
            </w:r>
          </w:p>
        </w:tc>
        <w:tc>
          <w:tcPr>
            <w:tcW w:w="924" w:type="dxa"/>
          </w:tcPr>
          <w:p w14:paraId="7143D8E4" w14:textId="77777777" w:rsidR="00936766" w:rsidRDefault="00397B73">
            <w:pPr>
              <w:pStyle w:val="Compact"/>
              <w:jc w:val="right"/>
            </w:pPr>
            <w:r>
              <w:t>0.48</w:t>
            </w:r>
          </w:p>
        </w:tc>
        <w:tc>
          <w:tcPr>
            <w:tcW w:w="771" w:type="dxa"/>
          </w:tcPr>
          <w:p w14:paraId="52E48F19" w14:textId="77777777" w:rsidR="00936766" w:rsidRDefault="00397B73">
            <w:pPr>
              <w:pStyle w:val="Compact"/>
              <w:jc w:val="right"/>
            </w:pPr>
            <w:r>
              <w:t>0.56</w:t>
            </w:r>
          </w:p>
        </w:tc>
        <w:tc>
          <w:tcPr>
            <w:tcW w:w="1153" w:type="dxa"/>
          </w:tcPr>
          <w:p w14:paraId="25529E0E" w14:textId="77777777" w:rsidR="00936766" w:rsidRDefault="00397B73">
            <w:pPr>
              <w:pStyle w:val="Compact"/>
              <w:jc w:val="right"/>
            </w:pPr>
            <w:r>
              <w:t>0.46</w:t>
            </w:r>
          </w:p>
        </w:tc>
        <w:tc>
          <w:tcPr>
            <w:tcW w:w="924" w:type="dxa"/>
          </w:tcPr>
          <w:p w14:paraId="6D864F1B" w14:textId="77777777" w:rsidR="00936766" w:rsidRDefault="00397B73">
            <w:pPr>
              <w:pStyle w:val="Compact"/>
              <w:jc w:val="right"/>
            </w:pPr>
            <w:r>
              <w:t>-0.58</w:t>
            </w:r>
          </w:p>
        </w:tc>
        <w:tc>
          <w:tcPr>
            <w:tcW w:w="924" w:type="dxa"/>
          </w:tcPr>
          <w:p w14:paraId="5495BEB6" w14:textId="77777777" w:rsidR="00936766" w:rsidRDefault="00397B73">
            <w:pPr>
              <w:pStyle w:val="Compact"/>
              <w:jc w:val="right"/>
            </w:pPr>
            <w:r>
              <w:t>1.64</w:t>
            </w:r>
          </w:p>
        </w:tc>
        <w:tc>
          <w:tcPr>
            <w:tcW w:w="1188" w:type="dxa"/>
          </w:tcPr>
          <w:p w14:paraId="0FC2285B" w14:textId="77777777" w:rsidR="00936766" w:rsidRDefault="00397B73">
            <w:pPr>
              <w:pStyle w:val="Compact"/>
            </w:pPr>
            <w:r>
              <w:t>0.3827</w:t>
            </w:r>
          </w:p>
        </w:tc>
        <w:tc>
          <w:tcPr>
            <w:tcW w:w="890" w:type="dxa"/>
          </w:tcPr>
          <w:p w14:paraId="2692F58A" w14:textId="77777777" w:rsidR="00936766" w:rsidRDefault="00397B73">
            <w:pPr>
              <w:pStyle w:val="Compact"/>
              <w:jc w:val="right"/>
            </w:pPr>
            <w:r>
              <w:t>661</w:t>
            </w:r>
          </w:p>
        </w:tc>
        <w:tc>
          <w:tcPr>
            <w:tcW w:w="924" w:type="dxa"/>
          </w:tcPr>
          <w:p w14:paraId="6EE277BC" w14:textId="77777777" w:rsidR="00936766" w:rsidRDefault="00397B73">
            <w:pPr>
              <w:pStyle w:val="Compact"/>
              <w:jc w:val="right"/>
            </w:pPr>
            <w:r>
              <w:t>1.005</w:t>
            </w:r>
          </w:p>
        </w:tc>
      </w:tr>
      <w:tr w:rsidR="00936766" w14:paraId="552685C2" w14:textId="77777777">
        <w:tc>
          <w:tcPr>
            <w:tcW w:w="2142" w:type="dxa"/>
          </w:tcPr>
          <w:p w14:paraId="2055CA87" w14:textId="77777777" w:rsidR="00936766" w:rsidRDefault="00936766"/>
        </w:tc>
        <w:tc>
          <w:tcPr>
            <w:tcW w:w="2398" w:type="dxa"/>
          </w:tcPr>
          <w:p w14:paraId="164761D5" w14:textId="77777777" w:rsidR="00936766" w:rsidRDefault="00397B73">
            <w:pPr>
              <w:pStyle w:val="Compact"/>
            </w:pPr>
            <w:r>
              <w:t>HB distance</w:t>
            </w:r>
          </w:p>
        </w:tc>
        <w:tc>
          <w:tcPr>
            <w:tcW w:w="924" w:type="dxa"/>
          </w:tcPr>
          <w:p w14:paraId="4B80DD9D" w14:textId="77777777" w:rsidR="00936766" w:rsidRDefault="00397B73">
            <w:pPr>
              <w:pStyle w:val="Compact"/>
              <w:jc w:val="right"/>
            </w:pPr>
            <w:r>
              <w:t>1.11</w:t>
            </w:r>
          </w:p>
        </w:tc>
        <w:tc>
          <w:tcPr>
            <w:tcW w:w="771" w:type="dxa"/>
          </w:tcPr>
          <w:p w14:paraId="29C2BF31" w14:textId="77777777" w:rsidR="00936766" w:rsidRDefault="00397B73">
            <w:pPr>
              <w:pStyle w:val="Compact"/>
              <w:jc w:val="right"/>
            </w:pPr>
            <w:r>
              <w:t>0.12</w:t>
            </w:r>
          </w:p>
        </w:tc>
        <w:tc>
          <w:tcPr>
            <w:tcW w:w="1153" w:type="dxa"/>
          </w:tcPr>
          <w:p w14:paraId="2F2D9338" w14:textId="77777777" w:rsidR="00936766" w:rsidRDefault="00397B73">
            <w:pPr>
              <w:pStyle w:val="Compact"/>
              <w:jc w:val="right"/>
            </w:pPr>
            <w:r>
              <w:t>1.11</w:t>
            </w:r>
          </w:p>
        </w:tc>
        <w:tc>
          <w:tcPr>
            <w:tcW w:w="924" w:type="dxa"/>
          </w:tcPr>
          <w:p w14:paraId="02758BB6" w14:textId="77777777" w:rsidR="00936766" w:rsidRDefault="00397B73">
            <w:pPr>
              <w:pStyle w:val="Compact"/>
              <w:jc w:val="right"/>
            </w:pPr>
            <w:r>
              <w:t>0.87</w:t>
            </w:r>
          </w:p>
        </w:tc>
        <w:tc>
          <w:tcPr>
            <w:tcW w:w="924" w:type="dxa"/>
          </w:tcPr>
          <w:p w14:paraId="727D79B7" w14:textId="77777777" w:rsidR="00936766" w:rsidRDefault="00397B73">
            <w:pPr>
              <w:pStyle w:val="Compact"/>
              <w:jc w:val="right"/>
            </w:pPr>
            <w:r>
              <w:t>1.36</w:t>
            </w:r>
          </w:p>
        </w:tc>
        <w:tc>
          <w:tcPr>
            <w:tcW w:w="1188" w:type="dxa"/>
          </w:tcPr>
          <w:p w14:paraId="52B34EF4" w14:textId="77777777" w:rsidR="00936766" w:rsidRDefault="00397B73">
            <w:pPr>
              <w:pStyle w:val="Compact"/>
            </w:pPr>
            <w:r>
              <w:t>0.0001</w:t>
            </w:r>
          </w:p>
        </w:tc>
        <w:tc>
          <w:tcPr>
            <w:tcW w:w="890" w:type="dxa"/>
          </w:tcPr>
          <w:p w14:paraId="43E8BF95" w14:textId="77777777" w:rsidR="00936766" w:rsidRDefault="00397B73">
            <w:pPr>
              <w:pStyle w:val="Compact"/>
              <w:jc w:val="right"/>
            </w:pPr>
            <w:r>
              <w:t>5389</w:t>
            </w:r>
          </w:p>
        </w:tc>
        <w:tc>
          <w:tcPr>
            <w:tcW w:w="924" w:type="dxa"/>
          </w:tcPr>
          <w:p w14:paraId="530A81E8" w14:textId="77777777" w:rsidR="00936766" w:rsidRDefault="00397B73">
            <w:pPr>
              <w:pStyle w:val="Compact"/>
              <w:jc w:val="right"/>
            </w:pPr>
            <w:r>
              <w:t>1.000</w:t>
            </w:r>
          </w:p>
        </w:tc>
      </w:tr>
      <w:tr w:rsidR="00936766" w14:paraId="39F096E2" w14:textId="77777777">
        <w:tc>
          <w:tcPr>
            <w:tcW w:w="2142" w:type="dxa"/>
          </w:tcPr>
          <w:p w14:paraId="41E65392" w14:textId="77777777" w:rsidR="00936766" w:rsidRDefault="00936766"/>
        </w:tc>
        <w:tc>
          <w:tcPr>
            <w:tcW w:w="2398" w:type="dxa"/>
          </w:tcPr>
          <w:p w14:paraId="3C20D7B0" w14:textId="77777777" w:rsidR="00936766" w:rsidRDefault="00397B73">
            <w:pPr>
              <w:pStyle w:val="Compact"/>
            </w:pPr>
            <w:r>
              <w:t>Sigma</w:t>
            </w:r>
          </w:p>
        </w:tc>
        <w:tc>
          <w:tcPr>
            <w:tcW w:w="924" w:type="dxa"/>
          </w:tcPr>
          <w:p w14:paraId="52FF57FF" w14:textId="77777777" w:rsidR="00936766" w:rsidRDefault="00397B73">
            <w:pPr>
              <w:pStyle w:val="Compact"/>
              <w:jc w:val="right"/>
            </w:pPr>
            <w:r>
              <w:t>4.06</w:t>
            </w:r>
          </w:p>
        </w:tc>
        <w:tc>
          <w:tcPr>
            <w:tcW w:w="771" w:type="dxa"/>
          </w:tcPr>
          <w:p w14:paraId="28DFC268" w14:textId="77777777" w:rsidR="00936766" w:rsidRDefault="00397B73">
            <w:pPr>
              <w:pStyle w:val="Compact"/>
              <w:jc w:val="right"/>
            </w:pPr>
            <w:r>
              <w:t>0.24</w:t>
            </w:r>
          </w:p>
        </w:tc>
        <w:tc>
          <w:tcPr>
            <w:tcW w:w="1153" w:type="dxa"/>
          </w:tcPr>
          <w:p w14:paraId="2B31D16C" w14:textId="77777777" w:rsidR="00936766" w:rsidRDefault="00397B73">
            <w:pPr>
              <w:pStyle w:val="Compact"/>
              <w:jc w:val="right"/>
            </w:pPr>
            <w:r>
              <w:t>4.05</w:t>
            </w:r>
          </w:p>
        </w:tc>
        <w:tc>
          <w:tcPr>
            <w:tcW w:w="924" w:type="dxa"/>
          </w:tcPr>
          <w:p w14:paraId="313BD435" w14:textId="77777777" w:rsidR="00936766" w:rsidRDefault="00397B73">
            <w:pPr>
              <w:pStyle w:val="Compact"/>
              <w:jc w:val="right"/>
            </w:pPr>
            <w:r>
              <w:t>3.59</w:t>
            </w:r>
          </w:p>
        </w:tc>
        <w:tc>
          <w:tcPr>
            <w:tcW w:w="924" w:type="dxa"/>
          </w:tcPr>
          <w:p w14:paraId="5F48C307" w14:textId="77777777" w:rsidR="00936766" w:rsidRDefault="00397B73">
            <w:pPr>
              <w:pStyle w:val="Compact"/>
              <w:jc w:val="right"/>
            </w:pPr>
            <w:r>
              <w:t>4.56</w:t>
            </w:r>
          </w:p>
        </w:tc>
        <w:tc>
          <w:tcPr>
            <w:tcW w:w="1188" w:type="dxa"/>
          </w:tcPr>
          <w:p w14:paraId="056ED237" w14:textId="77777777" w:rsidR="00936766" w:rsidRDefault="00397B73">
            <w:pPr>
              <w:pStyle w:val="Compact"/>
            </w:pPr>
            <w:r>
              <w:t>-</w:t>
            </w:r>
          </w:p>
        </w:tc>
        <w:tc>
          <w:tcPr>
            <w:tcW w:w="890" w:type="dxa"/>
          </w:tcPr>
          <w:p w14:paraId="07834653" w14:textId="77777777" w:rsidR="00936766" w:rsidRDefault="00397B73">
            <w:pPr>
              <w:pStyle w:val="Compact"/>
              <w:jc w:val="right"/>
            </w:pPr>
            <w:r>
              <w:t>2404</w:t>
            </w:r>
          </w:p>
        </w:tc>
        <w:tc>
          <w:tcPr>
            <w:tcW w:w="924" w:type="dxa"/>
          </w:tcPr>
          <w:p w14:paraId="522D966C" w14:textId="77777777" w:rsidR="00936766" w:rsidRDefault="00397B73">
            <w:pPr>
              <w:pStyle w:val="Compact"/>
              <w:jc w:val="right"/>
            </w:pPr>
            <w:r>
              <w:t>1.001</w:t>
            </w:r>
          </w:p>
        </w:tc>
      </w:tr>
      <w:tr w:rsidR="00936766" w14:paraId="0DA52C8A" w14:textId="77777777">
        <w:tc>
          <w:tcPr>
            <w:tcW w:w="2142" w:type="dxa"/>
          </w:tcPr>
          <w:p w14:paraId="5DD93A49" w14:textId="77777777" w:rsidR="00936766" w:rsidRDefault="00936766"/>
        </w:tc>
        <w:tc>
          <w:tcPr>
            <w:tcW w:w="2398" w:type="dxa"/>
          </w:tcPr>
          <w:p w14:paraId="719DE8B8" w14:textId="77777777" w:rsidR="00936766" w:rsidRDefault="00397B73">
            <w:pPr>
              <w:pStyle w:val="Compact"/>
            </w:pPr>
            <w:r>
              <w:t>Sigma (field)</w:t>
            </w:r>
          </w:p>
        </w:tc>
        <w:tc>
          <w:tcPr>
            <w:tcW w:w="924" w:type="dxa"/>
          </w:tcPr>
          <w:p w14:paraId="51F5D1C1" w14:textId="77777777" w:rsidR="00936766" w:rsidRDefault="00397B73">
            <w:pPr>
              <w:pStyle w:val="Compact"/>
              <w:jc w:val="right"/>
            </w:pPr>
            <w:r>
              <w:t>3.48</w:t>
            </w:r>
          </w:p>
        </w:tc>
        <w:tc>
          <w:tcPr>
            <w:tcW w:w="771" w:type="dxa"/>
          </w:tcPr>
          <w:p w14:paraId="5E7CBD24" w14:textId="77777777" w:rsidR="00936766" w:rsidRDefault="00397B73">
            <w:pPr>
              <w:pStyle w:val="Compact"/>
              <w:jc w:val="right"/>
            </w:pPr>
            <w:r>
              <w:t>0.47</w:t>
            </w:r>
          </w:p>
        </w:tc>
        <w:tc>
          <w:tcPr>
            <w:tcW w:w="1153" w:type="dxa"/>
          </w:tcPr>
          <w:p w14:paraId="7270FAB9" w14:textId="77777777" w:rsidR="00936766" w:rsidRDefault="00397B73">
            <w:pPr>
              <w:pStyle w:val="Compact"/>
              <w:jc w:val="right"/>
            </w:pPr>
            <w:r>
              <w:t>3.44</w:t>
            </w:r>
          </w:p>
        </w:tc>
        <w:tc>
          <w:tcPr>
            <w:tcW w:w="924" w:type="dxa"/>
          </w:tcPr>
          <w:p w14:paraId="734F7394" w14:textId="77777777" w:rsidR="00936766" w:rsidRDefault="00397B73">
            <w:pPr>
              <w:pStyle w:val="Compact"/>
              <w:jc w:val="right"/>
            </w:pPr>
            <w:r>
              <w:t>2.70</w:t>
            </w:r>
          </w:p>
        </w:tc>
        <w:tc>
          <w:tcPr>
            <w:tcW w:w="924" w:type="dxa"/>
          </w:tcPr>
          <w:p w14:paraId="4A11F604" w14:textId="77777777" w:rsidR="00936766" w:rsidRDefault="00397B73">
            <w:pPr>
              <w:pStyle w:val="Compact"/>
              <w:jc w:val="right"/>
            </w:pPr>
            <w:r>
              <w:t>4.49</w:t>
            </w:r>
          </w:p>
        </w:tc>
        <w:tc>
          <w:tcPr>
            <w:tcW w:w="1188" w:type="dxa"/>
          </w:tcPr>
          <w:p w14:paraId="2E17DE08" w14:textId="77777777" w:rsidR="00936766" w:rsidRDefault="00397B73">
            <w:pPr>
              <w:pStyle w:val="Compact"/>
            </w:pPr>
            <w:r>
              <w:t>-</w:t>
            </w:r>
          </w:p>
        </w:tc>
        <w:tc>
          <w:tcPr>
            <w:tcW w:w="890" w:type="dxa"/>
          </w:tcPr>
          <w:p w14:paraId="64ADA5EE" w14:textId="77777777" w:rsidR="00936766" w:rsidRDefault="00397B73">
            <w:pPr>
              <w:pStyle w:val="Compact"/>
              <w:jc w:val="right"/>
            </w:pPr>
            <w:r>
              <w:t>2640</w:t>
            </w:r>
          </w:p>
        </w:tc>
        <w:tc>
          <w:tcPr>
            <w:tcW w:w="924" w:type="dxa"/>
          </w:tcPr>
          <w:p w14:paraId="74C3912C" w14:textId="77777777" w:rsidR="00936766" w:rsidRDefault="00397B73">
            <w:pPr>
              <w:pStyle w:val="Compact"/>
              <w:jc w:val="right"/>
            </w:pPr>
            <w:r>
              <w:t>1.001</w:t>
            </w:r>
          </w:p>
        </w:tc>
      </w:tr>
      <w:tr w:rsidR="00936766" w14:paraId="0C169A34" w14:textId="77777777">
        <w:tc>
          <w:tcPr>
            <w:tcW w:w="2142" w:type="dxa"/>
          </w:tcPr>
          <w:p w14:paraId="14AA5ECF" w14:textId="77777777" w:rsidR="00936766" w:rsidRDefault="00936766"/>
        </w:tc>
        <w:tc>
          <w:tcPr>
            <w:tcW w:w="2398" w:type="dxa"/>
          </w:tcPr>
          <w:p w14:paraId="6703F946" w14:textId="77777777" w:rsidR="00936766" w:rsidRDefault="00397B73">
            <w:pPr>
              <w:pStyle w:val="Compact"/>
            </w:pPr>
            <w:r>
              <w:t>Nu (DF)</w:t>
            </w:r>
          </w:p>
        </w:tc>
        <w:tc>
          <w:tcPr>
            <w:tcW w:w="924" w:type="dxa"/>
          </w:tcPr>
          <w:p w14:paraId="1E7ED69C" w14:textId="77777777" w:rsidR="00936766" w:rsidRDefault="00397B73">
            <w:pPr>
              <w:pStyle w:val="Compact"/>
              <w:jc w:val="right"/>
            </w:pPr>
            <w:r>
              <w:t>1.88</w:t>
            </w:r>
          </w:p>
        </w:tc>
        <w:tc>
          <w:tcPr>
            <w:tcW w:w="771" w:type="dxa"/>
          </w:tcPr>
          <w:p w14:paraId="02FBF2E5" w14:textId="77777777" w:rsidR="00936766" w:rsidRDefault="00397B73">
            <w:pPr>
              <w:pStyle w:val="Compact"/>
              <w:jc w:val="right"/>
            </w:pPr>
            <w:r>
              <w:t>0.38</w:t>
            </w:r>
          </w:p>
        </w:tc>
        <w:tc>
          <w:tcPr>
            <w:tcW w:w="1153" w:type="dxa"/>
          </w:tcPr>
          <w:p w14:paraId="16A1F4F7" w14:textId="77777777" w:rsidR="00936766" w:rsidRDefault="00397B73">
            <w:pPr>
              <w:pStyle w:val="Compact"/>
              <w:jc w:val="right"/>
            </w:pPr>
            <w:r>
              <w:t>1.84</w:t>
            </w:r>
          </w:p>
        </w:tc>
        <w:tc>
          <w:tcPr>
            <w:tcW w:w="924" w:type="dxa"/>
          </w:tcPr>
          <w:p w14:paraId="5E3F5CEE" w14:textId="77777777" w:rsidR="00936766" w:rsidRDefault="00397B73">
            <w:pPr>
              <w:pStyle w:val="Compact"/>
              <w:jc w:val="right"/>
            </w:pPr>
            <w:r>
              <w:t>1.30</w:t>
            </w:r>
          </w:p>
        </w:tc>
        <w:tc>
          <w:tcPr>
            <w:tcW w:w="924" w:type="dxa"/>
          </w:tcPr>
          <w:p w14:paraId="3FDD05F4" w14:textId="77777777" w:rsidR="00936766" w:rsidRDefault="00397B73">
            <w:pPr>
              <w:pStyle w:val="Compact"/>
              <w:jc w:val="right"/>
            </w:pPr>
            <w:r>
              <w:t>2.68</w:t>
            </w:r>
          </w:p>
        </w:tc>
        <w:tc>
          <w:tcPr>
            <w:tcW w:w="1188" w:type="dxa"/>
          </w:tcPr>
          <w:p w14:paraId="1D3A4646" w14:textId="77777777" w:rsidR="00936766" w:rsidRDefault="00397B73">
            <w:pPr>
              <w:pStyle w:val="Compact"/>
            </w:pPr>
            <w:r>
              <w:t>0.0001</w:t>
            </w:r>
          </w:p>
        </w:tc>
        <w:tc>
          <w:tcPr>
            <w:tcW w:w="890" w:type="dxa"/>
          </w:tcPr>
          <w:p w14:paraId="5FA69CBB" w14:textId="77777777" w:rsidR="00936766" w:rsidRDefault="00397B73">
            <w:pPr>
              <w:pStyle w:val="Compact"/>
              <w:jc w:val="right"/>
            </w:pPr>
            <w:r>
              <w:t>1500</w:t>
            </w:r>
          </w:p>
        </w:tc>
        <w:tc>
          <w:tcPr>
            <w:tcW w:w="924" w:type="dxa"/>
          </w:tcPr>
          <w:p w14:paraId="15D79FB5" w14:textId="77777777" w:rsidR="00936766" w:rsidRDefault="00397B73">
            <w:pPr>
              <w:pStyle w:val="Compact"/>
              <w:jc w:val="right"/>
            </w:pPr>
            <w:r>
              <w:t>1.004</w:t>
            </w:r>
          </w:p>
        </w:tc>
      </w:tr>
      <w:tr w:rsidR="00936766" w14:paraId="336667B3" w14:textId="77777777">
        <w:tc>
          <w:tcPr>
            <w:tcW w:w="2142" w:type="dxa"/>
          </w:tcPr>
          <w:p w14:paraId="5A268040" w14:textId="77777777" w:rsidR="00936766" w:rsidRDefault="00936766"/>
        </w:tc>
        <w:tc>
          <w:tcPr>
            <w:tcW w:w="2398" w:type="dxa"/>
          </w:tcPr>
          <w:p w14:paraId="1212FC68" w14:textId="77777777" w:rsidR="00936766" w:rsidRDefault="00397B73">
            <w:pPr>
              <w:pStyle w:val="Compact"/>
            </w:pPr>
            <w:r>
              <w:t>Intercept</w:t>
            </w:r>
          </w:p>
        </w:tc>
        <w:tc>
          <w:tcPr>
            <w:tcW w:w="924" w:type="dxa"/>
          </w:tcPr>
          <w:p w14:paraId="7D69DD7F" w14:textId="77777777" w:rsidR="00936766" w:rsidRDefault="00397B73">
            <w:pPr>
              <w:pStyle w:val="Compact"/>
              <w:jc w:val="right"/>
            </w:pPr>
            <w:r>
              <w:t>3.08</w:t>
            </w:r>
          </w:p>
        </w:tc>
        <w:tc>
          <w:tcPr>
            <w:tcW w:w="771" w:type="dxa"/>
          </w:tcPr>
          <w:p w14:paraId="6163486C" w14:textId="77777777" w:rsidR="00936766" w:rsidRDefault="00397B73">
            <w:pPr>
              <w:pStyle w:val="Compact"/>
              <w:jc w:val="right"/>
            </w:pPr>
            <w:r>
              <w:t>0.10</w:t>
            </w:r>
          </w:p>
        </w:tc>
        <w:tc>
          <w:tcPr>
            <w:tcW w:w="1153" w:type="dxa"/>
          </w:tcPr>
          <w:p w14:paraId="38DE37AB" w14:textId="77777777" w:rsidR="00936766" w:rsidRDefault="00397B73">
            <w:pPr>
              <w:pStyle w:val="Compact"/>
              <w:jc w:val="right"/>
            </w:pPr>
            <w:r>
              <w:t>3.08</w:t>
            </w:r>
          </w:p>
        </w:tc>
        <w:tc>
          <w:tcPr>
            <w:tcW w:w="924" w:type="dxa"/>
          </w:tcPr>
          <w:p w14:paraId="400A6C32" w14:textId="77777777" w:rsidR="00936766" w:rsidRDefault="00397B73">
            <w:pPr>
              <w:pStyle w:val="Compact"/>
              <w:jc w:val="right"/>
            </w:pPr>
            <w:r>
              <w:t>2.87</w:t>
            </w:r>
          </w:p>
        </w:tc>
        <w:tc>
          <w:tcPr>
            <w:tcW w:w="924" w:type="dxa"/>
          </w:tcPr>
          <w:p w14:paraId="6AE5822B" w14:textId="77777777" w:rsidR="00936766" w:rsidRDefault="00397B73">
            <w:pPr>
              <w:pStyle w:val="Compact"/>
              <w:jc w:val="right"/>
            </w:pPr>
            <w:r>
              <w:t>3.28</w:t>
            </w:r>
          </w:p>
        </w:tc>
        <w:tc>
          <w:tcPr>
            <w:tcW w:w="1188" w:type="dxa"/>
          </w:tcPr>
          <w:p w14:paraId="01BF9AD2" w14:textId="77777777" w:rsidR="00936766" w:rsidRDefault="00397B73">
            <w:pPr>
              <w:pStyle w:val="Compact"/>
            </w:pPr>
            <w:r>
              <w:t>0.0001</w:t>
            </w:r>
          </w:p>
        </w:tc>
        <w:tc>
          <w:tcPr>
            <w:tcW w:w="890" w:type="dxa"/>
          </w:tcPr>
          <w:p w14:paraId="2EA30CAF" w14:textId="77777777" w:rsidR="00936766" w:rsidRDefault="00397B73">
            <w:pPr>
              <w:pStyle w:val="Compact"/>
              <w:jc w:val="right"/>
            </w:pPr>
            <w:r>
              <w:t>2722</w:t>
            </w:r>
          </w:p>
        </w:tc>
        <w:tc>
          <w:tcPr>
            <w:tcW w:w="924" w:type="dxa"/>
          </w:tcPr>
          <w:p w14:paraId="402A575D" w14:textId="77777777" w:rsidR="00936766" w:rsidRDefault="00397B73">
            <w:pPr>
              <w:pStyle w:val="Compact"/>
              <w:jc w:val="right"/>
            </w:pPr>
            <w:r>
              <w:t>1.002</w:t>
            </w:r>
          </w:p>
        </w:tc>
      </w:tr>
      <w:tr w:rsidR="00936766" w14:paraId="67EE2FF3" w14:textId="77777777">
        <w:tc>
          <w:tcPr>
            <w:tcW w:w="2142" w:type="dxa"/>
          </w:tcPr>
          <w:p w14:paraId="7AA4FA7E" w14:textId="77777777" w:rsidR="00936766" w:rsidRDefault="00936766"/>
        </w:tc>
        <w:tc>
          <w:tcPr>
            <w:tcW w:w="2398" w:type="dxa"/>
          </w:tcPr>
          <w:p w14:paraId="262AA405" w14:textId="77777777" w:rsidR="00936766" w:rsidRDefault="00397B73">
            <w:pPr>
              <w:pStyle w:val="Compact"/>
            </w:pPr>
            <w:r>
              <w:t>Flower density</w:t>
            </w:r>
          </w:p>
        </w:tc>
        <w:tc>
          <w:tcPr>
            <w:tcW w:w="924" w:type="dxa"/>
          </w:tcPr>
          <w:p w14:paraId="4CE30B30" w14:textId="77777777" w:rsidR="00936766" w:rsidRDefault="00397B73">
            <w:pPr>
              <w:pStyle w:val="Compact"/>
              <w:jc w:val="right"/>
            </w:pPr>
            <w:r>
              <w:t>-0.01</w:t>
            </w:r>
          </w:p>
        </w:tc>
        <w:tc>
          <w:tcPr>
            <w:tcW w:w="771" w:type="dxa"/>
          </w:tcPr>
          <w:p w14:paraId="3D311332" w14:textId="77777777" w:rsidR="00936766" w:rsidRDefault="00397B73">
            <w:pPr>
              <w:pStyle w:val="Compact"/>
              <w:jc w:val="right"/>
            </w:pPr>
            <w:r>
              <w:t>0.01</w:t>
            </w:r>
          </w:p>
        </w:tc>
        <w:tc>
          <w:tcPr>
            <w:tcW w:w="1153" w:type="dxa"/>
          </w:tcPr>
          <w:p w14:paraId="1EBA2814" w14:textId="77777777" w:rsidR="00936766" w:rsidRDefault="00397B73">
            <w:pPr>
              <w:pStyle w:val="Compact"/>
              <w:jc w:val="right"/>
            </w:pPr>
            <w:r>
              <w:t>-0.01</w:t>
            </w:r>
          </w:p>
        </w:tc>
        <w:tc>
          <w:tcPr>
            <w:tcW w:w="924" w:type="dxa"/>
          </w:tcPr>
          <w:p w14:paraId="66A0429B" w14:textId="77777777" w:rsidR="00936766" w:rsidRDefault="00397B73">
            <w:pPr>
              <w:pStyle w:val="Compact"/>
              <w:jc w:val="right"/>
            </w:pPr>
            <w:r>
              <w:t>-0.03</w:t>
            </w:r>
          </w:p>
        </w:tc>
        <w:tc>
          <w:tcPr>
            <w:tcW w:w="924" w:type="dxa"/>
          </w:tcPr>
          <w:p w14:paraId="2D282F1E" w14:textId="77777777" w:rsidR="00936766" w:rsidRDefault="00397B73">
            <w:pPr>
              <w:pStyle w:val="Compact"/>
              <w:jc w:val="right"/>
            </w:pPr>
            <w:r>
              <w:t>0.01</w:t>
            </w:r>
          </w:p>
        </w:tc>
        <w:tc>
          <w:tcPr>
            <w:tcW w:w="1188" w:type="dxa"/>
          </w:tcPr>
          <w:p w14:paraId="79A46092" w14:textId="77777777" w:rsidR="00936766" w:rsidRDefault="00397B73">
            <w:pPr>
              <w:pStyle w:val="Compact"/>
            </w:pPr>
            <w:r>
              <w:t>0.5267</w:t>
            </w:r>
          </w:p>
        </w:tc>
        <w:tc>
          <w:tcPr>
            <w:tcW w:w="890" w:type="dxa"/>
          </w:tcPr>
          <w:p w14:paraId="3219B69A" w14:textId="77777777" w:rsidR="00936766" w:rsidRDefault="00397B73">
            <w:pPr>
              <w:pStyle w:val="Compact"/>
              <w:jc w:val="right"/>
            </w:pPr>
            <w:r>
              <w:t>4150</w:t>
            </w:r>
          </w:p>
        </w:tc>
        <w:tc>
          <w:tcPr>
            <w:tcW w:w="924" w:type="dxa"/>
          </w:tcPr>
          <w:p w14:paraId="1F7F0BA3" w14:textId="77777777" w:rsidR="00936766" w:rsidRDefault="00397B73">
            <w:pPr>
              <w:pStyle w:val="Compact"/>
              <w:jc w:val="right"/>
            </w:pPr>
            <w:r>
              <w:t>1.000</w:t>
            </w:r>
          </w:p>
        </w:tc>
      </w:tr>
      <w:tr w:rsidR="00936766" w14:paraId="1626A8C8" w14:textId="77777777">
        <w:tc>
          <w:tcPr>
            <w:tcW w:w="2142" w:type="dxa"/>
          </w:tcPr>
          <w:p w14:paraId="37B25EE9" w14:textId="77777777" w:rsidR="00936766" w:rsidRDefault="00936766"/>
        </w:tc>
        <w:tc>
          <w:tcPr>
            <w:tcW w:w="2398" w:type="dxa"/>
          </w:tcPr>
          <w:p w14:paraId="50EFDE1F" w14:textId="77777777" w:rsidR="00936766" w:rsidRDefault="00397B73">
            <w:pPr>
              <w:pStyle w:val="Compact"/>
            </w:pPr>
            <w:r>
              <w:t>HB distance</w:t>
            </w:r>
          </w:p>
        </w:tc>
        <w:tc>
          <w:tcPr>
            <w:tcW w:w="924" w:type="dxa"/>
          </w:tcPr>
          <w:p w14:paraId="1D291E0F" w14:textId="77777777" w:rsidR="00936766" w:rsidRDefault="00397B73">
            <w:pPr>
              <w:pStyle w:val="Compact"/>
              <w:jc w:val="right"/>
            </w:pPr>
            <w:r>
              <w:t>-0.02</w:t>
            </w:r>
          </w:p>
        </w:tc>
        <w:tc>
          <w:tcPr>
            <w:tcW w:w="771" w:type="dxa"/>
          </w:tcPr>
          <w:p w14:paraId="4D72F446" w14:textId="77777777" w:rsidR="00936766" w:rsidRDefault="00397B73">
            <w:pPr>
              <w:pStyle w:val="Compact"/>
              <w:jc w:val="right"/>
            </w:pPr>
            <w:r>
              <w:t>0.05</w:t>
            </w:r>
          </w:p>
        </w:tc>
        <w:tc>
          <w:tcPr>
            <w:tcW w:w="1153" w:type="dxa"/>
          </w:tcPr>
          <w:p w14:paraId="4E11FE91" w14:textId="77777777" w:rsidR="00936766" w:rsidRDefault="00397B73">
            <w:pPr>
              <w:pStyle w:val="Compact"/>
              <w:jc w:val="right"/>
            </w:pPr>
            <w:r>
              <w:t>-0.03</w:t>
            </w:r>
          </w:p>
        </w:tc>
        <w:tc>
          <w:tcPr>
            <w:tcW w:w="924" w:type="dxa"/>
          </w:tcPr>
          <w:p w14:paraId="235FD20D" w14:textId="77777777" w:rsidR="00936766" w:rsidRDefault="00397B73">
            <w:pPr>
              <w:pStyle w:val="Compact"/>
              <w:jc w:val="right"/>
            </w:pPr>
            <w:r>
              <w:t>-0.12</w:t>
            </w:r>
          </w:p>
        </w:tc>
        <w:tc>
          <w:tcPr>
            <w:tcW w:w="924" w:type="dxa"/>
          </w:tcPr>
          <w:p w14:paraId="2E09FA3D" w14:textId="77777777" w:rsidR="00936766" w:rsidRDefault="00397B73">
            <w:pPr>
              <w:pStyle w:val="Compact"/>
              <w:jc w:val="right"/>
            </w:pPr>
            <w:r>
              <w:t>0.07</w:t>
            </w:r>
          </w:p>
        </w:tc>
        <w:tc>
          <w:tcPr>
            <w:tcW w:w="1188" w:type="dxa"/>
          </w:tcPr>
          <w:p w14:paraId="4FD1D4DE" w14:textId="77777777" w:rsidR="00936766" w:rsidRDefault="00397B73">
            <w:pPr>
              <w:pStyle w:val="Compact"/>
            </w:pPr>
            <w:r>
              <w:t>0.6229</w:t>
            </w:r>
          </w:p>
        </w:tc>
        <w:tc>
          <w:tcPr>
            <w:tcW w:w="890" w:type="dxa"/>
          </w:tcPr>
          <w:p w14:paraId="3FE03944" w14:textId="77777777" w:rsidR="00936766" w:rsidRDefault="00397B73">
            <w:pPr>
              <w:pStyle w:val="Compact"/>
              <w:jc w:val="right"/>
            </w:pPr>
            <w:r>
              <w:t>4410</w:t>
            </w:r>
          </w:p>
        </w:tc>
        <w:tc>
          <w:tcPr>
            <w:tcW w:w="924" w:type="dxa"/>
          </w:tcPr>
          <w:p w14:paraId="1801BFC5" w14:textId="77777777" w:rsidR="00936766" w:rsidRDefault="00397B73">
            <w:pPr>
              <w:pStyle w:val="Compact"/>
              <w:jc w:val="right"/>
            </w:pPr>
            <w:r>
              <w:t>1.000</w:t>
            </w:r>
          </w:p>
        </w:tc>
      </w:tr>
      <w:tr w:rsidR="00936766" w14:paraId="33AC01F4" w14:textId="77777777">
        <w:tc>
          <w:tcPr>
            <w:tcW w:w="2142" w:type="dxa"/>
          </w:tcPr>
          <w:p w14:paraId="6425CDAE" w14:textId="77777777" w:rsidR="00936766" w:rsidRDefault="00936766"/>
        </w:tc>
        <w:tc>
          <w:tcPr>
            <w:tcW w:w="2398" w:type="dxa"/>
          </w:tcPr>
          <w:p w14:paraId="195081ED" w14:textId="77777777" w:rsidR="00936766" w:rsidRDefault="00397B73">
            <w:pPr>
              <w:pStyle w:val="Compact"/>
            </w:pPr>
            <w:r>
              <w:t>LCB distance</w:t>
            </w:r>
          </w:p>
        </w:tc>
        <w:tc>
          <w:tcPr>
            <w:tcW w:w="924" w:type="dxa"/>
          </w:tcPr>
          <w:p w14:paraId="40952249" w14:textId="77777777" w:rsidR="00936766" w:rsidRDefault="00397B73">
            <w:pPr>
              <w:pStyle w:val="Compact"/>
              <w:jc w:val="right"/>
            </w:pPr>
            <w:r>
              <w:t>0.42</w:t>
            </w:r>
          </w:p>
        </w:tc>
        <w:tc>
          <w:tcPr>
            <w:tcW w:w="771" w:type="dxa"/>
          </w:tcPr>
          <w:p w14:paraId="34512569" w14:textId="77777777" w:rsidR="00936766" w:rsidRDefault="00397B73">
            <w:pPr>
              <w:pStyle w:val="Compact"/>
              <w:jc w:val="right"/>
            </w:pPr>
            <w:r>
              <w:t>0.09</w:t>
            </w:r>
          </w:p>
        </w:tc>
        <w:tc>
          <w:tcPr>
            <w:tcW w:w="1153" w:type="dxa"/>
          </w:tcPr>
          <w:p w14:paraId="2814ED49" w14:textId="77777777" w:rsidR="00936766" w:rsidRDefault="00397B73">
            <w:pPr>
              <w:pStyle w:val="Compact"/>
              <w:jc w:val="right"/>
            </w:pPr>
            <w:r>
              <w:t>0.42</w:t>
            </w:r>
          </w:p>
        </w:tc>
        <w:tc>
          <w:tcPr>
            <w:tcW w:w="924" w:type="dxa"/>
          </w:tcPr>
          <w:p w14:paraId="45DFCF94" w14:textId="77777777" w:rsidR="00936766" w:rsidRDefault="00397B73">
            <w:pPr>
              <w:pStyle w:val="Compact"/>
              <w:jc w:val="right"/>
            </w:pPr>
            <w:r>
              <w:t>0.24</w:t>
            </w:r>
          </w:p>
        </w:tc>
        <w:tc>
          <w:tcPr>
            <w:tcW w:w="924" w:type="dxa"/>
          </w:tcPr>
          <w:p w14:paraId="362B343D" w14:textId="77777777" w:rsidR="00936766" w:rsidRDefault="00397B73">
            <w:pPr>
              <w:pStyle w:val="Compact"/>
              <w:jc w:val="right"/>
            </w:pPr>
            <w:r>
              <w:t>0.58</w:t>
            </w:r>
          </w:p>
        </w:tc>
        <w:tc>
          <w:tcPr>
            <w:tcW w:w="1188" w:type="dxa"/>
          </w:tcPr>
          <w:p w14:paraId="327FC8F9" w14:textId="77777777" w:rsidR="00936766" w:rsidRDefault="00397B73">
            <w:pPr>
              <w:pStyle w:val="Compact"/>
            </w:pPr>
            <w:r>
              <w:t>0.0001</w:t>
            </w:r>
          </w:p>
        </w:tc>
        <w:tc>
          <w:tcPr>
            <w:tcW w:w="890" w:type="dxa"/>
          </w:tcPr>
          <w:p w14:paraId="6B4DD6DD" w14:textId="77777777" w:rsidR="00936766" w:rsidRDefault="00397B73">
            <w:pPr>
              <w:pStyle w:val="Compact"/>
              <w:jc w:val="right"/>
            </w:pPr>
            <w:r>
              <w:t>5053</w:t>
            </w:r>
          </w:p>
        </w:tc>
        <w:tc>
          <w:tcPr>
            <w:tcW w:w="924" w:type="dxa"/>
          </w:tcPr>
          <w:p w14:paraId="2438D765" w14:textId="77777777" w:rsidR="00936766" w:rsidRDefault="00397B73">
            <w:pPr>
              <w:pStyle w:val="Compact"/>
              <w:jc w:val="right"/>
            </w:pPr>
            <w:r>
              <w:t>1.000</w:t>
            </w:r>
          </w:p>
        </w:tc>
      </w:tr>
      <w:tr w:rsidR="00936766" w14:paraId="0EED56A3" w14:textId="77777777">
        <w:tc>
          <w:tcPr>
            <w:tcW w:w="2142" w:type="dxa"/>
          </w:tcPr>
          <w:p w14:paraId="68D3B352" w14:textId="77777777" w:rsidR="00936766" w:rsidRDefault="00936766"/>
        </w:tc>
        <w:tc>
          <w:tcPr>
            <w:tcW w:w="2398" w:type="dxa"/>
          </w:tcPr>
          <w:p w14:paraId="1C934E26" w14:textId="77777777" w:rsidR="00936766" w:rsidRDefault="00397B73">
            <w:pPr>
              <w:pStyle w:val="Compact"/>
            </w:pPr>
            <w:r>
              <w:t>Bay centre</w:t>
            </w:r>
          </w:p>
        </w:tc>
        <w:tc>
          <w:tcPr>
            <w:tcW w:w="924" w:type="dxa"/>
          </w:tcPr>
          <w:p w14:paraId="5A29B6DC" w14:textId="77777777" w:rsidR="00936766" w:rsidRDefault="00397B73">
            <w:pPr>
              <w:pStyle w:val="Compact"/>
              <w:jc w:val="right"/>
            </w:pPr>
            <w:r>
              <w:t>0.45</w:t>
            </w:r>
          </w:p>
        </w:tc>
        <w:tc>
          <w:tcPr>
            <w:tcW w:w="771" w:type="dxa"/>
          </w:tcPr>
          <w:p w14:paraId="0D58F276" w14:textId="77777777" w:rsidR="00936766" w:rsidRDefault="00397B73">
            <w:pPr>
              <w:pStyle w:val="Compact"/>
              <w:jc w:val="right"/>
            </w:pPr>
            <w:r>
              <w:t>0.21</w:t>
            </w:r>
          </w:p>
        </w:tc>
        <w:tc>
          <w:tcPr>
            <w:tcW w:w="1153" w:type="dxa"/>
          </w:tcPr>
          <w:p w14:paraId="285A58DC" w14:textId="77777777" w:rsidR="00936766" w:rsidRDefault="00397B73">
            <w:pPr>
              <w:pStyle w:val="Compact"/>
              <w:jc w:val="right"/>
            </w:pPr>
            <w:r>
              <w:t>0.45</w:t>
            </w:r>
          </w:p>
        </w:tc>
        <w:tc>
          <w:tcPr>
            <w:tcW w:w="924" w:type="dxa"/>
          </w:tcPr>
          <w:p w14:paraId="2D0FA80B" w14:textId="77777777" w:rsidR="00936766" w:rsidRDefault="00397B73">
            <w:pPr>
              <w:pStyle w:val="Compact"/>
              <w:jc w:val="right"/>
            </w:pPr>
            <w:r>
              <w:t>0.07</w:t>
            </w:r>
          </w:p>
        </w:tc>
        <w:tc>
          <w:tcPr>
            <w:tcW w:w="924" w:type="dxa"/>
          </w:tcPr>
          <w:p w14:paraId="4CAE89B5" w14:textId="77777777" w:rsidR="00936766" w:rsidRDefault="00397B73">
            <w:pPr>
              <w:pStyle w:val="Compact"/>
              <w:jc w:val="right"/>
            </w:pPr>
            <w:r>
              <w:t>0.88</w:t>
            </w:r>
          </w:p>
        </w:tc>
        <w:tc>
          <w:tcPr>
            <w:tcW w:w="1188" w:type="dxa"/>
          </w:tcPr>
          <w:p w14:paraId="5EE5CB2E" w14:textId="77777777" w:rsidR="00936766" w:rsidRDefault="00397B73">
            <w:pPr>
              <w:pStyle w:val="Compact"/>
            </w:pPr>
            <w:r>
              <w:t>0.0284</w:t>
            </w:r>
          </w:p>
        </w:tc>
        <w:tc>
          <w:tcPr>
            <w:tcW w:w="890" w:type="dxa"/>
          </w:tcPr>
          <w:p w14:paraId="30B0892A" w14:textId="77777777" w:rsidR="00936766" w:rsidRDefault="00397B73">
            <w:pPr>
              <w:pStyle w:val="Compact"/>
              <w:jc w:val="right"/>
            </w:pPr>
            <w:r>
              <w:t>6486</w:t>
            </w:r>
          </w:p>
        </w:tc>
        <w:tc>
          <w:tcPr>
            <w:tcW w:w="924" w:type="dxa"/>
          </w:tcPr>
          <w:p w14:paraId="7F8AE7D8" w14:textId="77777777" w:rsidR="00936766" w:rsidRDefault="00397B73">
            <w:pPr>
              <w:pStyle w:val="Compact"/>
              <w:jc w:val="right"/>
            </w:pPr>
            <w:r>
              <w:t>0.999</w:t>
            </w:r>
          </w:p>
        </w:tc>
      </w:tr>
      <w:tr w:rsidR="00936766" w14:paraId="41F59469" w14:textId="77777777">
        <w:tc>
          <w:tcPr>
            <w:tcW w:w="2142" w:type="dxa"/>
          </w:tcPr>
          <w:p w14:paraId="422166C8" w14:textId="77777777" w:rsidR="00936766" w:rsidRDefault="00936766"/>
        </w:tc>
        <w:tc>
          <w:tcPr>
            <w:tcW w:w="2398" w:type="dxa"/>
          </w:tcPr>
          <w:p w14:paraId="1670F002" w14:textId="77777777" w:rsidR="00936766" w:rsidRDefault="00397B73">
            <w:pPr>
              <w:pStyle w:val="Compact"/>
            </w:pPr>
            <w:r>
              <w:t>Phi</w:t>
            </w:r>
          </w:p>
        </w:tc>
        <w:tc>
          <w:tcPr>
            <w:tcW w:w="924" w:type="dxa"/>
          </w:tcPr>
          <w:p w14:paraId="05B43F0B" w14:textId="77777777" w:rsidR="00936766" w:rsidRDefault="00397B73">
            <w:pPr>
              <w:pStyle w:val="Compact"/>
              <w:jc w:val="right"/>
            </w:pPr>
            <w:r>
              <w:t>0.72</w:t>
            </w:r>
          </w:p>
        </w:tc>
        <w:tc>
          <w:tcPr>
            <w:tcW w:w="771" w:type="dxa"/>
          </w:tcPr>
          <w:p w14:paraId="6EE332F4" w14:textId="77777777" w:rsidR="00936766" w:rsidRDefault="00397B73">
            <w:pPr>
              <w:pStyle w:val="Compact"/>
              <w:jc w:val="right"/>
            </w:pPr>
            <w:r>
              <w:t>0.09</w:t>
            </w:r>
          </w:p>
        </w:tc>
        <w:tc>
          <w:tcPr>
            <w:tcW w:w="1153" w:type="dxa"/>
          </w:tcPr>
          <w:p w14:paraId="1D26B00E" w14:textId="77777777" w:rsidR="00936766" w:rsidRDefault="00397B73">
            <w:pPr>
              <w:pStyle w:val="Compact"/>
              <w:jc w:val="right"/>
            </w:pPr>
            <w:r>
              <w:t>0.72</w:t>
            </w:r>
          </w:p>
        </w:tc>
        <w:tc>
          <w:tcPr>
            <w:tcW w:w="924" w:type="dxa"/>
          </w:tcPr>
          <w:p w14:paraId="703CD4D6" w14:textId="77777777" w:rsidR="00936766" w:rsidRDefault="00397B73">
            <w:pPr>
              <w:pStyle w:val="Compact"/>
              <w:jc w:val="right"/>
            </w:pPr>
            <w:r>
              <w:t>0.55</w:t>
            </w:r>
          </w:p>
        </w:tc>
        <w:tc>
          <w:tcPr>
            <w:tcW w:w="924" w:type="dxa"/>
          </w:tcPr>
          <w:p w14:paraId="68BE0815" w14:textId="77777777" w:rsidR="00936766" w:rsidRDefault="00397B73">
            <w:pPr>
              <w:pStyle w:val="Compact"/>
              <w:jc w:val="right"/>
            </w:pPr>
            <w:r>
              <w:t>0.92</w:t>
            </w:r>
          </w:p>
        </w:tc>
        <w:tc>
          <w:tcPr>
            <w:tcW w:w="1188" w:type="dxa"/>
          </w:tcPr>
          <w:p w14:paraId="5D48EEA9" w14:textId="77777777" w:rsidR="00936766" w:rsidRDefault="00397B73">
            <w:pPr>
              <w:pStyle w:val="Compact"/>
            </w:pPr>
            <w:r>
              <w:t>-</w:t>
            </w:r>
          </w:p>
        </w:tc>
        <w:tc>
          <w:tcPr>
            <w:tcW w:w="890" w:type="dxa"/>
          </w:tcPr>
          <w:p w14:paraId="51F8ABD9" w14:textId="77777777" w:rsidR="00936766" w:rsidRDefault="00397B73">
            <w:pPr>
              <w:pStyle w:val="Compact"/>
              <w:jc w:val="right"/>
            </w:pPr>
            <w:r>
              <w:t>4354</w:t>
            </w:r>
          </w:p>
        </w:tc>
        <w:tc>
          <w:tcPr>
            <w:tcW w:w="924" w:type="dxa"/>
          </w:tcPr>
          <w:p w14:paraId="4BE59799" w14:textId="77777777" w:rsidR="00936766" w:rsidRDefault="00397B73">
            <w:pPr>
              <w:pStyle w:val="Compact"/>
              <w:jc w:val="right"/>
            </w:pPr>
            <w:r>
              <w:t>1.001</w:t>
            </w:r>
          </w:p>
        </w:tc>
      </w:tr>
      <w:tr w:rsidR="00936766" w14:paraId="0A216AA2" w14:textId="77777777">
        <w:tc>
          <w:tcPr>
            <w:tcW w:w="2142" w:type="dxa"/>
          </w:tcPr>
          <w:p w14:paraId="054B5318" w14:textId="77777777" w:rsidR="00936766" w:rsidRDefault="00936766"/>
        </w:tc>
        <w:tc>
          <w:tcPr>
            <w:tcW w:w="2398" w:type="dxa"/>
          </w:tcPr>
          <w:p w14:paraId="35BF761E" w14:textId="77777777" w:rsidR="00936766" w:rsidRDefault="00397B73">
            <w:pPr>
              <w:pStyle w:val="Compact"/>
            </w:pPr>
            <w:r>
              <w:t>Theta (ZI)</w:t>
            </w:r>
          </w:p>
        </w:tc>
        <w:tc>
          <w:tcPr>
            <w:tcW w:w="924" w:type="dxa"/>
          </w:tcPr>
          <w:p w14:paraId="0D2331CC" w14:textId="77777777" w:rsidR="00936766" w:rsidRDefault="00397B73">
            <w:pPr>
              <w:pStyle w:val="Compact"/>
              <w:jc w:val="right"/>
            </w:pPr>
            <w:r>
              <w:t>0.32</w:t>
            </w:r>
          </w:p>
        </w:tc>
        <w:tc>
          <w:tcPr>
            <w:tcW w:w="771" w:type="dxa"/>
          </w:tcPr>
          <w:p w14:paraId="1A3A0ADF" w14:textId="77777777" w:rsidR="00936766" w:rsidRDefault="00397B73">
            <w:pPr>
              <w:pStyle w:val="Compact"/>
              <w:jc w:val="right"/>
            </w:pPr>
            <w:r>
              <w:t>0.03</w:t>
            </w:r>
          </w:p>
        </w:tc>
        <w:tc>
          <w:tcPr>
            <w:tcW w:w="1153" w:type="dxa"/>
          </w:tcPr>
          <w:p w14:paraId="3FBFC37C" w14:textId="77777777" w:rsidR="00936766" w:rsidRDefault="00397B73">
            <w:pPr>
              <w:pStyle w:val="Compact"/>
              <w:jc w:val="right"/>
            </w:pPr>
            <w:r>
              <w:t>0.32</w:t>
            </w:r>
          </w:p>
        </w:tc>
        <w:tc>
          <w:tcPr>
            <w:tcW w:w="924" w:type="dxa"/>
          </w:tcPr>
          <w:p w14:paraId="3ABB47E9" w14:textId="77777777" w:rsidR="00936766" w:rsidRDefault="00397B73">
            <w:pPr>
              <w:pStyle w:val="Compact"/>
              <w:jc w:val="right"/>
            </w:pPr>
            <w:r>
              <w:t>0.26</w:t>
            </w:r>
          </w:p>
        </w:tc>
        <w:tc>
          <w:tcPr>
            <w:tcW w:w="924" w:type="dxa"/>
          </w:tcPr>
          <w:p w14:paraId="3DC283A5" w14:textId="77777777" w:rsidR="00936766" w:rsidRDefault="00397B73">
            <w:pPr>
              <w:pStyle w:val="Compact"/>
              <w:jc w:val="right"/>
            </w:pPr>
            <w:r>
              <w:t>0.38</w:t>
            </w:r>
          </w:p>
        </w:tc>
        <w:tc>
          <w:tcPr>
            <w:tcW w:w="1188" w:type="dxa"/>
          </w:tcPr>
          <w:p w14:paraId="6A412E26" w14:textId="77777777" w:rsidR="00936766" w:rsidRDefault="00397B73">
            <w:pPr>
              <w:pStyle w:val="Compact"/>
            </w:pPr>
            <w:r>
              <w:t>-</w:t>
            </w:r>
          </w:p>
        </w:tc>
        <w:tc>
          <w:tcPr>
            <w:tcW w:w="890" w:type="dxa"/>
          </w:tcPr>
          <w:p w14:paraId="61946682" w14:textId="77777777" w:rsidR="00936766" w:rsidRDefault="00397B73">
            <w:pPr>
              <w:pStyle w:val="Compact"/>
              <w:jc w:val="right"/>
            </w:pPr>
            <w:r>
              <w:t>3955</w:t>
            </w:r>
          </w:p>
        </w:tc>
        <w:tc>
          <w:tcPr>
            <w:tcW w:w="924" w:type="dxa"/>
          </w:tcPr>
          <w:p w14:paraId="152D68FD" w14:textId="77777777" w:rsidR="00936766" w:rsidRDefault="00397B73">
            <w:pPr>
              <w:pStyle w:val="Compact"/>
              <w:jc w:val="right"/>
            </w:pPr>
            <w:r>
              <w:t>1.001</w:t>
            </w:r>
          </w:p>
        </w:tc>
      </w:tr>
      <w:tr w:rsidR="00936766" w14:paraId="2FEA5FDF" w14:textId="77777777">
        <w:tc>
          <w:tcPr>
            <w:tcW w:w="2142" w:type="dxa"/>
          </w:tcPr>
          <w:p w14:paraId="3F048F96" w14:textId="77777777" w:rsidR="00936766" w:rsidRDefault="00936766"/>
        </w:tc>
        <w:tc>
          <w:tcPr>
            <w:tcW w:w="2398" w:type="dxa"/>
          </w:tcPr>
          <w:p w14:paraId="2D0532F4" w14:textId="77777777" w:rsidR="00936766" w:rsidRDefault="00397B73">
            <w:pPr>
              <w:pStyle w:val="Compact"/>
            </w:pPr>
            <w:r>
              <w:t>Sigma (field)</w:t>
            </w:r>
          </w:p>
        </w:tc>
        <w:tc>
          <w:tcPr>
            <w:tcW w:w="924" w:type="dxa"/>
          </w:tcPr>
          <w:p w14:paraId="3B807CBA" w14:textId="77777777" w:rsidR="00936766" w:rsidRDefault="00397B73">
            <w:pPr>
              <w:pStyle w:val="Compact"/>
              <w:jc w:val="right"/>
            </w:pPr>
            <w:r>
              <w:t>0.41</w:t>
            </w:r>
          </w:p>
        </w:tc>
        <w:tc>
          <w:tcPr>
            <w:tcW w:w="771" w:type="dxa"/>
          </w:tcPr>
          <w:p w14:paraId="4B3DCD5A" w14:textId="77777777" w:rsidR="00936766" w:rsidRDefault="00397B73">
            <w:pPr>
              <w:pStyle w:val="Compact"/>
              <w:jc w:val="right"/>
            </w:pPr>
            <w:r>
              <w:t>0.11</w:t>
            </w:r>
          </w:p>
        </w:tc>
        <w:tc>
          <w:tcPr>
            <w:tcW w:w="1153" w:type="dxa"/>
          </w:tcPr>
          <w:p w14:paraId="1CFBD11C" w14:textId="77777777" w:rsidR="00936766" w:rsidRDefault="00397B73">
            <w:pPr>
              <w:pStyle w:val="Compact"/>
              <w:jc w:val="right"/>
            </w:pPr>
            <w:r>
              <w:t>0.41</w:t>
            </w:r>
          </w:p>
        </w:tc>
        <w:tc>
          <w:tcPr>
            <w:tcW w:w="924" w:type="dxa"/>
          </w:tcPr>
          <w:p w14:paraId="0391E9BB" w14:textId="77777777" w:rsidR="00936766" w:rsidRDefault="00397B73">
            <w:pPr>
              <w:pStyle w:val="Compact"/>
              <w:jc w:val="right"/>
            </w:pPr>
            <w:r>
              <w:t>0.22</w:t>
            </w:r>
          </w:p>
        </w:tc>
        <w:tc>
          <w:tcPr>
            <w:tcW w:w="924" w:type="dxa"/>
          </w:tcPr>
          <w:p w14:paraId="0FC05426" w14:textId="77777777" w:rsidR="00936766" w:rsidRDefault="00397B73">
            <w:pPr>
              <w:pStyle w:val="Compact"/>
              <w:jc w:val="right"/>
            </w:pPr>
            <w:r>
              <w:t>0.64</w:t>
            </w:r>
          </w:p>
        </w:tc>
        <w:tc>
          <w:tcPr>
            <w:tcW w:w="1188" w:type="dxa"/>
          </w:tcPr>
          <w:p w14:paraId="6068E588" w14:textId="77777777" w:rsidR="00936766" w:rsidRDefault="00397B73">
            <w:pPr>
              <w:pStyle w:val="Compact"/>
            </w:pPr>
            <w:r>
              <w:t>-</w:t>
            </w:r>
          </w:p>
        </w:tc>
        <w:tc>
          <w:tcPr>
            <w:tcW w:w="890" w:type="dxa"/>
          </w:tcPr>
          <w:p w14:paraId="333A874C" w14:textId="77777777" w:rsidR="00936766" w:rsidRDefault="00397B73">
            <w:pPr>
              <w:pStyle w:val="Compact"/>
              <w:jc w:val="right"/>
            </w:pPr>
            <w:r>
              <w:t>600</w:t>
            </w:r>
          </w:p>
        </w:tc>
        <w:tc>
          <w:tcPr>
            <w:tcW w:w="924" w:type="dxa"/>
          </w:tcPr>
          <w:p w14:paraId="67652FDF" w14:textId="77777777" w:rsidR="00936766" w:rsidRDefault="00397B73">
            <w:pPr>
              <w:pStyle w:val="Compact"/>
              <w:jc w:val="right"/>
            </w:pPr>
            <w:r>
              <w:t>1.001</w:t>
            </w:r>
          </w:p>
        </w:tc>
      </w:tr>
      <w:tr w:rsidR="00936766" w14:paraId="6D90D0CE" w14:textId="77777777">
        <w:tc>
          <w:tcPr>
            <w:tcW w:w="2142" w:type="dxa"/>
          </w:tcPr>
          <w:p w14:paraId="4D6CAA07" w14:textId="77777777" w:rsidR="00936766" w:rsidRDefault="00936766"/>
        </w:tc>
        <w:tc>
          <w:tcPr>
            <w:tcW w:w="2398" w:type="dxa"/>
          </w:tcPr>
          <w:p w14:paraId="5CC3BB56" w14:textId="77777777" w:rsidR="00936766" w:rsidRDefault="00397B73">
            <w:pPr>
              <w:pStyle w:val="Compact"/>
            </w:pPr>
            <w:r>
              <w:t>Intercept</w:t>
            </w:r>
          </w:p>
        </w:tc>
        <w:tc>
          <w:tcPr>
            <w:tcW w:w="924" w:type="dxa"/>
          </w:tcPr>
          <w:p w14:paraId="5BF6C88D" w14:textId="77777777" w:rsidR="00936766" w:rsidRDefault="00397B73">
            <w:pPr>
              <w:pStyle w:val="Compact"/>
              <w:jc w:val="right"/>
            </w:pPr>
            <w:r>
              <w:t>2.25</w:t>
            </w:r>
          </w:p>
        </w:tc>
        <w:tc>
          <w:tcPr>
            <w:tcW w:w="771" w:type="dxa"/>
          </w:tcPr>
          <w:p w14:paraId="2578C229" w14:textId="77777777" w:rsidR="00936766" w:rsidRDefault="00397B73">
            <w:pPr>
              <w:pStyle w:val="Compact"/>
              <w:jc w:val="right"/>
            </w:pPr>
            <w:r>
              <w:t>0.14</w:t>
            </w:r>
          </w:p>
        </w:tc>
        <w:tc>
          <w:tcPr>
            <w:tcW w:w="1153" w:type="dxa"/>
          </w:tcPr>
          <w:p w14:paraId="24BD58D1" w14:textId="77777777" w:rsidR="00936766" w:rsidRDefault="00397B73">
            <w:pPr>
              <w:pStyle w:val="Compact"/>
              <w:jc w:val="right"/>
            </w:pPr>
            <w:r>
              <w:t>2.25</w:t>
            </w:r>
          </w:p>
        </w:tc>
        <w:tc>
          <w:tcPr>
            <w:tcW w:w="924" w:type="dxa"/>
          </w:tcPr>
          <w:p w14:paraId="0F050D11" w14:textId="77777777" w:rsidR="00936766" w:rsidRDefault="00397B73">
            <w:pPr>
              <w:pStyle w:val="Compact"/>
              <w:jc w:val="right"/>
            </w:pPr>
            <w:r>
              <w:t>1.96</w:t>
            </w:r>
          </w:p>
        </w:tc>
        <w:tc>
          <w:tcPr>
            <w:tcW w:w="924" w:type="dxa"/>
          </w:tcPr>
          <w:p w14:paraId="4FD2EF0F" w14:textId="77777777" w:rsidR="00936766" w:rsidRDefault="00397B73">
            <w:pPr>
              <w:pStyle w:val="Compact"/>
              <w:jc w:val="right"/>
            </w:pPr>
            <w:r>
              <w:t>2.51</w:t>
            </w:r>
          </w:p>
        </w:tc>
        <w:tc>
          <w:tcPr>
            <w:tcW w:w="1188" w:type="dxa"/>
          </w:tcPr>
          <w:p w14:paraId="6A2A00E4" w14:textId="77777777" w:rsidR="00936766" w:rsidRDefault="00397B73">
            <w:pPr>
              <w:pStyle w:val="Compact"/>
            </w:pPr>
            <w:r>
              <w:t>0.0001</w:t>
            </w:r>
          </w:p>
        </w:tc>
        <w:tc>
          <w:tcPr>
            <w:tcW w:w="890" w:type="dxa"/>
          </w:tcPr>
          <w:p w14:paraId="687120FD" w14:textId="77777777" w:rsidR="00936766" w:rsidRDefault="00397B73">
            <w:pPr>
              <w:pStyle w:val="Compact"/>
              <w:jc w:val="right"/>
            </w:pPr>
            <w:r>
              <w:t>1734</w:t>
            </w:r>
          </w:p>
        </w:tc>
        <w:tc>
          <w:tcPr>
            <w:tcW w:w="924" w:type="dxa"/>
          </w:tcPr>
          <w:p w14:paraId="570B74E8" w14:textId="77777777" w:rsidR="00936766" w:rsidRDefault="00397B73">
            <w:pPr>
              <w:pStyle w:val="Compact"/>
              <w:jc w:val="right"/>
            </w:pPr>
            <w:r>
              <w:t>1.002</w:t>
            </w:r>
          </w:p>
        </w:tc>
      </w:tr>
      <w:tr w:rsidR="00936766" w14:paraId="3C9619F8" w14:textId="77777777">
        <w:tc>
          <w:tcPr>
            <w:tcW w:w="2142" w:type="dxa"/>
          </w:tcPr>
          <w:p w14:paraId="67A75795" w14:textId="77777777" w:rsidR="00936766" w:rsidRDefault="00936766"/>
        </w:tc>
        <w:tc>
          <w:tcPr>
            <w:tcW w:w="2398" w:type="dxa"/>
          </w:tcPr>
          <w:p w14:paraId="19D7ECF0" w14:textId="77777777" w:rsidR="00936766" w:rsidRDefault="00397B73">
            <w:pPr>
              <w:pStyle w:val="Compact"/>
            </w:pPr>
            <w:r>
              <w:t>LCB distance</w:t>
            </w:r>
          </w:p>
        </w:tc>
        <w:tc>
          <w:tcPr>
            <w:tcW w:w="924" w:type="dxa"/>
          </w:tcPr>
          <w:p w14:paraId="0BA965B1" w14:textId="77777777" w:rsidR="00936766" w:rsidRDefault="00397B73">
            <w:pPr>
              <w:pStyle w:val="Compact"/>
              <w:jc w:val="right"/>
            </w:pPr>
            <w:r>
              <w:t>-0.79</w:t>
            </w:r>
          </w:p>
        </w:tc>
        <w:tc>
          <w:tcPr>
            <w:tcW w:w="771" w:type="dxa"/>
          </w:tcPr>
          <w:p w14:paraId="7CAEFB1C" w14:textId="77777777" w:rsidR="00936766" w:rsidRDefault="00397B73">
            <w:pPr>
              <w:pStyle w:val="Compact"/>
              <w:jc w:val="right"/>
            </w:pPr>
            <w:r>
              <w:t>0.07</w:t>
            </w:r>
          </w:p>
        </w:tc>
        <w:tc>
          <w:tcPr>
            <w:tcW w:w="1153" w:type="dxa"/>
          </w:tcPr>
          <w:p w14:paraId="5FE449C5" w14:textId="77777777" w:rsidR="00936766" w:rsidRDefault="00397B73">
            <w:pPr>
              <w:pStyle w:val="Compact"/>
              <w:jc w:val="right"/>
            </w:pPr>
            <w:r>
              <w:t>-0.79</w:t>
            </w:r>
          </w:p>
        </w:tc>
        <w:tc>
          <w:tcPr>
            <w:tcW w:w="924" w:type="dxa"/>
          </w:tcPr>
          <w:p w14:paraId="53EEFA49" w14:textId="77777777" w:rsidR="00936766" w:rsidRDefault="00397B73">
            <w:pPr>
              <w:pStyle w:val="Compact"/>
              <w:jc w:val="right"/>
            </w:pPr>
            <w:r>
              <w:t>-0.94</w:t>
            </w:r>
          </w:p>
        </w:tc>
        <w:tc>
          <w:tcPr>
            <w:tcW w:w="924" w:type="dxa"/>
          </w:tcPr>
          <w:p w14:paraId="120495B1" w14:textId="77777777" w:rsidR="00936766" w:rsidRDefault="00397B73">
            <w:pPr>
              <w:pStyle w:val="Compact"/>
              <w:jc w:val="right"/>
            </w:pPr>
            <w:r>
              <w:t>-0.65</w:t>
            </w:r>
          </w:p>
        </w:tc>
        <w:tc>
          <w:tcPr>
            <w:tcW w:w="1188" w:type="dxa"/>
          </w:tcPr>
          <w:p w14:paraId="54EF729A" w14:textId="77777777" w:rsidR="00936766" w:rsidRDefault="00397B73">
            <w:pPr>
              <w:pStyle w:val="Compact"/>
            </w:pPr>
            <w:r>
              <w:t>0.0001</w:t>
            </w:r>
          </w:p>
        </w:tc>
        <w:tc>
          <w:tcPr>
            <w:tcW w:w="890" w:type="dxa"/>
          </w:tcPr>
          <w:p w14:paraId="010C6CD8" w14:textId="77777777" w:rsidR="00936766" w:rsidRDefault="00397B73">
            <w:pPr>
              <w:pStyle w:val="Compact"/>
              <w:jc w:val="right"/>
            </w:pPr>
            <w:r>
              <w:t>4016</w:t>
            </w:r>
          </w:p>
        </w:tc>
        <w:tc>
          <w:tcPr>
            <w:tcW w:w="924" w:type="dxa"/>
          </w:tcPr>
          <w:p w14:paraId="54B8475A" w14:textId="77777777" w:rsidR="00936766" w:rsidRDefault="00397B73">
            <w:pPr>
              <w:pStyle w:val="Compact"/>
              <w:jc w:val="right"/>
            </w:pPr>
            <w:r>
              <w:t>1.000</w:t>
            </w:r>
          </w:p>
        </w:tc>
      </w:tr>
      <w:tr w:rsidR="00936766" w14:paraId="302EE45A" w14:textId="77777777">
        <w:tc>
          <w:tcPr>
            <w:tcW w:w="2142" w:type="dxa"/>
          </w:tcPr>
          <w:p w14:paraId="656F0EF7" w14:textId="77777777" w:rsidR="00936766" w:rsidRDefault="00936766"/>
        </w:tc>
        <w:tc>
          <w:tcPr>
            <w:tcW w:w="2398" w:type="dxa"/>
          </w:tcPr>
          <w:p w14:paraId="709E0BB2" w14:textId="77777777" w:rsidR="00936766" w:rsidRDefault="00397B73">
            <w:pPr>
              <w:pStyle w:val="Compact"/>
            </w:pPr>
            <w:r>
              <w:t>HB distance</w:t>
            </w:r>
          </w:p>
        </w:tc>
        <w:tc>
          <w:tcPr>
            <w:tcW w:w="924" w:type="dxa"/>
          </w:tcPr>
          <w:p w14:paraId="7A339011" w14:textId="77777777" w:rsidR="00936766" w:rsidRDefault="00397B73">
            <w:pPr>
              <w:pStyle w:val="Compact"/>
              <w:jc w:val="right"/>
            </w:pPr>
            <w:r>
              <w:t>-0.32</w:t>
            </w:r>
          </w:p>
        </w:tc>
        <w:tc>
          <w:tcPr>
            <w:tcW w:w="771" w:type="dxa"/>
          </w:tcPr>
          <w:p w14:paraId="272AC54D" w14:textId="77777777" w:rsidR="00936766" w:rsidRDefault="00397B73">
            <w:pPr>
              <w:pStyle w:val="Compact"/>
              <w:jc w:val="right"/>
            </w:pPr>
            <w:r>
              <w:t>0.06</w:t>
            </w:r>
          </w:p>
        </w:tc>
        <w:tc>
          <w:tcPr>
            <w:tcW w:w="1153" w:type="dxa"/>
          </w:tcPr>
          <w:p w14:paraId="2EDFEED2" w14:textId="77777777" w:rsidR="00936766" w:rsidRDefault="00397B73">
            <w:pPr>
              <w:pStyle w:val="Compact"/>
              <w:jc w:val="right"/>
            </w:pPr>
            <w:r>
              <w:t>-0.32</w:t>
            </w:r>
          </w:p>
        </w:tc>
        <w:tc>
          <w:tcPr>
            <w:tcW w:w="924" w:type="dxa"/>
          </w:tcPr>
          <w:p w14:paraId="5FD9AB94" w14:textId="77777777" w:rsidR="00936766" w:rsidRDefault="00397B73">
            <w:pPr>
              <w:pStyle w:val="Compact"/>
              <w:jc w:val="right"/>
            </w:pPr>
            <w:r>
              <w:t>-0.43</w:t>
            </w:r>
          </w:p>
        </w:tc>
        <w:tc>
          <w:tcPr>
            <w:tcW w:w="924" w:type="dxa"/>
          </w:tcPr>
          <w:p w14:paraId="3C983CEF" w14:textId="77777777" w:rsidR="00936766" w:rsidRDefault="00397B73">
            <w:pPr>
              <w:pStyle w:val="Compact"/>
              <w:jc w:val="right"/>
            </w:pPr>
            <w:r>
              <w:t>-0.21</w:t>
            </w:r>
          </w:p>
        </w:tc>
        <w:tc>
          <w:tcPr>
            <w:tcW w:w="1188" w:type="dxa"/>
          </w:tcPr>
          <w:p w14:paraId="37667371" w14:textId="77777777" w:rsidR="00936766" w:rsidRDefault="00397B73">
            <w:pPr>
              <w:pStyle w:val="Compact"/>
            </w:pPr>
            <w:r>
              <w:t>0.0001</w:t>
            </w:r>
          </w:p>
        </w:tc>
        <w:tc>
          <w:tcPr>
            <w:tcW w:w="890" w:type="dxa"/>
          </w:tcPr>
          <w:p w14:paraId="70678EFD" w14:textId="77777777" w:rsidR="00936766" w:rsidRDefault="00397B73">
            <w:pPr>
              <w:pStyle w:val="Compact"/>
              <w:jc w:val="right"/>
            </w:pPr>
            <w:r>
              <w:t>5128</w:t>
            </w:r>
          </w:p>
        </w:tc>
        <w:tc>
          <w:tcPr>
            <w:tcW w:w="924" w:type="dxa"/>
          </w:tcPr>
          <w:p w14:paraId="4FE5710D" w14:textId="77777777" w:rsidR="00936766" w:rsidRDefault="00397B73">
            <w:pPr>
              <w:pStyle w:val="Compact"/>
              <w:jc w:val="right"/>
            </w:pPr>
            <w:r>
              <w:t>1.000</w:t>
            </w:r>
          </w:p>
        </w:tc>
      </w:tr>
      <w:tr w:rsidR="00936766" w14:paraId="658EB2D9" w14:textId="77777777">
        <w:tc>
          <w:tcPr>
            <w:tcW w:w="2142" w:type="dxa"/>
          </w:tcPr>
          <w:p w14:paraId="11FB285D" w14:textId="77777777" w:rsidR="00936766" w:rsidRDefault="00936766"/>
        </w:tc>
        <w:tc>
          <w:tcPr>
            <w:tcW w:w="2398" w:type="dxa"/>
          </w:tcPr>
          <w:p w14:paraId="6B483F31" w14:textId="77777777" w:rsidR="00936766" w:rsidRDefault="00397B73">
            <w:pPr>
              <w:pStyle w:val="Compact"/>
            </w:pPr>
            <w:r>
              <w:t>Bay centre</w:t>
            </w:r>
          </w:p>
        </w:tc>
        <w:tc>
          <w:tcPr>
            <w:tcW w:w="924" w:type="dxa"/>
          </w:tcPr>
          <w:p w14:paraId="4DAD189C" w14:textId="77777777" w:rsidR="00936766" w:rsidRDefault="00397B73">
            <w:pPr>
              <w:pStyle w:val="Compact"/>
              <w:jc w:val="right"/>
            </w:pPr>
            <w:r>
              <w:t>-0.34</w:t>
            </w:r>
          </w:p>
        </w:tc>
        <w:tc>
          <w:tcPr>
            <w:tcW w:w="771" w:type="dxa"/>
          </w:tcPr>
          <w:p w14:paraId="04960266" w14:textId="77777777" w:rsidR="00936766" w:rsidRDefault="00397B73">
            <w:pPr>
              <w:pStyle w:val="Compact"/>
              <w:jc w:val="right"/>
            </w:pPr>
            <w:r>
              <w:t>0.23</w:t>
            </w:r>
          </w:p>
        </w:tc>
        <w:tc>
          <w:tcPr>
            <w:tcW w:w="1153" w:type="dxa"/>
          </w:tcPr>
          <w:p w14:paraId="09E6C1D9" w14:textId="77777777" w:rsidR="00936766" w:rsidRDefault="00397B73">
            <w:pPr>
              <w:pStyle w:val="Compact"/>
              <w:jc w:val="right"/>
            </w:pPr>
            <w:r>
              <w:t>-0.34</w:t>
            </w:r>
          </w:p>
        </w:tc>
        <w:tc>
          <w:tcPr>
            <w:tcW w:w="924" w:type="dxa"/>
          </w:tcPr>
          <w:p w14:paraId="74A75D8C" w14:textId="77777777" w:rsidR="00936766" w:rsidRDefault="00397B73">
            <w:pPr>
              <w:pStyle w:val="Compact"/>
              <w:jc w:val="right"/>
            </w:pPr>
            <w:r>
              <w:t>-0.77</w:t>
            </w:r>
          </w:p>
        </w:tc>
        <w:tc>
          <w:tcPr>
            <w:tcW w:w="924" w:type="dxa"/>
          </w:tcPr>
          <w:p w14:paraId="53BCBB25" w14:textId="77777777" w:rsidR="00936766" w:rsidRDefault="00397B73">
            <w:pPr>
              <w:pStyle w:val="Compact"/>
              <w:jc w:val="right"/>
            </w:pPr>
            <w:r>
              <w:t>0.16</w:t>
            </w:r>
          </w:p>
        </w:tc>
        <w:tc>
          <w:tcPr>
            <w:tcW w:w="1188" w:type="dxa"/>
          </w:tcPr>
          <w:p w14:paraId="0A645AE1" w14:textId="77777777" w:rsidR="00936766" w:rsidRDefault="00397B73">
            <w:pPr>
              <w:pStyle w:val="Compact"/>
            </w:pPr>
            <w:r>
              <w:t>0.1458</w:t>
            </w:r>
          </w:p>
        </w:tc>
        <w:tc>
          <w:tcPr>
            <w:tcW w:w="890" w:type="dxa"/>
          </w:tcPr>
          <w:p w14:paraId="46FF1473" w14:textId="77777777" w:rsidR="00936766" w:rsidRDefault="00397B73">
            <w:pPr>
              <w:pStyle w:val="Compact"/>
              <w:jc w:val="right"/>
            </w:pPr>
            <w:r>
              <w:t>6667</w:t>
            </w:r>
          </w:p>
        </w:tc>
        <w:tc>
          <w:tcPr>
            <w:tcW w:w="924" w:type="dxa"/>
          </w:tcPr>
          <w:p w14:paraId="42C047C9" w14:textId="77777777" w:rsidR="00936766" w:rsidRDefault="00397B73">
            <w:pPr>
              <w:pStyle w:val="Compact"/>
              <w:jc w:val="right"/>
            </w:pPr>
            <w:r>
              <w:t>1.000</w:t>
            </w:r>
          </w:p>
        </w:tc>
      </w:tr>
      <w:tr w:rsidR="00936766" w14:paraId="52A917A4" w14:textId="77777777">
        <w:tc>
          <w:tcPr>
            <w:tcW w:w="2142" w:type="dxa"/>
          </w:tcPr>
          <w:p w14:paraId="2E701DF4" w14:textId="77777777" w:rsidR="00936766" w:rsidRDefault="00936766"/>
        </w:tc>
        <w:tc>
          <w:tcPr>
            <w:tcW w:w="2398" w:type="dxa"/>
          </w:tcPr>
          <w:p w14:paraId="1E39DB6E" w14:textId="77777777" w:rsidR="00936766" w:rsidRDefault="00397B73">
            <w:pPr>
              <w:pStyle w:val="Compact"/>
            </w:pPr>
            <w:r>
              <w:t>Flower density</w:t>
            </w:r>
          </w:p>
        </w:tc>
        <w:tc>
          <w:tcPr>
            <w:tcW w:w="924" w:type="dxa"/>
          </w:tcPr>
          <w:p w14:paraId="2CA3D0DF" w14:textId="77777777" w:rsidR="00936766" w:rsidRDefault="00397B73">
            <w:pPr>
              <w:pStyle w:val="Compact"/>
              <w:jc w:val="right"/>
            </w:pPr>
            <w:r>
              <w:t>0.03</w:t>
            </w:r>
          </w:p>
        </w:tc>
        <w:tc>
          <w:tcPr>
            <w:tcW w:w="771" w:type="dxa"/>
          </w:tcPr>
          <w:p w14:paraId="2390C08C" w14:textId="77777777" w:rsidR="00936766" w:rsidRDefault="00397B73">
            <w:pPr>
              <w:pStyle w:val="Compact"/>
              <w:jc w:val="right"/>
            </w:pPr>
            <w:r>
              <w:t>0.01</w:t>
            </w:r>
          </w:p>
        </w:tc>
        <w:tc>
          <w:tcPr>
            <w:tcW w:w="1153" w:type="dxa"/>
          </w:tcPr>
          <w:p w14:paraId="033783EB" w14:textId="77777777" w:rsidR="00936766" w:rsidRDefault="00397B73">
            <w:pPr>
              <w:pStyle w:val="Compact"/>
              <w:jc w:val="right"/>
            </w:pPr>
            <w:r>
              <w:t>0.03</w:t>
            </w:r>
          </w:p>
        </w:tc>
        <w:tc>
          <w:tcPr>
            <w:tcW w:w="924" w:type="dxa"/>
          </w:tcPr>
          <w:p w14:paraId="03CC85AC" w14:textId="77777777" w:rsidR="00936766" w:rsidRDefault="00397B73">
            <w:pPr>
              <w:pStyle w:val="Compact"/>
              <w:jc w:val="right"/>
            </w:pPr>
            <w:r>
              <w:t>0.01</w:t>
            </w:r>
          </w:p>
        </w:tc>
        <w:tc>
          <w:tcPr>
            <w:tcW w:w="924" w:type="dxa"/>
          </w:tcPr>
          <w:p w14:paraId="5830CCE9" w14:textId="77777777" w:rsidR="00936766" w:rsidRDefault="00397B73">
            <w:pPr>
              <w:pStyle w:val="Compact"/>
              <w:jc w:val="right"/>
            </w:pPr>
            <w:r>
              <w:t>0.05</w:t>
            </w:r>
          </w:p>
        </w:tc>
        <w:tc>
          <w:tcPr>
            <w:tcW w:w="1188" w:type="dxa"/>
          </w:tcPr>
          <w:p w14:paraId="6331E4AB" w14:textId="77777777" w:rsidR="00936766" w:rsidRDefault="00397B73">
            <w:pPr>
              <w:pStyle w:val="Compact"/>
            </w:pPr>
            <w:r>
              <w:t>0.0115</w:t>
            </w:r>
          </w:p>
        </w:tc>
        <w:tc>
          <w:tcPr>
            <w:tcW w:w="890" w:type="dxa"/>
          </w:tcPr>
          <w:p w14:paraId="0C1E6378" w14:textId="77777777" w:rsidR="00936766" w:rsidRDefault="00397B73">
            <w:pPr>
              <w:pStyle w:val="Compact"/>
              <w:jc w:val="right"/>
            </w:pPr>
            <w:r>
              <w:t>4364</w:t>
            </w:r>
          </w:p>
        </w:tc>
        <w:tc>
          <w:tcPr>
            <w:tcW w:w="924" w:type="dxa"/>
          </w:tcPr>
          <w:p w14:paraId="04DAA2ED" w14:textId="77777777" w:rsidR="00936766" w:rsidRDefault="00397B73">
            <w:pPr>
              <w:pStyle w:val="Compact"/>
              <w:jc w:val="right"/>
            </w:pPr>
            <w:r>
              <w:t>1.000</w:t>
            </w:r>
          </w:p>
        </w:tc>
      </w:tr>
      <w:tr w:rsidR="00936766" w14:paraId="27FAC148" w14:textId="77777777">
        <w:tc>
          <w:tcPr>
            <w:tcW w:w="2142" w:type="dxa"/>
          </w:tcPr>
          <w:p w14:paraId="3BFCDB99" w14:textId="77777777" w:rsidR="00936766" w:rsidRDefault="00936766"/>
        </w:tc>
        <w:tc>
          <w:tcPr>
            <w:tcW w:w="2398" w:type="dxa"/>
          </w:tcPr>
          <w:p w14:paraId="6E81616F" w14:textId="77777777" w:rsidR="00936766" w:rsidRDefault="00397B73">
            <w:pPr>
              <w:pStyle w:val="Compact"/>
            </w:pPr>
            <w:r>
              <w:t>Sigma (field)</w:t>
            </w:r>
          </w:p>
        </w:tc>
        <w:tc>
          <w:tcPr>
            <w:tcW w:w="924" w:type="dxa"/>
          </w:tcPr>
          <w:p w14:paraId="7483CBE4" w14:textId="77777777" w:rsidR="00936766" w:rsidRDefault="00397B73">
            <w:pPr>
              <w:pStyle w:val="Compact"/>
              <w:jc w:val="right"/>
            </w:pPr>
            <w:r>
              <w:t>0.63</w:t>
            </w:r>
          </w:p>
        </w:tc>
        <w:tc>
          <w:tcPr>
            <w:tcW w:w="771" w:type="dxa"/>
          </w:tcPr>
          <w:p w14:paraId="7F31F1AB" w14:textId="77777777" w:rsidR="00936766" w:rsidRDefault="00397B73">
            <w:pPr>
              <w:pStyle w:val="Compact"/>
              <w:jc w:val="right"/>
            </w:pPr>
            <w:r>
              <w:t>0.13</w:t>
            </w:r>
          </w:p>
        </w:tc>
        <w:tc>
          <w:tcPr>
            <w:tcW w:w="1153" w:type="dxa"/>
          </w:tcPr>
          <w:p w14:paraId="3A113976" w14:textId="77777777" w:rsidR="00936766" w:rsidRDefault="00397B73">
            <w:pPr>
              <w:pStyle w:val="Compact"/>
              <w:jc w:val="right"/>
            </w:pPr>
            <w:r>
              <w:t>0.62</w:t>
            </w:r>
          </w:p>
        </w:tc>
        <w:tc>
          <w:tcPr>
            <w:tcW w:w="924" w:type="dxa"/>
          </w:tcPr>
          <w:p w14:paraId="41D645F3" w14:textId="77777777" w:rsidR="00936766" w:rsidRDefault="00397B73">
            <w:pPr>
              <w:pStyle w:val="Compact"/>
              <w:jc w:val="right"/>
            </w:pPr>
            <w:r>
              <w:t>0.40</w:t>
            </w:r>
          </w:p>
        </w:tc>
        <w:tc>
          <w:tcPr>
            <w:tcW w:w="924" w:type="dxa"/>
          </w:tcPr>
          <w:p w14:paraId="54464C33" w14:textId="77777777" w:rsidR="00936766" w:rsidRDefault="00397B73">
            <w:pPr>
              <w:pStyle w:val="Compact"/>
              <w:jc w:val="right"/>
            </w:pPr>
            <w:r>
              <w:t>0.91</w:t>
            </w:r>
          </w:p>
        </w:tc>
        <w:tc>
          <w:tcPr>
            <w:tcW w:w="1188" w:type="dxa"/>
          </w:tcPr>
          <w:p w14:paraId="27E620F6" w14:textId="77777777" w:rsidR="00936766" w:rsidRDefault="00397B73">
            <w:pPr>
              <w:pStyle w:val="Compact"/>
            </w:pPr>
            <w:r>
              <w:t>-</w:t>
            </w:r>
          </w:p>
        </w:tc>
        <w:tc>
          <w:tcPr>
            <w:tcW w:w="890" w:type="dxa"/>
          </w:tcPr>
          <w:p w14:paraId="428B4E71" w14:textId="77777777" w:rsidR="00936766" w:rsidRDefault="00397B73">
            <w:pPr>
              <w:pStyle w:val="Compact"/>
              <w:jc w:val="right"/>
            </w:pPr>
            <w:r>
              <w:t>1072</w:t>
            </w:r>
          </w:p>
        </w:tc>
        <w:tc>
          <w:tcPr>
            <w:tcW w:w="924" w:type="dxa"/>
          </w:tcPr>
          <w:p w14:paraId="754D0D0E" w14:textId="77777777" w:rsidR="00936766" w:rsidRDefault="00397B73">
            <w:pPr>
              <w:pStyle w:val="Compact"/>
              <w:jc w:val="right"/>
            </w:pPr>
            <w:r>
              <w:t>1.004</w:t>
            </w:r>
          </w:p>
        </w:tc>
      </w:tr>
      <w:tr w:rsidR="00936766" w14:paraId="5852A81A" w14:textId="77777777">
        <w:tc>
          <w:tcPr>
            <w:tcW w:w="2142" w:type="dxa"/>
          </w:tcPr>
          <w:p w14:paraId="59D5AFE9" w14:textId="77777777" w:rsidR="00936766" w:rsidRDefault="00936766"/>
        </w:tc>
        <w:tc>
          <w:tcPr>
            <w:tcW w:w="2398" w:type="dxa"/>
          </w:tcPr>
          <w:p w14:paraId="75CA65CB" w14:textId="77777777" w:rsidR="00936766" w:rsidRDefault="00397B73">
            <w:pPr>
              <w:pStyle w:val="Compact"/>
            </w:pPr>
            <w:r>
              <w:t>Phi</w:t>
            </w:r>
          </w:p>
        </w:tc>
        <w:tc>
          <w:tcPr>
            <w:tcW w:w="924" w:type="dxa"/>
          </w:tcPr>
          <w:p w14:paraId="70B00904" w14:textId="77777777" w:rsidR="00936766" w:rsidRDefault="00397B73">
            <w:pPr>
              <w:pStyle w:val="Compact"/>
              <w:jc w:val="right"/>
            </w:pPr>
            <w:r>
              <w:t>0.70</w:t>
            </w:r>
          </w:p>
        </w:tc>
        <w:tc>
          <w:tcPr>
            <w:tcW w:w="771" w:type="dxa"/>
          </w:tcPr>
          <w:p w14:paraId="2C56CA6D" w14:textId="77777777" w:rsidR="00936766" w:rsidRDefault="00397B73">
            <w:pPr>
              <w:pStyle w:val="Compact"/>
              <w:jc w:val="right"/>
            </w:pPr>
            <w:r>
              <w:t>0.11</w:t>
            </w:r>
          </w:p>
        </w:tc>
        <w:tc>
          <w:tcPr>
            <w:tcW w:w="1153" w:type="dxa"/>
          </w:tcPr>
          <w:p w14:paraId="18A087B3" w14:textId="77777777" w:rsidR="00936766" w:rsidRDefault="00397B73">
            <w:pPr>
              <w:pStyle w:val="Compact"/>
              <w:jc w:val="right"/>
            </w:pPr>
            <w:r>
              <w:t>0.69</w:t>
            </w:r>
          </w:p>
        </w:tc>
        <w:tc>
          <w:tcPr>
            <w:tcW w:w="924" w:type="dxa"/>
          </w:tcPr>
          <w:p w14:paraId="6182982C" w14:textId="77777777" w:rsidR="00936766" w:rsidRDefault="00397B73">
            <w:pPr>
              <w:pStyle w:val="Compact"/>
              <w:jc w:val="right"/>
            </w:pPr>
            <w:r>
              <w:t>0.50</w:t>
            </w:r>
          </w:p>
        </w:tc>
        <w:tc>
          <w:tcPr>
            <w:tcW w:w="924" w:type="dxa"/>
          </w:tcPr>
          <w:p w14:paraId="6A14A806" w14:textId="77777777" w:rsidR="00936766" w:rsidRDefault="00397B73">
            <w:pPr>
              <w:pStyle w:val="Compact"/>
              <w:jc w:val="right"/>
            </w:pPr>
            <w:r>
              <w:t>0.93</w:t>
            </w:r>
          </w:p>
        </w:tc>
        <w:tc>
          <w:tcPr>
            <w:tcW w:w="1188" w:type="dxa"/>
          </w:tcPr>
          <w:p w14:paraId="357ED86E" w14:textId="77777777" w:rsidR="00936766" w:rsidRDefault="00397B73">
            <w:pPr>
              <w:pStyle w:val="Compact"/>
            </w:pPr>
            <w:r>
              <w:t>-</w:t>
            </w:r>
          </w:p>
        </w:tc>
        <w:tc>
          <w:tcPr>
            <w:tcW w:w="890" w:type="dxa"/>
          </w:tcPr>
          <w:p w14:paraId="5E41BD2A" w14:textId="77777777" w:rsidR="00936766" w:rsidRDefault="00397B73">
            <w:pPr>
              <w:pStyle w:val="Compact"/>
              <w:jc w:val="right"/>
            </w:pPr>
            <w:r>
              <w:t>3097</w:t>
            </w:r>
          </w:p>
        </w:tc>
        <w:tc>
          <w:tcPr>
            <w:tcW w:w="924" w:type="dxa"/>
          </w:tcPr>
          <w:p w14:paraId="1B02DFDB" w14:textId="77777777" w:rsidR="00936766" w:rsidRDefault="00397B73">
            <w:pPr>
              <w:pStyle w:val="Compact"/>
              <w:jc w:val="right"/>
            </w:pPr>
            <w:r>
              <w:t>0.999</w:t>
            </w:r>
          </w:p>
        </w:tc>
      </w:tr>
      <w:tr w:rsidR="00936766" w14:paraId="529C872F" w14:textId="77777777">
        <w:tc>
          <w:tcPr>
            <w:tcW w:w="2142" w:type="dxa"/>
          </w:tcPr>
          <w:p w14:paraId="7607DB96" w14:textId="77777777" w:rsidR="00936766" w:rsidRDefault="00936766"/>
        </w:tc>
        <w:tc>
          <w:tcPr>
            <w:tcW w:w="2398" w:type="dxa"/>
          </w:tcPr>
          <w:p w14:paraId="26800A25" w14:textId="77777777" w:rsidR="00936766" w:rsidRDefault="00397B73">
            <w:pPr>
              <w:pStyle w:val="Compact"/>
            </w:pPr>
            <w:r>
              <w:t>Theta (ZI)</w:t>
            </w:r>
          </w:p>
        </w:tc>
        <w:tc>
          <w:tcPr>
            <w:tcW w:w="924" w:type="dxa"/>
          </w:tcPr>
          <w:p w14:paraId="191202A3" w14:textId="77777777" w:rsidR="00936766" w:rsidRDefault="00397B73">
            <w:pPr>
              <w:pStyle w:val="Compact"/>
              <w:jc w:val="right"/>
            </w:pPr>
            <w:r>
              <w:t>0.25</w:t>
            </w:r>
          </w:p>
        </w:tc>
        <w:tc>
          <w:tcPr>
            <w:tcW w:w="771" w:type="dxa"/>
          </w:tcPr>
          <w:p w14:paraId="62FBEED8" w14:textId="77777777" w:rsidR="00936766" w:rsidRDefault="00397B73">
            <w:pPr>
              <w:pStyle w:val="Compact"/>
              <w:jc w:val="right"/>
            </w:pPr>
            <w:r>
              <w:t>0.04</w:t>
            </w:r>
          </w:p>
        </w:tc>
        <w:tc>
          <w:tcPr>
            <w:tcW w:w="1153" w:type="dxa"/>
          </w:tcPr>
          <w:p w14:paraId="7606C72E" w14:textId="77777777" w:rsidR="00936766" w:rsidRDefault="00397B73">
            <w:pPr>
              <w:pStyle w:val="Compact"/>
              <w:jc w:val="right"/>
            </w:pPr>
            <w:r>
              <w:t>0.25</w:t>
            </w:r>
          </w:p>
        </w:tc>
        <w:tc>
          <w:tcPr>
            <w:tcW w:w="924" w:type="dxa"/>
          </w:tcPr>
          <w:p w14:paraId="7D14336E" w14:textId="77777777" w:rsidR="00936766" w:rsidRDefault="00397B73">
            <w:pPr>
              <w:pStyle w:val="Compact"/>
              <w:jc w:val="right"/>
            </w:pPr>
            <w:r>
              <w:t>0.15</w:t>
            </w:r>
          </w:p>
        </w:tc>
        <w:tc>
          <w:tcPr>
            <w:tcW w:w="924" w:type="dxa"/>
          </w:tcPr>
          <w:p w14:paraId="0B060FC1" w14:textId="77777777" w:rsidR="00936766" w:rsidRDefault="00397B73">
            <w:pPr>
              <w:pStyle w:val="Compact"/>
              <w:jc w:val="right"/>
            </w:pPr>
            <w:r>
              <w:t>0.33</w:t>
            </w:r>
          </w:p>
        </w:tc>
        <w:tc>
          <w:tcPr>
            <w:tcW w:w="1188" w:type="dxa"/>
          </w:tcPr>
          <w:p w14:paraId="02971E48" w14:textId="77777777" w:rsidR="00936766" w:rsidRDefault="00397B73">
            <w:pPr>
              <w:pStyle w:val="Compact"/>
            </w:pPr>
            <w:r>
              <w:t>-</w:t>
            </w:r>
          </w:p>
        </w:tc>
        <w:tc>
          <w:tcPr>
            <w:tcW w:w="890" w:type="dxa"/>
          </w:tcPr>
          <w:p w14:paraId="7A716859" w14:textId="77777777" w:rsidR="00936766" w:rsidRDefault="00397B73">
            <w:pPr>
              <w:pStyle w:val="Compact"/>
              <w:jc w:val="right"/>
            </w:pPr>
            <w:r>
              <w:t>2383</w:t>
            </w:r>
          </w:p>
        </w:tc>
        <w:tc>
          <w:tcPr>
            <w:tcW w:w="924" w:type="dxa"/>
          </w:tcPr>
          <w:p w14:paraId="6BBD2760" w14:textId="77777777" w:rsidR="00936766" w:rsidRDefault="00397B73">
            <w:pPr>
              <w:pStyle w:val="Compact"/>
              <w:jc w:val="right"/>
            </w:pPr>
            <w:r>
              <w:t>1.000</w:t>
            </w:r>
          </w:p>
        </w:tc>
      </w:tr>
      <w:tr w:rsidR="00936766" w14:paraId="5C8266CC" w14:textId="77777777">
        <w:tc>
          <w:tcPr>
            <w:tcW w:w="2142" w:type="dxa"/>
          </w:tcPr>
          <w:p w14:paraId="59FAF2E9" w14:textId="77777777" w:rsidR="00936766" w:rsidRDefault="00936766"/>
        </w:tc>
        <w:tc>
          <w:tcPr>
            <w:tcW w:w="2398" w:type="dxa"/>
          </w:tcPr>
          <w:p w14:paraId="0B45B083" w14:textId="77777777" w:rsidR="00936766" w:rsidRDefault="00397B73">
            <w:pPr>
              <w:pStyle w:val="Compact"/>
            </w:pPr>
            <w:r>
              <w:t>Intercept</w:t>
            </w:r>
          </w:p>
        </w:tc>
        <w:tc>
          <w:tcPr>
            <w:tcW w:w="924" w:type="dxa"/>
          </w:tcPr>
          <w:p w14:paraId="0B91393B" w14:textId="77777777" w:rsidR="00936766" w:rsidRDefault="00397B73">
            <w:pPr>
              <w:pStyle w:val="Compact"/>
              <w:jc w:val="right"/>
            </w:pPr>
            <w:r>
              <w:t>2.49</w:t>
            </w:r>
          </w:p>
        </w:tc>
        <w:tc>
          <w:tcPr>
            <w:tcW w:w="771" w:type="dxa"/>
          </w:tcPr>
          <w:p w14:paraId="5D4D4348" w14:textId="77777777" w:rsidR="00936766" w:rsidRDefault="00397B73">
            <w:pPr>
              <w:pStyle w:val="Compact"/>
              <w:jc w:val="right"/>
            </w:pPr>
            <w:r>
              <w:t>0.19</w:t>
            </w:r>
          </w:p>
        </w:tc>
        <w:tc>
          <w:tcPr>
            <w:tcW w:w="1153" w:type="dxa"/>
          </w:tcPr>
          <w:p w14:paraId="781AF97E" w14:textId="77777777" w:rsidR="00936766" w:rsidRDefault="00397B73">
            <w:pPr>
              <w:pStyle w:val="Compact"/>
              <w:jc w:val="right"/>
            </w:pPr>
            <w:r>
              <w:t>2.50</w:t>
            </w:r>
          </w:p>
        </w:tc>
        <w:tc>
          <w:tcPr>
            <w:tcW w:w="924" w:type="dxa"/>
          </w:tcPr>
          <w:p w14:paraId="3DE25CE5" w14:textId="77777777" w:rsidR="00936766" w:rsidRDefault="00397B73">
            <w:pPr>
              <w:pStyle w:val="Compact"/>
              <w:jc w:val="right"/>
            </w:pPr>
            <w:r>
              <w:t>2.12</w:t>
            </w:r>
          </w:p>
        </w:tc>
        <w:tc>
          <w:tcPr>
            <w:tcW w:w="924" w:type="dxa"/>
          </w:tcPr>
          <w:p w14:paraId="30129C6D" w14:textId="77777777" w:rsidR="00936766" w:rsidRDefault="00397B73">
            <w:pPr>
              <w:pStyle w:val="Compact"/>
              <w:jc w:val="right"/>
            </w:pPr>
            <w:r>
              <w:t>2.85</w:t>
            </w:r>
          </w:p>
        </w:tc>
        <w:tc>
          <w:tcPr>
            <w:tcW w:w="1188" w:type="dxa"/>
          </w:tcPr>
          <w:p w14:paraId="5507D644" w14:textId="77777777" w:rsidR="00936766" w:rsidRDefault="00397B73">
            <w:pPr>
              <w:pStyle w:val="Compact"/>
            </w:pPr>
            <w:r>
              <w:t>0.0001</w:t>
            </w:r>
          </w:p>
        </w:tc>
        <w:tc>
          <w:tcPr>
            <w:tcW w:w="890" w:type="dxa"/>
          </w:tcPr>
          <w:p w14:paraId="28B3D249" w14:textId="77777777" w:rsidR="00936766" w:rsidRDefault="00397B73">
            <w:pPr>
              <w:pStyle w:val="Compact"/>
              <w:jc w:val="right"/>
            </w:pPr>
            <w:r>
              <w:t>1141</w:t>
            </w:r>
          </w:p>
        </w:tc>
        <w:tc>
          <w:tcPr>
            <w:tcW w:w="924" w:type="dxa"/>
          </w:tcPr>
          <w:p w14:paraId="1596FD5C" w14:textId="77777777" w:rsidR="00936766" w:rsidRDefault="00397B73">
            <w:pPr>
              <w:pStyle w:val="Compact"/>
              <w:jc w:val="right"/>
            </w:pPr>
            <w:r>
              <w:t>1.002</w:t>
            </w:r>
          </w:p>
        </w:tc>
      </w:tr>
      <w:tr w:rsidR="00936766" w14:paraId="38E8CFB5" w14:textId="77777777">
        <w:tc>
          <w:tcPr>
            <w:tcW w:w="2142" w:type="dxa"/>
          </w:tcPr>
          <w:p w14:paraId="11AE78AE" w14:textId="77777777" w:rsidR="00936766" w:rsidRDefault="00936766"/>
        </w:tc>
        <w:tc>
          <w:tcPr>
            <w:tcW w:w="2398" w:type="dxa"/>
          </w:tcPr>
          <w:p w14:paraId="6D585325" w14:textId="77777777" w:rsidR="00936766" w:rsidRDefault="00397B73">
            <w:pPr>
              <w:pStyle w:val="Compact"/>
            </w:pPr>
            <w:r>
              <w:t>HB visits</w:t>
            </w:r>
          </w:p>
        </w:tc>
        <w:tc>
          <w:tcPr>
            <w:tcW w:w="924" w:type="dxa"/>
          </w:tcPr>
          <w:p w14:paraId="707AAB86" w14:textId="77777777" w:rsidR="00936766" w:rsidRDefault="00397B73">
            <w:pPr>
              <w:pStyle w:val="Compact"/>
              <w:jc w:val="right"/>
            </w:pPr>
            <w:r>
              <w:t>0.05</w:t>
            </w:r>
          </w:p>
        </w:tc>
        <w:tc>
          <w:tcPr>
            <w:tcW w:w="771" w:type="dxa"/>
          </w:tcPr>
          <w:p w14:paraId="2D1321E7" w14:textId="77777777" w:rsidR="00936766" w:rsidRDefault="00397B73">
            <w:pPr>
              <w:pStyle w:val="Compact"/>
              <w:jc w:val="right"/>
            </w:pPr>
            <w:r>
              <w:t>0.04</w:t>
            </w:r>
          </w:p>
        </w:tc>
        <w:tc>
          <w:tcPr>
            <w:tcW w:w="1153" w:type="dxa"/>
          </w:tcPr>
          <w:p w14:paraId="520855E3" w14:textId="77777777" w:rsidR="00936766" w:rsidRDefault="00397B73">
            <w:pPr>
              <w:pStyle w:val="Compact"/>
              <w:jc w:val="right"/>
            </w:pPr>
            <w:r>
              <w:t>0.05</w:t>
            </w:r>
          </w:p>
        </w:tc>
        <w:tc>
          <w:tcPr>
            <w:tcW w:w="924" w:type="dxa"/>
          </w:tcPr>
          <w:p w14:paraId="24D3BD6F" w14:textId="77777777" w:rsidR="00936766" w:rsidRDefault="00397B73">
            <w:pPr>
              <w:pStyle w:val="Compact"/>
              <w:jc w:val="right"/>
            </w:pPr>
            <w:r>
              <w:t>-0.03</w:t>
            </w:r>
          </w:p>
        </w:tc>
        <w:tc>
          <w:tcPr>
            <w:tcW w:w="924" w:type="dxa"/>
          </w:tcPr>
          <w:p w14:paraId="6A17083D" w14:textId="77777777" w:rsidR="00936766" w:rsidRDefault="00397B73">
            <w:pPr>
              <w:pStyle w:val="Compact"/>
              <w:jc w:val="right"/>
            </w:pPr>
            <w:r>
              <w:t>0.12</w:t>
            </w:r>
          </w:p>
        </w:tc>
        <w:tc>
          <w:tcPr>
            <w:tcW w:w="1188" w:type="dxa"/>
          </w:tcPr>
          <w:p w14:paraId="10A3FFDA" w14:textId="77777777" w:rsidR="00936766" w:rsidRDefault="00397B73">
            <w:pPr>
              <w:pStyle w:val="Compact"/>
            </w:pPr>
            <w:r>
              <w:t>0.195</w:t>
            </w:r>
          </w:p>
        </w:tc>
        <w:tc>
          <w:tcPr>
            <w:tcW w:w="890" w:type="dxa"/>
          </w:tcPr>
          <w:p w14:paraId="7E9B130D" w14:textId="77777777" w:rsidR="00936766" w:rsidRDefault="00397B73">
            <w:pPr>
              <w:pStyle w:val="Compact"/>
              <w:jc w:val="right"/>
            </w:pPr>
            <w:r>
              <w:t>2317</w:t>
            </w:r>
          </w:p>
        </w:tc>
        <w:tc>
          <w:tcPr>
            <w:tcW w:w="924" w:type="dxa"/>
          </w:tcPr>
          <w:p w14:paraId="1E36D728" w14:textId="77777777" w:rsidR="00936766" w:rsidRDefault="00397B73">
            <w:pPr>
              <w:pStyle w:val="Compact"/>
              <w:jc w:val="right"/>
            </w:pPr>
            <w:r>
              <w:t>1.000</w:t>
            </w:r>
          </w:p>
        </w:tc>
      </w:tr>
      <w:tr w:rsidR="00936766" w14:paraId="11DEE51B" w14:textId="77777777">
        <w:tc>
          <w:tcPr>
            <w:tcW w:w="2142" w:type="dxa"/>
          </w:tcPr>
          <w:p w14:paraId="567512BE" w14:textId="77777777" w:rsidR="00936766" w:rsidRDefault="00936766"/>
        </w:tc>
        <w:tc>
          <w:tcPr>
            <w:tcW w:w="2398" w:type="dxa"/>
          </w:tcPr>
          <w:p w14:paraId="645CE182" w14:textId="77777777" w:rsidR="00936766" w:rsidRDefault="00397B73">
            <w:pPr>
              <w:pStyle w:val="Compact"/>
            </w:pPr>
            <w:r>
              <w:t>LCB visits</w:t>
            </w:r>
          </w:p>
        </w:tc>
        <w:tc>
          <w:tcPr>
            <w:tcW w:w="924" w:type="dxa"/>
          </w:tcPr>
          <w:p w14:paraId="5A4413F0" w14:textId="77777777" w:rsidR="00936766" w:rsidRDefault="00397B73">
            <w:pPr>
              <w:pStyle w:val="Compact"/>
              <w:jc w:val="right"/>
            </w:pPr>
            <w:r>
              <w:t>0.15</w:t>
            </w:r>
          </w:p>
        </w:tc>
        <w:tc>
          <w:tcPr>
            <w:tcW w:w="771" w:type="dxa"/>
          </w:tcPr>
          <w:p w14:paraId="00BDC49E" w14:textId="77777777" w:rsidR="00936766" w:rsidRDefault="00397B73">
            <w:pPr>
              <w:pStyle w:val="Compact"/>
              <w:jc w:val="right"/>
            </w:pPr>
            <w:r>
              <w:t>0.06</w:t>
            </w:r>
          </w:p>
        </w:tc>
        <w:tc>
          <w:tcPr>
            <w:tcW w:w="1153" w:type="dxa"/>
          </w:tcPr>
          <w:p w14:paraId="0B2CA07E" w14:textId="77777777" w:rsidR="00936766" w:rsidRDefault="00397B73">
            <w:pPr>
              <w:pStyle w:val="Compact"/>
              <w:jc w:val="right"/>
            </w:pPr>
            <w:r>
              <w:t>0.14</w:t>
            </w:r>
          </w:p>
        </w:tc>
        <w:tc>
          <w:tcPr>
            <w:tcW w:w="924" w:type="dxa"/>
          </w:tcPr>
          <w:p w14:paraId="4A15B301" w14:textId="77777777" w:rsidR="00936766" w:rsidRDefault="00397B73">
            <w:pPr>
              <w:pStyle w:val="Compact"/>
              <w:jc w:val="right"/>
            </w:pPr>
            <w:r>
              <w:t>0.02</w:t>
            </w:r>
          </w:p>
        </w:tc>
        <w:tc>
          <w:tcPr>
            <w:tcW w:w="924" w:type="dxa"/>
          </w:tcPr>
          <w:p w14:paraId="3D80F94E" w14:textId="77777777" w:rsidR="00936766" w:rsidRDefault="00397B73">
            <w:pPr>
              <w:pStyle w:val="Compact"/>
              <w:jc w:val="right"/>
            </w:pPr>
            <w:r>
              <w:t>0.26</w:t>
            </w:r>
          </w:p>
        </w:tc>
        <w:tc>
          <w:tcPr>
            <w:tcW w:w="1188" w:type="dxa"/>
          </w:tcPr>
          <w:p w14:paraId="17E8EF85" w14:textId="77777777" w:rsidR="00936766" w:rsidRDefault="00397B73">
            <w:pPr>
              <w:pStyle w:val="Compact"/>
            </w:pPr>
            <w:r>
              <w:t>0.0155</w:t>
            </w:r>
          </w:p>
        </w:tc>
        <w:tc>
          <w:tcPr>
            <w:tcW w:w="890" w:type="dxa"/>
          </w:tcPr>
          <w:p w14:paraId="5E396E0C" w14:textId="77777777" w:rsidR="00936766" w:rsidRDefault="00397B73">
            <w:pPr>
              <w:pStyle w:val="Compact"/>
              <w:jc w:val="right"/>
            </w:pPr>
            <w:r>
              <w:t>2239</w:t>
            </w:r>
          </w:p>
        </w:tc>
        <w:tc>
          <w:tcPr>
            <w:tcW w:w="924" w:type="dxa"/>
          </w:tcPr>
          <w:p w14:paraId="5C3FAD0E" w14:textId="77777777" w:rsidR="00936766" w:rsidRDefault="00397B73">
            <w:pPr>
              <w:pStyle w:val="Compact"/>
              <w:jc w:val="right"/>
            </w:pPr>
            <w:r>
              <w:t>1.000</w:t>
            </w:r>
          </w:p>
        </w:tc>
      </w:tr>
      <w:tr w:rsidR="00936766" w14:paraId="501D4681" w14:textId="77777777">
        <w:tc>
          <w:tcPr>
            <w:tcW w:w="2142" w:type="dxa"/>
          </w:tcPr>
          <w:p w14:paraId="2F07E951" w14:textId="77777777" w:rsidR="00936766" w:rsidRDefault="00936766"/>
        </w:tc>
        <w:tc>
          <w:tcPr>
            <w:tcW w:w="2398" w:type="dxa"/>
          </w:tcPr>
          <w:p w14:paraId="5D8E9E38" w14:textId="77777777" w:rsidR="00936766" w:rsidRDefault="00397B73">
            <w:pPr>
              <w:pStyle w:val="Compact"/>
            </w:pPr>
            <w:r>
              <w:t>Bay centre</w:t>
            </w:r>
          </w:p>
        </w:tc>
        <w:tc>
          <w:tcPr>
            <w:tcW w:w="924" w:type="dxa"/>
          </w:tcPr>
          <w:p w14:paraId="4358A35C" w14:textId="77777777" w:rsidR="00936766" w:rsidRDefault="00397B73">
            <w:pPr>
              <w:pStyle w:val="Compact"/>
              <w:jc w:val="right"/>
            </w:pPr>
            <w:r>
              <w:t>-0.55</w:t>
            </w:r>
          </w:p>
        </w:tc>
        <w:tc>
          <w:tcPr>
            <w:tcW w:w="771" w:type="dxa"/>
          </w:tcPr>
          <w:p w14:paraId="3A7FD22B" w14:textId="77777777" w:rsidR="00936766" w:rsidRDefault="00397B73">
            <w:pPr>
              <w:pStyle w:val="Compact"/>
              <w:jc w:val="right"/>
            </w:pPr>
            <w:r>
              <w:t>0.13</w:t>
            </w:r>
          </w:p>
        </w:tc>
        <w:tc>
          <w:tcPr>
            <w:tcW w:w="1153" w:type="dxa"/>
          </w:tcPr>
          <w:p w14:paraId="54AE9BFA" w14:textId="77777777" w:rsidR="00936766" w:rsidRDefault="00397B73">
            <w:pPr>
              <w:pStyle w:val="Compact"/>
              <w:jc w:val="right"/>
            </w:pPr>
            <w:r>
              <w:t>-0.55</w:t>
            </w:r>
          </w:p>
        </w:tc>
        <w:tc>
          <w:tcPr>
            <w:tcW w:w="924" w:type="dxa"/>
          </w:tcPr>
          <w:p w14:paraId="49A2B64A" w14:textId="77777777" w:rsidR="00936766" w:rsidRDefault="00397B73">
            <w:pPr>
              <w:pStyle w:val="Compact"/>
              <w:jc w:val="right"/>
            </w:pPr>
            <w:r>
              <w:t>-0.80</w:t>
            </w:r>
          </w:p>
        </w:tc>
        <w:tc>
          <w:tcPr>
            <w:tcW w:w="924" w:type="dxa"/>
          </w:tcPr>
          <w:p w14:paraId="02380104" w14:textId="77777777" w:rsidR="00936766" w:rsidRDefault="00397B73">
            <w:pPr>
              <w:pStyle w:val="Compact"/>
              <w:jc w:val="right"/>
            </w:pPr>
            <w:r>
              <w:t>-0.30</w:t>
            </w:r>
          </w:p>
        </w:tc>
        <w:tc>
          <w:tcPr>
            <w:tcW w:w="1188" w:type="dxa"/>
          </w:tcPr>
          <w:p w14:paraId="398B988C" w14:textId="77777777" w:rsidR="00936766" w:rsidRDefault="00397B73">
            <w:pPr>
              <w:pStyle w:val="Compact"/>
            </w:pPr>
            <w:r>
              <w:t>0.0001</w:t>
            </w:r>
          </w:p>
        </w:tc>
        <w:tc>
          <w:tcPr>
            <w:tcW w:w="890" w:type="dxa"/>
          </w:tcPr>
          <w:p w14:paraId="3B67FF24" w14:textId="77777777" w:rsidR="00936766" w:rsidRDefault="00397B73">
            <w:pPr>
              <w:pStyle w:val="Compact"/>
              <w:jc w:val="right"/>
            </w:pPr>
            <w:r>
              <w:t>2540</w:t>
            </w:r>
          </w:p>
        </w:tc>
        <w:tc>
          <w:tcPr>
            <w:tcW w:w="924" w:type="dxa"/>
          </w:tcPr>
          <w:p w14:paraId="1FB3CF1D" w14:textId="77777777" w:rsidR="00936766" w:rsidRDefault="00397B73">
            <w:pPr>
              <w:pStyle w:val="Compact"/>
              <w:jc w:val="right"/>
            </w:pPr>
            <w:r>
              <w:t>1.000</w:t>
            </w:r>
          </w:p>
        </w:tc>
      </w:tr>
      <w:tr w:rsidR="00936766" w14:paraId="3414BB83" w14:textId="77777777">
        <w:tc>
          <w:tcPr>
            <w:tcW w:w="2142" w:type="dxa"/>
          </w:tcPr>
          <w:p w14:paraId="0E269AD5" w14:textId="77777777" w:rsidR="00936766" w:rsidRDefault="00936766"/>
        </w:tc>
        <w:tc>
          <w:tcPr>
            <w:tcW w:w="2398" w:type="dxa"/>
          </w:tcPr>
          <w:p w14:paraId="7A0E9A4B" w14:textId="77777777" w:rsidR="00936766" w:rsidRDefault="00397B73">
            <w:pPr>
              <w:pStyle w:val="Compact"/>
            </w:pPr>
            <w:r>
              <w:t>HB distance</w:t>
            </w:r>
          </w:p>
        </w:tc>
        <w:tc>
          <w:tcPr>
            <w:tcW w:w="924" w:type="dxa"/>
          </w:tcPr>
          <w:p w14:paraId="1D4222F0" w14:textId="77777777" w:rsidR="00936766" w:rsidRDefault="00397B73">
            <w:pPr>
              <w:pStyle w:val="Compact"/>
              <w:jc w:val="right"/>
            </w:pPr>
            <w:r>
              <w:t>-0.17</w:t>
            </w:r>
          </w:p>
        </w:tc>
        <w:tc>
          <w:tcPr>
            <w:tcW w:w="771" w:type="dxa"/>
          </w:tcPr>
          <w:p w14:paraId="0D43160D" w14:textId="77777777" w:rsidR="00936766" w:rsidRDefault="00397B73">
            <w:pPr>
              <w:pStyle w:val="Compact"/>
              <w:jc w:val="right"/>
            </w:pPr>
            <w:r>
              <w:t>0.04</w:t>
            </w:r>
          </w:p>
        </w:tc>
        <w:tc>
          <w:tcPr>
            <w:tcW w:w="1153" w:type="dxa"/>
          </w:tcPr>
          <w:p w14:paraId="61B1A16D" w14:textId="77777777" w:rsidR="00936766" w:rsidRDefault="00397B73">
            <w:pPr>
              <w:pStyle w:val="Compact"/>
              <w:jc w:val="right"/>
            </w:pPr>
            <w:r>
              <w:t>-0.17</w:t>
            </w:r>
          </w:p>
        </w:tc>
        <w:tc>
          <w:tcPr>
            <w:tcW w:w="924" w:type="dxa"/>
          </w:tcPr>
          <w:p w14:paraId="768AAEFB" w14:textId="77777777" w:rsidR="00936766" w:rsidRDefault="00397B73">
            <w:pPr>
              <w:pStyle w:val="Compact"/>
              <w:jc w:val="right"/>
            </w:pPr>
            <w:r>
              <w:t>-0.25</w:t>
            </w:r>
          </w:p>
        </w:tc>
        <w:tc>
          <w:tcPr>
            <w:tcW w:w="924" w:type="dxa"/>
          </w:tcPr>
          <w:p w14:paraId="4167D1F6" w14:textId="77777777" w:rsidR="00936766" w:rsidRDefault="00397B73">
            <w:pPr>
              <w:pStyle w:val="Compact"/>
              <w:jc w:val="right"/>
            </w:pPr>
            <w:r>
              <w:t>-0.09</w:t>
            </w:r>
          </w:p>
        </w:tc>
        <w:tc>
          <w:tcPr>
            <w:tcW w:w="1188" w:type="dxa"/>
          </w:tcPr>
          <w:p w14:paraId="46EEB118" w14:textId="77777777" w:rsidR="00936766" w:rsidRDefault="00397B73">
            <w:pPr>
              <w:pStyle w:val="Compact"/>
            </w:pPr>
            <w:r>
              <w:t>0.0001</w:t>
            </w:r>
          </w:p>
        </w:tc>
        <w:tc>
          <w:tcPr>
            <w:tcW w:w="890" w:type="dxa"/>
          </w:tcPr>
          <w:p w14:paraId="4E0CC0AE" w14:textId="77777777" w:rsidR="00936766" w:rsidRDefault="00397B73">
            <w:pPr>
              <w:pStyle w:val="Compact"/>
              <w:jc w:val="right"/>
            </w:pPr>
            <w:r>
              <w:t>2265</w:t>
            </w:r>
          </w:p>
        </w:tc>
        <w:tc>
          <w:tcPr>
            <w:tcW w:w="924" w:type="dxa"/>
          </w:tcPr>
          <w:p w14:paraId="5A48C0AE" w14:textId="77777777" w:rsidR="00936766" w:rsidRDefault="00397B73">
            <w:pPr>
              <w:pStyle w:val="Compact"/>
              <w:jc w:val="right"/>
            </w:pPr>
            <w:r>
              <w:t>1.003</w:t>
            </w:r>
          </w:p>
        </w:tc>
      </w:tr>
      <w:tr w:rsidR="00936766" w14:paraId="13A33863" w14:textId="77777777">
        <w:tc>
          <w:tcPr>
            <w:tcW w:w="2142" w:type="dxa"/>
          </w:tcPr>
          <w:p w14:paraId="1A6A6470" w14:textId="77777777" w:rsidR="00936766" w:rsidRDefault="00936766"/>
        </w:tc>
        <w:tc>
          <w:tcPr>
            <w:tcW w:w="2398" w:type="dxa"/>
          </w:tcPr>
          <w:p w14:paraId="7E9BD9FA" w14:textId="77777777" w:rsidR="00936766" w:rsidRDefault="00397B73">
            <w:pPr>
              <w:pStyle w:val="Compact"/>
            </w:pPr>
            <w:r>
              <w:t>LCB distance</w:t>
            </w:r>
          </w:p>
        </w:tc>
        <w:tc>
          <w:tcPr>
            <w:tcW w:w="924" w:type="dxa"/>
          </w:tcPr>
          <w:p w14:paraId="3C063BFD" w14:textId="77777777" w:rsidR="00936766" w:rsidRDefault="00397B73">
            <w:pPr>
              <w:pStyle w:val="Compact"/>
              <w:jc w:val="right"/>
            </w:pPr>
            <w:r>
              <w:t>-0.35</w:t>
            </w:r>
          </w:p>
        </w:tc>
        <w:tc>
          <w:tcPr>
            <w:tcW w:w="771" w:type="dxa"/>
          </w:tcPr>
          <w:p w14:paraId="56382F9A" w14:textId="77777777" w:rsidR="00936766" w:rsidRDefault="00397B73">
            <w:pPr>
              <w:pStyle w:val="Compact"/>
              <w:jc w:val="right"/>
            </w:pPr>
            <w:r>
              <w:t>0.14</w:t>
            </w:r>
          </w:p>
        </w:tc>
        <w:tc>
          <w:tcPr>
            <w:tcW w:w="1153" w:type="dxa"/>
          </w:tcPr>
          <w:p w14:paraId="448706DB" w14:textId="77777777" w:rsidR="00936766" w:rsidRDefault="00397B73">
            <w:pPr>
              <w:pStyle w:val="Compact"/>
              <w:jc w:val="right"/>
            </w:pPr>
            <w:r>
              <w:t>-0.35</w:t>
            </w:r>
          </w:p>
        </w:tc>
        <w:tc>
          <w:tcPr>
            <w:tcW w:w="924" w:type="dxa"/>
          </w:tcPr>
          <w:p w14:paraId="0B1EC638" w14:textId="77777777" w:rsidR="00936766" w:rsidRDefault="00397B73">
            <w:pPr>
              <w:pStyle w:val="Compact"/>
              <w:jc w:val="right"/>
            </w:pPr>
            <w:r>
              <w:t>-0.63</w:t>
            </w:r>
          </w:p>
        </w:tc>
        <w:tc>
          <w:tcPr>
            <w:tcW w:w="924" w:type="dxa"/>
          </w:tcPr>
          <w:p w14:paraId="36A710D6" w14:textId="77777777" w:rsidR="00936766" w:rsidRDefault="00397B73">
            <w:pPr>
              <w:pStyle w:val="Compact"/>
              <w:jc w:val="right"/>
            </w:pPr>
            <w:r>
              <w:t>-0.07</w:t>
            </w:r>
          </w:p>
        </w:tc>
        <w:tc>
          <w:tcPr>
            <w:tcW w:w="1188" w:type="dxa"/>
          </w:tcPr>
          <w:p w14:paraId="423DA7F3" w14:textId="77777777" w:rsidR="00936766" w:rsidRDefault="00397B73">
            <w:pPr>
              <w:pStyle w:val="Compact"/>
            </w:pPr>
            <w:r>
              <w:t>0.0164</w:t>
            </w:r>
          </w:p>
        </w:tc>
        <w:tc>
          <w:tcPr>
            <w:tcW w:w="890" w:type="dxa"/>
          </w:tcPr>
          <w:p w14:paraId="5260F6AF" w14:textId="77777777" w:rsidR="00936766" w:rsidRDefault="00397B73">
            <w:pPr>
              <w:pStyle w:val="Compact"/>
              <w:jc w:val="right"/>
            </w:pPr>
            <w:r>
              <w:t>2513</w:t>
            </w:r>
          </w:p>
        </w:tc>
        <w:tc>
          <w:tcPr>
            <w:tcW w:w="924" w:type="dxa"/>
          </w:tcPr>
          <w:p w14:paraId="6CE47682" w14:textId="77777777" w:rsidR="00936766" w:rsidRDefault="00397B73">
            <w:pPr>
              <w:pStyle w:val="Compact"/>
              <w:jc w:val="right"/>
            </w:pPr>
            <w:r>
              <w:t>1.000</w:t>
            </w:r>
          </w:p>
        </w:tc>
      </w:tr>
      <w:tr w:rsidR="00936766" w14:paraId="4B5C8325" w14:textId="77777777">
        <w:tc>
          <w:tcPr>
            <w:tcW w:w="2142" w:type="dxa"/>
          </w:tcPr>
          <w:p w14:paraId="77B6FBD0" w14:textId="77777777" w:rsidR="00936766" w:rsidRDefault="00936766"/>
        </w:tc>
        <w:tc>
          <w:tcPr>
            <w:tcW w:w="2398" w:type="dxa"/>
          </w:tcPr>
          <w:p w14:paraId="41E75033" w14:textId="77777777" w:rsidR="00936766" w:rsidRDefault="00397B73">
            <w:pPr>
              <w:pStyle w:val="Compact"/>
            </w:pPr>
            <w:r>
              <w:t>Flower density</w:t>
            </w:r>
          </w:p>
        </w:tc>
        <w:tc>
          <w:tcPr>
            <w:tcW w:w="924" w:type="dxa"/>
          </w:tcPr>
          <w:p w14:paraId="61FC9542" w14:textId="77777777" w:rsidR="00936766" w:rsidRDefault="00397B73">
            <w:pPr>
              <w:pStyle w:val="Compact"/>
              <w:jc w:val="right"/>
            </w:pPr>
            <w:r>
              <w:t>-0.03</w:t>
            </w:r>
          </w:p>
        </w:tc>
        <w:tc>
          <w:tcPr>
            <w:tcW w:w="771" w:type="dxa"/>
          </w:tcPr>
          <w:p w14:paraId="31F6F1EC" w14:textId="77777777" w:rsidR="00936766" w:rsidRDefault="00397B73">
            <w:pPr>
              <w:pStyle w:val="Compact"/>
              <w:jc w:val="right"/>
            </w:pPr>
            <w:r>
              <w:t>0.02</w:t>
            </w:r>
          </w:p>
        </w:tc>
        <w:tc>
          <w:tcPr>
            <w:tcW w:w="1153" w:type="dxa"/>
          </w:tcPr>
          <w:p w14:paraId="69ABC89E" w14:textId="77777777" w:rsidR="00936766" w:rsidRDefault="00397B73">
            <w:pPr>
              <w:pStyle w:val="Compact"/>
              <w:jc w:val="right"/>
            </w:pPr>
            <w:r>
              <w:t>-0.03</w:t>
            </w:r>
          </w:p>
        </w:tc>
        <w:tc>
          <w:tcPr>
            <w:tcW w:w="924" w:type="dxa"/>
          </w:tcPr>
          <w:p w14:paraId="7E3C4616" w14:textId="77777777" w:rsidR="00936766" w:rsidRDefault="00397B73">
            <w:pPr>
              <w:pStyle w:val="Compact"/>
              <w:jc w:val="right"/>
            </w:pPr>
            <w:r>
              <w:t>-0.06</w:t>
            </w:r>
          </w:p>
        </w:tc>
        <w:tc>
          <w:tcPr>
            <w:tcW w:w="924" w:type="dxa"/>
          </w:tcPr>
          <w:p w14:paraId="6959C163" w14:textId="77777777" w:rsidR="00936766" w:rsidRDefault="00397B73">
            <w:pPr>
              <w:pStyle w:val="Compact"/>
              <w:jc w:val="right"/>
            </w:pPr>
            <w:r>
              <w:t>0.01</w:t>
            </w:r>
          </w:p>
        </w:tc>
        <w:tc>
          <w:tcPr>
            <w:tcW w:w="1188" w:type="dxa"/>
          </w:tcPr>
          <w:p w14:paraId="335CD57F" w14:textId="77777777" w:rsidR="00936766" w:rsidRDefault="00397B73">
            <w:pPr>
              <w:pStyle w:val="Compact"/>
            </w:pPr>
            <w:r>
              <w:t>0.1284</w:t>
            </w:r>
          </w:p>
        </w:tc>
        <w:tc>
          <w:tcPr>
            <w:tcW w:w="890" w:type="dxa"/>
          </w:tcPr>
          <w:p w14:paraId="0B773D82" w14:textId="77777777" w:rsidR="00936766" w:rsidRDefault="00397B73">
            <w:pPr>
              <w:pStyle w:val="Compact"/>
              <w:jc w:val="right"/>
            </w:pPr>
            <w:r>
              <w:t>2058</w:t>
            </w:r>
          </w:p>
        </w:tc>
        <w:tc>
          <w:tcPr>
            <w:tcW w:w="924" w:type="dxa"/>
          </w:tcPr>
          <w:p w14:paraId="787F6BEE" w14:textId="77777777" w:rsidR="00936766" w:rsidRDefault="00397B73">
            <w:pPr>
              <w:pStyle w:val="Compact"/>
              <w:jc w:val="right"/>
            </w:pPr>
            <w:r>
              <w:t>1.001</w:t>
            </w:r>
          </w:p>
        </w:tc>
      </w:tr>
      <w:tr w:rsidR="00936766" w14:paraId="5E5F5451" w14:textId="77777777">
        <w:tc>
          <w:tcPr>
            <w:tcW w:w="2142" w:type="dxa"/>
          </w:tcPr>
          <w:p w14:paraId="371FFBAF" w14:textId="77777777" w:rsidR="00936766" w:rsidRDefault="00936766"/>
        </w:tc>
        <w:tc>
          <w:tcPr>
            <w:tcW w:w="2398" w:type="dxa"/>
          </w:tcPr>
          <w:p w14:paraId="610728DC" w14:textId="77777777" w:rsidR="00936766" w:rsidRDefault="00397B73">
            <w:pPr>
              <w:pStyle w:val="Compact"/>
            </w:pPr>
            <w:r>
              <w:t>Sigma (field)</w:t>
            </w:r>
          </w:p>
        </w:tc>
        <w:tc>
          <w:tcPr>
            <w:tcW w:w="924" w:type="dxa"/>
          </w:tcPr>
          <w:p w14:paraId="6AB77A47" w14:textId="77777777" w:rsidR="00936766" w:rsidRDefault="00397B73">
            <w:pPr>
              <w:pStyle w:val="Compact"/>
              <w:jc w:val="right"/>
            </w:pPr>
            <w:r>
              <w:t>0.86</w:t>
            </w:r>
          </w:p>
        </w:tc>
        <w:tc>
          <w:tcPr>
            <w:tcW w:w="771" w:type="dxa"/>
          </w:tcPr>
          <w:p w14:paraId="1BDAE763" w14:textId="77777777" w:rsidR="00936766" w:rsidRDefault="00397B73">
            <w:pPr>
              <w:pStyle w:val="Compact"/>
              <w:jc w:val="right"/>
            </w:pPr>
            <w:r>
              <w:t>0.13</w:t>
            </w:r>
          </w:p>
        </w:tc>
        <w:tc>
          <w:tcPr>
            <w:tcW w:w="1153" w:type="dxa"/>
          </w:tcPr>
          <w:p w14:paraId="37EB8287" w14:textId="77777777" w:rsidR="00936766" w:rsidRDefault="00397B73">
            <w:pPr>
              <w:pStyle w:val="Compact"/>
              <w:jc w:val="right"/>
            </w:pPr>
            <w:r>
              <w:t>0.85</w:t>
            </w:r>
          </w:p>
        </w:tc>
        <w:tc>
          <w:tcPr>
            <w:tcW w:w="924" w:type="dxa"/>
          </w:tcPr>
          <w:p w14:paraId="60FB4C68" w14:textId="77777777" w:rsidR="00936766" w:rsidRDefault="00397B73">
            <w:pPr>
              <w:pStyle w:val="Compact"/>
              <w:jc w:val="right"/>
            </w:pPr>
            <w:r>
              <w:t>0.64</w:t>
            </w:r>
          </w:p>
        </w:tc>
        <w:tc>
          <w:tcPr>
            <w:tcW w:w="924" w:type="dxa"/>
          </w:tcPr>
          <w:p w14:paraId="23AF2A0B" w14:textId="77777777" w:rsidR="00936766" w:rsidRDefault="00397B73">
            <w:pPr>
              <w:pStyle w:val="Compact"/>
              <w:jc w:val="right"/>
            </w:pPr>
            <w:r>
              <w:t>1.15</w:t>
            </w:r>
          </w:p>
        </w:tc>
        <w:tc>
          <w:tcPr>
            <w:tcW w:w="1188" w:type="dxa"/>
          </w:tcPr>
          <w:p w14:paraId="11ECAFEE" w14:textId="77777777" w:rsidR="00936766" w:rsidRDefault="00397B73">
            <w:pPr>
              <w:pStyle w:val="Compact"/>
            </w:pPr>
            <w:r>
              <w:t>-</w:t>
            </w:r>
          </w:p>
        </w:tc>
        <w:tc>
          <w:tcPr>
            <w:tcW w:w="890" w:type="dxa"/>
          </w:tcPr>
          <w:p w14:paraId="4025FF53" w14:textId="77777777" w:rsidR="00936766" w:rsidRDefault="00397B73">
            <w:pPr>
              <w:pStyle w:val="Compact"/>
              <w:jc w:val="right"/>
            </w:pPr>
            <w:r>
              <w:t>2978</w:t>
            </w:r>
          </w:p>
        </w:tc>
        <w:tc>
          <w:tcPr>
            <w:tcW w:w="924" w:type="dxa"/>
          </w:tcPr>
          <w:p w14:paraId="0CC0E008" w14:textId="77777777" w:rsidR="00936766" w:rsidRDefault="00397B73">
            <w:pPr>
              <w:pStyle w:val="Compact"/>
              <w:jc w:val="right"/>
            </w:pPr>
            <w:r>
              <w:t>1.000</w:t>
            </w:r>
          </w:p>
        </w:tc>
      </w:tr>
      <w:tr w:rsidR="00936766" w14:paraId="2479246B" w14:textId="77777777">
        <w:tc>
          <w:tcPr>
            <w:tcW w:w="2142" w:type="dxa"/>
          </w:tcPr>
          <w:p w14:paraId="0A329739" w14:textId="77777777" w:rsidR="00936766" w:rsidRDefault="00936766"/>
        </w:tc>
        <w:tc>
          <w:tcPr>
            <w:tcW w:w="2398" w:type="dxa"/>
          </w:tcPr>
          <w:p w14:paraId="51E0197B" w14:textId="77777777" w:rsidR="00936766" w:rsidRDefault="00397B73">
            <w:pPr>
              <w:pStyle w:val="Compact"/>
            </w:pPr>
            <w:r>
              <w:t>Sigma (plot)</w:t>
            </w:r>
          </w:p>
        </w:tc>
        <w:tc>
          <w:tcPr>
            <w:tcW w:w="924" w:type="dxa"/>
          </w:tcPr>
          <w:p w14:paraId="1D3E713B" w14:textId="77777777" w:rsidR="00936766" w:rsidRDefault="00397B73">
            <w:pPr>
              <w:pStyle w:val="Compact"/>
              <w:jc w:val="right"/>
            </w:pPr>
            <w:r>
              <w:t>0.65</w:t>
            </w:r>
          </w:p>
        </w:tc>
        <w:tc>
          <w:tcPr>
            <w:tcW w:w="771" w:type="dxa"/>
          </w:tcPr>
          <w:p w14:paraId="7F8AAD56" w14:textId="77777777" w:rsidR="00936766" w:rsidRDefault="00397B73">
            <w:pPr>
              <w:pStyle w:val="Compact"/>
              <w:jc w:val="right"/>
            </w:pPr>
            <w:r>
              <w:t>0.06</w:t>
            </w:r>
          </w:p>
        </w:tc>
        <w:tc>
          <w:tcPr>
            <w:tcW w:w="1153" w:type="dxa"/>
          </w:tcPr>
          <w:p w14:paraId="0628B255" w14:textId="77777777" w:rsidR="00936766" w:rsidRDefault="00397B73">
            <w:pPr>
              <w:pStyle w:val="Compact"/>
              <w:jc w:val="right"/>
            </w:pPr>
            <w:r>
              <w:t>0.65</w:t>
            </w:r>
          </w:p>
        </w:tc>
        <w:tc>
          <w:tcPr>
            <w:tcW w:w="924" w:type="dxa"/>
          </w:tcPr>
          <w:p w14:paraId="624E248B" w14:textId="77777777" w:rsidR="00936766" w:rsidRDefault="00397B73">
            <w:pPr>
              <w:pStyle w:val="Compact"/>
              <w:jc w:val="right"/>
            </w:pPr>
            <w:r>
              <w:t>0.53</w:t>
            </w:r>
          </w:p>
        </w:tc>
        <w:tc>
          <w:tcPr>
            <w:tcW w:w="924" w:type="dxa"/>
          </w:tcPr>
          <w:p w14:paraId="6ADCD524" w14:textId="77777777" w:rsidR="00936766" w:rsidRDefault="00397B73">
            <w:pPr>
              <w:pStyle w:val="Compact"/>
              <w:jc w:val="right"/>
            </w:pPr>
            <w:r>
              <w:t>0.78</w:t>
            </w:r>
          </w:p>
        </w:tc>
        <w:tc>
          <w:tcPr>
            <w:tcW w:w="1188" w:type="dxa"/>
          </w:tcPr>
          <w:p w14:paraId="34E9AE74" w14:textId="77777777" w:rsidR="00936766" w:rsidRDefault="00397B73">
            <w:pPr>
              <w:pStyle w:val="Compact"/>
            </w:pPr>
            <w:r>
              <w:t>-</w:t>
            </w:r>
          </w:p>
        </w:tc>
        <w:tc>
          <w:tcPr>
            <w:tcW w:w="890" w:type="dxa"/>
          </w:tcPr>
          <w:p w14:paraId="03D67308" w14:textId="77777777" w:rsidR="00936766" w:rsidRDefault="00397B73">
            <w:pPr>
              <w:pStyle w:val="Compact"/>
              <w:jc w:val="right"/>
            </w:pPr>
            <w:r>
              <w:t>1142</w:t>
            </w:r>
          </w:p>
        </w:tc>
        <w:tc>
          <w:tcPr>
            <w:tcW w:w="924" w:type="dxa"/>
          </w:tcPr>
          <w:p w14:paraId="5507BA0B" w14:textId="77777777" w:rsidR="00936766" w:rsidRDefault="00397B73">
            <w:pPr>
              <w:pStyle w:val="Compact"/>
              <w:jc w:val="right"/>
            </w:pPr>
            <w:r>
              <w:t>1.003</w:t>
            </w:r>
          </w:p>
        </w:tc>
      </w:tr>
      <w:tr w:rsidR="00936766" w14:paraId="51A0AFF6" w14:textId="77777777">
        <w:tc>
          <w:tcPr>
            <w:tcW w:w="2142" w:type="dxa"/>
          </w:tcPr>
          <w:p w14:paraId="5676F057" w14:textId="77777777" w:rsidR="00936766" w:rsidRDefault="00936766"/>
        </w:tc>
        <w:tc>
          <w:tcPr>
            <w:tcW w:w="2398" w:type="dxa"/>
          </w:tcPr>
          <w:p w14:paraId="2BEF20C9" w14:textId="77777777" w:rsidR="00936766" w:rsidRDefault="00397B73">
            <w:pPr>
              <w:pStyle w:val="Compact"/>
            </w:pPr>
            <w:r>
              <w:t>Phi</w:t>
            </w:r>
          </w:p>
        </w:tc>
        <w:tc>
          <w:tcPr>
            <w:tcW w:w="924" w:type="dxa"/>
          </w:tcPr>
          <w:p w14:paraId="0FC97712" w14:textId="77777777" w:rsidR="00936766" w:rsidRDefault="00397B73">
            <w:pPr>
              <w:pStyle w:val="Compact"/>
              <w:jc w:val="right"/>
            </w:pPr>
            <w:r>
              <w:t>0.82</w:t>
            </w:r>
          </w:p>
        </w:tc>
        <w:tc>
          <w:tcPr>
            <w:tcW w:w="771" w:type="dxa"/>
          </w:tcPr>
          <w:p w14:paraId="3EE99BEC" w14:textId="77777777" w:rsidR="00936766" w:rsidRDefault="00397B73">
            <w:pPr>
              <w:pStyle w:val="Compact"/>
              <w:jc w:val="right"/>
            </w:pPr>
            <w:r>
              <w:t>0.04</w:t>
            </w:r>
          </w:p>
        </w:tc>
        <w:tc>
          <w:tcPr>
            <w:tcW w:w="1153" w:type="dxa"/>
          </w:tcPr>
          <w:p w14:paraId="230F70EC" w14:textId="77777777" w:rsidR="00936766" w:rsidRDefault="00397B73">
            <w:pPr>
              <w:pStyle w:val="Compact"/>
              <w:jc w:val="right"/>
            </w:pPr>
            <w:r>
              <w:t>0.82</w:t>
            </w:r>
          </w:p>
        </w:tc>
        <w:tc>
          <w:tcPr>
            <w:tcW w:w="924" w:type="dxa"/>
          </w:tcPr>
          <w:p w14:paraId="226BCC74" w14:textId="77777777" w:rsidR="00936766" w:rsidRDefault="00397B73">
            <w:pPr>
              <w:pStyle w:val="Compact"/>
              <w:jc w:val="right"/>
            </w:pPr>
            <w:r>
              <w:t>0.74</w:t>
            </w:r>
          </w:p>
        </w:tc>
        <w:tc>
          <w:tcPr>
            <w:tcW w:w="924" w:type="dxa"/>
          </w:tcPr>
          <w:p w14:paraId="1C8F32E5" w14:textId="77777777" w:rsidR="00936766" w:rsidRDefault="00397B73">
            <w:pPr>
              <w:pStyle w:val="Compact"/>
              <w:jc w:val="right"/>
            </w:pPr>
            <w:r>
              <w:t>0.90</w:t>
            </w:r>
          </w:p>
        </w:tc>
        <w:tc>
          <w:tcPr>
            <w:tcW w:w="1188" w:type="dxa"/>
          </w:tcPr>
          <w:p w14:paraId="3CA029DF" w14:textId="77777777" w:rsidR="00936766" w:rsidRDefault="00397B73">
            <w:pPr>
              <w:pStyle w:val="Compact"/>
            </w:pPr>
            <w:r>
              <w:t>-</w:t>
            </w:r>
          </w:p>
        </w:tc>
        <w:tc>
          <w:tcPr>
            <w:tcW w:w="890" w:type="dxa"/>
          </w:tcPr>
          <w:p w14:paraId="67733011" w14:textId="77777777" w:rsidR="00936766" w:rsidRDefault="00397B73">
            <w:pPr>
              <w:pStyle w:val="Compact"/>
              <w:jc w:val="right"/>
            </w:pPr>
            <w:r>
              <w:t>5125</w:t>
            </w:r>
          </w:p>
        </w:tc>
        <w:tc>
          <w:tcPr>
            <w:tcW w:w="924" w:type="dxa"/>
          </w:tcPr>
          <w:p w14:paraId="4907F722" w14:textId="77777777" w:rsidR="00936766" w:rsidRDefault="00397B73">
            <w:pPr>
              <w:pStyle w:val="Compact"/>
              <w:jc w:val="right"/>
            </w:pPr>
            <w:r>
              <w:t>0.999</w:t>
            </w:r>
          </w:p>
        </w:tc>
      </w:tr>
      <w:tr w:rsidR="00936766" w14:paraId="388AE0F6" w14:textId="77777777">
        <w:tc>
          <w:tcPr>
            <w:tcW w:w="2142" w:type="dxa"/>
          </w:tcPr>
          <w:p w14:paraId="1C8B5DB1" w14:textId="77777777" w:rsidR="00936766" w:rsidRDefault="00936766"/>
        </w:tc>
        <w:tc>
          <w:tcPr>
            <w:tcW w:w="2398" w:type="dxa"/>
          </w:tcPr>
          <w:p w14:paraId="2996034D" w14:textId="77777777" w:rsidR="00936766" w:rsidRDefault="00397B73">
            <w:pPr>
              <w:pStyle w:val="Compact"/>
            </w:pPr>
            <w:r>
              <w:t>Intercept</w:t>
            </w:r>
          </w:p>
        </w:tc>
        <w:tc>
          <w:tcPr>
            <w:tcW w:w="924" w:type="dxa"/>
          </w:tcPr>
          <w:p w14:paraId="7B097D0E" w14:textId="77777777" w:rsidR="00936766" w:rsidRDefault="00397B73">
            <w:pPr>
              <w:pStyle w:val="Compact"/>
              <w:jc w:val="right"/>
            </w:pPr>
            <w:r>
              <w:t>3.05</w:t>
            </w:r>
          </w:p>
        </w:tc>
        <w:tc>
          <w:tcPr>
            <w:tcW w:w="771" w:type="dxa"/>
          </w:tcPr>
          <w:p w14:paraId="360F8B5B" w14:textId="77777777" w:rsidR="00936766" w:rsidRDefault="00397B73">
            <w:pPr>
              <w:pStyle w:val="Compact"/>
              <w:jc w:val="right"/>
            </w:pPr>
            <w:r>
              <w:t>0.04</w:t>
            </w:r>
          </w:p>
        </w:tc>
        <w:tc>
          <w:tcPr>
            <w:tcW w:w="1153" w:type="dxa"/>
          </w:tcPr>
          <w:p w14:paraId="0D61F2E9" w14:textId="77777777" w:rsidR="00936766" w:rsidRDefault="00397B73">
            <w:pPr>
              <w:pStyle w:val="Compact"/>
              <w:jc w:val="right"/>
            </w:pPr>
            <w:r>
              <w:t>3.05</w:t>
            </w:r>
          </w:p>
        </w:tc>
        <w:tc>
          <w:tcPr>
            <w:tcW w:w="924" w:type="dxa"/>
          </w:tcPr>
          <w:p w14:paraId="01B087C0" w14:textId="77777777" w:rsidR="00936766" w:rsidRDefault="00397B73">
            <w:pPr>
              <w:pStyle w:val="Compact"/>
              <w:jc w:val="right"/>
            </w:pPr>
            <w:r>
              <w:t>2.96</w:t>
            </w:r>
          </w:p>
        </w:tc>
        <w:tc>
          <w:tcPr>
            <w:tcW w:w="924" w:type="dxa"/>
          </w:tcPr>
          <w:p w14:paraId="6C547F94" w14:textId="77777777" w:rsidR="00936766" w:rsidRDefault="00397B73">
            <w:pPr>
              <w:pStyle w:val="Compact"/>
              <w:jc w:val="right"/>
            </w:pPr>
            <w:r>
              <w:t>3.14</w:t>
            </w:r>
          </w:p>
        </w:tc>
        <w:tc>
          <w:tcPr>
            <w:tcW w:w="1188" w:type="dxa"/>
          </w:tcPr>
          <w:p w14:paraId="00AF3EC4" w14:textId="77777777" w:rsidR="00936766" w:rsidRDefault="00397B73">
            <w:pPr>
              <w:pStyle w:val="Compact"/>
            </w:pPr>
            <w:r>
              <w:t>0.0001</w:t>
            </w:r>
          </w:p>
        </w:tc>
        <w:tc>
          <w:tcPr>
            <w:tcW w:w="890" w:type="dxa"/>
          </w:tcPr>
          <w:p w14:paraId="5E07A245" w14:textId="77777777" w:rsidR="00936766" w:rsidRDefault="00397B73">
            <w:pPr>
              <w:pStyle w:val="Compact"/>
              <w:jc w:val="right"/>
            </w:pPr>
            <w:r>
              <w:t>3283</w:t>
            </w:r>
          </w:p>
        </w:tc>
        <w:tc>
          <w:tcPr>
            <w:tcW w:w="924" w:type="dxa"/>
          </w:tcPr>
          <w:p w14:paraId="65E90C54" w14:textId="77777777" w:rsidR="00936766" w:rsidRDefault="00397B73">
            <w:pPr>
              <w:pStyle w:val="Compact"/>
              <w:jc w:val="right"/>
            </w:pPr>
            <w:r>
              <w:t>0.999</w:t>
            </w:r>
          </w:p>
        </w:tc>
      </w:tr>
      <w:tr w:rsidR="00936766" w14:paraId="5D593F48" w14:textId="77777777">
        <w:tc>
          <w:tcPr>
            <w:tcW w:w="2142" w:type="dxa"/>
          </w:tcPr>
          <w:p w14:paraId="42E50D2A" w14:textId="77777777" w:rsidR="00936766" w:rsidRDefault="00936766"/>
        </w:tc>
        <w:tc>
          <w:tcPr>
            <w:tcW w:w="2398" w:type="dxa"/>
          </w:tcPr>
          <w:p w14:paraId="6836EF41" w14:textId="77777777" w:rsidR="00936766" w:rsidRDefault="00397B73">
            <w:pPr>
              <w:pStyle w:val="Compact"/>
            </w:pPr>
            <w:r>
              <w:t>Plant size</w:t>
            </w:r>
          </w:p>
        </w:tc>
        <w:tc>
          <w:tcPr>
            <w:tcW w:w="924" w:type="dxa"/>
          </w:tcPr>
          <w:p w14:paraId="1E857924" w14:textId="77777777" w:rsidR="00936766" w:rsidRDefault="00397B73">
            <w:pPr>
              <w:pStyle w:val="Compact"/>
              <w:jc w:val="right"/>
            </w:pPr>
            <w:r>
              <w:t>0.93</w:t>
            </w:r>
          </w:p>
        </w:tc>
        <w:tc>
          <w:tcPr>
            <w:tcW w:w="771" w:type="dxa"/>
          </w:tcPr>
          <w:p w14:paraId="01851C78" w14:textId="77777777" w:rsidR="00936766" w:rsidRDefault="00397B73">
            <w:pPr>
              <w:pStyle w:val="Compact"/>
              <w:jc w:val="right"/>
            </w:pPr>
            <w:r>
              <w:t>0.01</w:t>
            </w:r>
          </w:p>
        </w:tc>
        <w:tc>
          <w:tcPr>
            <w:tcW w:w="1153" w:type="dxa"/>
          </w:tcPr>
          <w:p w14:paraId="6AA1D885" w14:textId="77777777" w:rsidR="00936766" w:rsidRDefault="00397B73">
            <w:pPr>
              <w:pStyle w:val="Compact"/>
              <w:jc w:val="right"/>
            </w:pPr>
            <w:r>
              <w:t>0.93</w:t>
            </w:r>
          </w:p>
        </w:tc>
        <w:tc>
          <w:tcPr>
            <w:tcW w:w="924" w:type="dxa"/>
          </w:tcPr>
          <w:p w14:paraId="5DFC579C" w14:textId="77777777" w:rsidR="00936766" w:rsidRDefault="00397B73">
            <w:pPr>
              <w:pStyle w:val="Compact"/>
              <w:jc w:val="right"/>
            </w:pPr>
            <w:r>
              <w:t>0.90</w:t>
            </w:r>
          </w:p>
        </w:tc>
        <w:tc>
          <w:tcPr>
            <w:tcW w:w="924" w:type="dxa"/>
          </w:tcPr>
          <w:p w14:paraId="34B9D330" w14:textId="77777777" w:rsidR="00936766" w:rsidRDefault="00397B73">
            <w:pPr>
              <w:pStyle w:val="Compact"/>
              <w:jc w:val="right"/>
            </w:pPr>
            <w:r>
              <w:t>0.95</w:t>
            </w:r>
          </w:p>
        </w:tc>
        <w:tc>
          <w:tcPr>
            <w:tcW w:w="1188" w:type="dxa"/>
          </w:tcPr>
          <w:p w14:paraId="57E7B845" w14:textId="77777777" w:rsidR="00936766" w:rsidRDefault="00397B73">
            <w:pPr>
              <w:pStyle w:val="Compact"/>
            </w:pPr>
            <w:r>
              <w:t>0.0001</w:t>
            </w:r>
          </w:p>
        </w:tc>
        <w:tc>
          <w:tcPr>
            <w:tcW w:w="890" w:type="dxa"/>
          </w:tcPr>
          <w:p w14:paraId="6F95151E" w14:textId="77777777" w:rsidR="00936766" w:rsidRDefault="00397B73">
            <w:pPr>
              <w:pStyle w:val="Compact"/>
              <w:jc w:val="right"/>
            </w:pPr>
            <w:r>
              <w:t>3712</w:t>
            </w:r>
          </w:p>
        </w:tc>
        <w:tc>
          <w:tcPr>
            <w:tcW w:w="924" w:type="dxa"/>
          </w:tcPr>
          <w:p w14:paraId="455808DF" w14:textId="77777777" w:rsidR="00936766" w:rsidRDefault="00397B73">
            <w:pPr>
              <w:pStyle w:val="Compact"/>
              <w:jc w:val="right"/>
            </w:pPr>
            <w:r>
              <w:t>0.999</w:t>
            </w:r>
          </w:p>
        </w:tc>
      </w:tr>
      <w:tr w:rsidR="00936766" w14:paraId="3FA8EACC" w14:textId="77777777">
        <w:tc>
          <w:tcPr>
            <w:tcW w:w="2142" w:type="dxa"/>
          </w:tcPr>
          <w:p w14:paraId="43DD990E" w14:textId="77777777" w:rsidR="00936766" w:rsidRDefault="00936766"/>
        </w:tc>
        <w:tc>
          <w:tcPr>
            <w:tcW w:w="2398" w:type="dxa"/>
          </w:tcPr>
          <w:p w14:paraId="27457725" w14:textId="77777777" w:rsidR="00936766" w:rsidRDefault="00397B73">
            <w:pPr>
              <w:pStyle w:val="Compact"/>
            </w:pPr>
            <w:r>
              <w:t>Bay centre</w:t>
            </w:r>
          </w:p>
        </w:tc>
        <w:tc>
          <w:tcPr>
            <w:tcW w:w="924" w:type="dxa"/>
          </w:tcPr>
          <w:p w14:paraId="2EF87DBD" w14:textId="77777777" w:rsidR="00936766" w:rsidRDefault="00397B73">
            <w:pPr>
              <w:pStyle w:val="Compact"/>
              <w:jc w:val="right"/>
            </w:pPr>
            <w:r>
              <w:t>0.09</w:t>
            </w:r>
          </w:p>
        </w:tc>
        <w:tc>
          <w:tcPr>
            <w:tcW w:w="771" w:type="dxa"/>
          </w:tcPr>
          <w:p w14:paraId="0DFC9773" w14:textId="77777777" w:rsidR="00936766" w:rsidRDefault="00397B73">
            <w:pPr>
              <w:pStyle w:val="Compact"/>
              <w:jc w:val="right"/>
            </w:pPr>
            <w:r>
              <w:t>0.02</w:t>
            </w:r>
          </w:p>
        </w:tc>
        <w:tc>
          <w:tcPr>
            <w:tcW w:w="1153" w:type="dxa"/>
          </w:tcPr>
          <w:p w14:paraId="2E4ADDD0" w14:textId="77777777" w:rsidR="00936766" w:rsidRDefault="00397B73">
            <w:pPr>
              <w:pStyle w:val="Compact"/>
              <w:jc w:val="right"/>
            </w:pPr>
            <w:r>
              <w:t>0.09</w:t>
            </w:r>
          </w:p>
        </w:tc>
        <w:tc>
          <w:tcPr>
            <w:tcW w:w="924" w:type="dxa"/>
          </w:tcPr>
          <w:p w14:paraId="092C2F89" w14:textId="77777777" w:rsidR="00936766" w:rsidRDefault="00397B73">
            <w:pPr>
              <w:pStyle w:val="Compact"/>
              <w:jc w:val="right"/>
            </w:pPr>
            <w:r>
              <w:t>0.06</w:t>
            </w:r>
          </w:p>
        </w:tc>
        <w:tc>
          <w:tcPr>
            <w:tcW w:w="924" w:type="dxa"/>
          </w:tcPr>
          <w:p w14:paraId="7F284C5E" w14:textId="77777777" w:rsidR="00936766" w:rsidRDefault="00397B73">
            <w:pPr>
              <w:pStyle w:val="Compact"/>
              <w:jc w:val="right"/>
            </w:pPr>
            <w:r>
              <w:t>0.12</w:t>
            </w:r>
          </w:p>
        </w:tc>
        <w:tc>
          <w:tcPr>
            <w:tcW w:w="1188" w:type="dxa"/>
          </w:tcPr>
          <w:p w14:paraId="4806BBCB" w14:textId="77777777" w:rsidR="00936766" w:rsidRDefault="00397B73">
            <w:pPr>
              <w:pStyle w:val="Compact"/>
            </w:pPr>
            <w:r>
              <w:t>0.0001</w:t>
            </w:r>
          </w:p>
        </w:tc>
        <w:tc>
          <w:tcPr>
            <w:tcW w:w="890" w:type="dxa"/>
          </w:tcPr>
          <w:p w14:paraId="455F2826" w14:textId="77777777" w:rsidR="00936766" w:rsidRDefault="00397B73">
            <w:pPr>
              <w:pStyle w:val="Compact"/>
              <w:jc w:val="right"/>
            </w:pPr>
            <w:r>
              <w:t>6790</w:t>
            </w:r>
          </w:p>
        </w:tc>
        <w:tc>
          <w:tcPr>
            <w:tcW w:w="924" w:type="dxa"/>
          </w:tcPr>
          <w:p w14:paraId="6E9405A1" w14:textId="77777777" w:rsidR="00936766" w:rsidRDefault="00397B73">
            <w:pPr>
              <w:pStyle w:val="Compact"/>
              <w:jc w:val="right"/>
            </w:pPr>
            <w:r>
              <w:t>0.999</w:t>
            </w:r>
          </w:p>
        </w:tc>
      </w:tr>
      <w:tr w:rsidR="00936766" w14:paraId="08600BC2" w14:textId="77777777">
        <w:tc>
          <w:tcPr>
            <w:tcW w:w="2142" w:type="dxa"/>
          </w:tcPr>
          <w:p w14:paraId="4E4470F2" w14:textId="77777777" w:rsidR="00936766" w:rsidRDefault="00936766"/>
        </w:tc>
        <w:tc>
          <w:tcPr>
            <w:tcW w:w="2398" w:type="dxa"/>
          </w:tcPr>
          <w:p w14:paraId="32ADCFC7" w14:textId="77777777" w:rsidR="00936766" w:rsidRDefault="00397B73">
            <w:pPr>
              <w:pStyle w:val="Compact"/>
            </w:pPr>
            <w:r>
              <w:t>Pods per plant</w:t>
            </w:r>
          </w:p>
        </w:tc>
        <w:tc>
          <w:tcPr>
            <w:tcW w:w="924" w:type="dxa"/>
          </w:tcPr>
          <w:p w14:paraId="5108D34B" w14:textId="77777777" w:rsidR="00936766" w:rsidRDefault="00397B73">
            <w:pPr>
              <w:pStyle w:val="Compact"/>
              <w:jc w:val="right"/>
            </w:pPr>
            <w:r>
              <w:t>-0.14</w:t>
            </w:r>
          </w:p>
        </w:tc>
        <w:tc>
          <w:tcPr>
            <w:tcW w:w="771" w:type="dxa"/>
          </w:tcPr>
          <w:p w14:paraId="5A9EC175" w14:textId="77777777" w:rsidR="00936766" w:rsidRDefault="00397B73">
            <w:pPr>
              <w:pStyle w:val="Compact"/>
              <w:jc w:val="right"/>
            </w:pPr>
            <w:r>
              <w:t>0.01</w:t>
            </w:r>
          </w:p>
        </w:tc>
        <w:tc>
          <w:tcPr>
            <w:tcW w:w="1153" w:type="dxa"/>
          </w:tcPr>
          <w:p w14:paraId="17707DD9" w14:textId="77777777" w:rsidR="00936766" w:rsidRDefault="00397B73">
            <w:pPr>
              <w:pStyle w:val="Compact"/>
              <w:jc w:val="right"/>
            </w:pPr>
            <w:r>
              <w:t>-0.14</w:t>
            </w:r>
          </w:p>
        </w:tc>
        <w:tc>
          <w:tcPr>
            <w:tcW w:w="924" w:type="dxa"/>
          </w:tcPr>
          <w:p w14:paraId="5198A73A" w14:textId="77777777" w:rsidR="00936766" w:rsidRDefault="00397B73">
            <w:pPr>
              <w:pStyle w:val="Compact"/>
              <w:jc w:val="right"/>
            </w:pPr>
            <w:r>
              <w:t>-0.17</w:t>
            </w:r>
          </w:p>
        </w:tc>
        <w:tc>
          <w:tcPr>
            <w:tcW w:w="924" w:type="dxa"/>
          </w:tcPr>
          <w:p w14:paraId="68543B27" w14:textId="77777777" w:rsidR="00936766" w:rsidRDefault="00397B73">
            <w:pPr>
              <w:pStyle w:val="Compact"/>
              <w:jc w:val="right"/>
            </w:pPr>
            <w:r>
              <w:t>-0.12</w:t>
            </w:r>
          </w:p>
        </w:tc>
        <w:tc>
          <w:tcPr>
            <w:tcW w:w="1188" w:type="dxa"/>
          </w:tcPr>
          <w:p w14:paraId="026E3445" w14:textId="77777777" w:rsidR="00936766" w:rsidRDefault="00397B73">
            <w:pPr>
              <w:pStyle w:val="Compact"/>
            </w:pPr>
            <w:r>
              <w:t>0.0001</w:t>
            </w:r>
          </w:p>
        </w:tc>
        <w:tc>
          <w:tcPr>
            <w:tcW w:w="890" w:type="dxa"/>
          </w:tcPr>
          <w:p w14:paraId="58D7DA29" w14:textId="77777777" w:rsidR="00936766" w:rsidRDefault="00397B73">
            <w:pPr>
              <w:pStyle w:val="Compact"/>
              <w:jc w:val="right"/>
            </w:pPr>
            <w:r>
              <w:t>5503</w:t>
            </w:r>
          </w:p>
        </w:tc>
        <w:tc>
          <w:tcPr>
            <w:tcW w:w="924" w:type="dxa"/>
          </w:tcPr>
          <w:p w14:paraId="6BD93F58" w14:textId="77777777" w:rsidR="00936766" w:rsidRDefault="00397B73">
            <w:pPr>
              <w:pStyle w:val="Compact"/>
              <w:jc w:val="right"/>
            </w:pPr>
            <w:r>
              <w:t>0.999</w:t>
            </w:r>
          </w:p>
        </w:tc>
      </w:tr>
      <w:tr w:rsidR="00936766" w14:paraId="4BCC3A94" w14:textId="77777777">
        <w:tc>
          <w:tcPr>
            <w:tcW w:w="2142" w:type="dxa"/>
          </w:tcPr>
          <w:p w14:paraId="67AFBD75" w14:textId="77777777" w:rsidR="00936766" w:rsidRDefault="00936766"/>
        </w:tc>
        <w:tc>
          <w:tcPr>
            <w:tcW w:w="2398" w:type="dxa"/>
          </w:tcPr>
          <w:p w14:paraId="5C04233E" w14:textId="77777777" w:rsidR="00936766" w:rsidRDefault="00397B73">
            <w:pPr>
              <w:pStyle w:val="Compact"/>
            </w:pPr>
            <w:r>
              <w:t>Sigma (field)</w:t>
            </w:r>
          </w:p>
        </w:tc>
        <w:tc>
          <w:tcPr>
            <w:tcW w:w="924" w:type="dxa"/>
          </w:tcPr>
          <w:p w14:paraId="25C8F763" w14:textId="77777777" w:rsidR="00936766" w:rsidRDefault="00397B73">
            <w:pPr>
              <w:pStyle w:val="Compact"/>
              <w:jc w:val="right"/>
            </w:pPr>
            <w:r>
              <w:t>0.08</w:t>
            </w:r>
          </w:p>
        </w:tc>
        <w:tc>
          <w:tcPr>
            <w:tcW w:w="771" w:type="dxa"/>
          </w:tcPr>
          <w:p w14:paraId="29C76017" w14:textId="77777777" w:rsidR="00936766" w:rsidRDefault="00397B73">
            <w:pPr>
              <w:pStyle w:val="Compact"/>
              <w:jc w:val="right"/>
            </w:pPr>
            <w:r>
              <w:t>0.01</w:t>
            </w:r>
          </w:p>
        </w:tc>
        <w:tc>
          <w:tcPr>
            <w:tcW w:w="1153" w:type="dxa"/>
          </w:tcPr>
          <w:p w14:paraId="60BE2500" w14:textId="77777777" w:rsidR="00936766" w:rsidRDefault="00397B73">
            <w:pPr>
              <w:pStyle w:val="Compact"/>
              <w:jc w:val="right"/>
            </w:pPr>
            <w:r>
              <w:t>0.08</w:t>
            </w:r>
          </w:p>
        </w:tc>
        <w:tc>
          <w:tcPr>
            <w:tcW w:w="924" w:type="dxa"/>
          </w:tcPr>
          <w:p w14:paraId="799E583F" w14:textId="77777777" w:rsidR="00936766" w:rsidRDefault="00397B73">
            <w:pPr>
              <w:pStyle w:val="Compact"/>
              <w:jc w:val="right"/>
            </w:pPr>
            <w:r>
              <w:t>0.06</w:t>
            </w:r>
          </w:p>
        </w:tc>
        <w:tc>
          <w:tcPr>
            <w:tcW w:w="924" w:type="dxa"/>
          </w:tcPr>
          <w:p w14:paraId="4AAC74A1" w14:textId="77777777" w:rsidR="00936766" w:rsidRDefault="00397B73">
            <w:pPr>
              <w:pStyle w:val="Compact"/>
              <w:jc w:val="right"/>
            </w:pPr>
            <w:r>
              <w:t>0.11</w:t>
            </w:r>
          </w:p>
        </w:tc>
        <w:tc>
          <w:tcPr>
            <w:tcW w:w="1188" w:type="dxa"/>
          </w:tcPr>
          <w:p w14:paraId="5503152F" w14:textId="77777777" w:rsidR="00936766" w:rsidRDefault="00397B73">
            <w:pPr>
              <w:pStyle w:val="Compact"/>
            </w:pPr>
            <w:r>
              <w:t>-</w:t>
            </w:r>
          </w:p>
        </w:tc>
        <w:tc>
          <w:tcPr>
            <w:tcW w:w="890" w:type="dxa"/>
          </w:tcPr>
          <w:p w14:paraId="72509DF6" w14:textId="77777777" w:rsidR="00936766" w:rsidRDefault="00397B73">
            <w:pPr>
              <w:pStyle w:val="Compact"/>
              <w:jc w:val="right"/>
            </w:pPr>
            <w:r>
              <w:t>2649</w:t>
            </w:r>
          </w:p>
        </w:tc>
        <w:tc>
          <w:tcPr>
            <w:tcW w:w="924" w:type="dxa"/>
          </w:tcPr>
          <w:p w14:paraId="19C8EA2B" w14:textId="77777777" w:rsidR="00936766" w:rsidRDefault="00397B73">
            <w:pPr>
              <w:pStyle w:val="Compact"/>
              <w:jc w:val="right"/>
            </w:pPr>
            <w:r>
              <w:t>1.000</w:t>
            </w:r>
          </w:p>
        </w:tc>
      </w:tr>
      <w:tr w:rsidR="00936766" w14:paraId="673B211F" w14:textId="77777777">
        <w:tc>
          <w:tcPr>
            <w:tcW w:w="2142" w:type="dxa"/>
          </w:tcPr>
          <w:p w14:paraId="74F01A20" w14:textId="77777777" w:rsidR="00936766" w:rsidRDefault="00936766"/>
        </w:tc>
        <w:tc>
          <w:tcPr>
            <w:tcW w:w="2398" w:type="dxa"/>
          </w:tcPr>
          <w:p w14:paraId="3A274013" w14:textId="77777777" w:rsidR="00936766" w:rsidRDefault="00397B73">
            <w:pPr>
              <w:pStyle w:val="Compact"/>
            </w:pPr>
            <w:r>
              <w:t>Intercept (Phi)</w:t>
            </w:r>
          </w:p>
        </w:tc>
        <w:tc>
          <w:tcPr>
            <w:tcW w:w="924" w:type="dxa"/>
          </w:tcPr>
          <w:p w14:paraId="0ED1FBE3" w14:textId="77777777" w:rsidR="00936766" w:rsidRDefault="00397B73">
            <w:pPr>
              <w:pStyle w:val="Compact"/>
              <w:jc w:val="right"/>
            </w:pPr>
            <w:r>
              <w:t>2.24</w:t>
            </w:r>
          </w:p>
        </w:tc>
        <w:tc>
          <w:tcPr>
            <w:tcW w:w="771" w:type="dxa"/>
          </w:tcPr>
          <w:p w14:paraId="28B8E4EB" w14:textId="77777777" w:rsidR="00936766" w:rsidRDefault="00397B73">
            <w:pPr>
              <w:pStyle w:val="Compact"/>
              <w:jc w:val="right"/>
            </w:pPr>
            <w:r>
              <w:t>0.32</w:t>
            </w:r>
          </w:p>
        </w:tc>
        <w:tc>
          <w:tcPr>
            <w:tcW w:w="1153" w:type="dxa"/>
          </w:tcPr>
          <w:p w14:paraId="5832E0B7" w14:textId="77777777" w:rsidR="00936766" w:rsidRDefault="00397B73">
            <w:pPr>
              <w:pStyle w:val="Compact"/>
              <w:jc w:val="right"/>
            </w:pPr>
            <w:r>
              <w:t>2.24</w:t>
            </w:r>
          </w:p>
        </w:tc>
        <w:tc>
          <w:tcPr>
            <w:tcW w:w="924" w:type="dxa"/>
          </w:tcPr>
          <w:p w14:paraId="32E3A20D" w14:textId="77777777" w:rsidR="00936766" w:rsidRDefault="00397B73">
            <w:pPr>
              <w:pStyle w:val="Compact"/>
              <w:jc w:val="right"/>
            </w:pPr>
            <w:r>
              <w:t>1.62</w:t>
            </w:r>
          </w:p>
        </w:tc>
        <w:tc>
          <w:tcPr>
            <w:tcW w:w="924" w:type="dxa"/>
          </w:tcPr>
          <w:p w14:paraId="61CC90D5" w14:textId="77777777" w:rsidR="00936766" w:rsidRDefault="00397B73">
            <w:pPr>
              <w:pStyle w:val="Compact"/>
              <w:jc w:val="right"/>
            </w:pPr>
            <w:r>
              <w:t>2.87</w:t>
            </w:r>
          </w:p>
        </w:tc>
        <w:tc>
          <w:tcPr>
            <w:tcW w:w="1188" w:type="dxa"/>
          </w:tcPr>
          <w:p w14:paraId="7FDD197C" w14:textId="77777777" w:rsidR="00936766" w:rsidRDefault="00397B73">
            <w:pPr>
              <w:pStyle w:val="Compact"/>
            </w:pPr>
            <w:r>
              <w:t>-</w:t>
            </w:r>
          </w:p>
        </w:tc>
        <w:tc>
          <w:tcPr>
            <w:tcW w:w="890" w:type="dxa"/>
          </w:tcPr>
          <w:p w14:paraId="6027AFA4" w14:textId="77777777" w:rsidR="00936766" w:rsidRDefault="00397B73">
            <w:pPr>
              <w:pStyle w:val="Compact"/>
              <w:jc w:val="right"/>
            </w:pPr>
            <w:r>
              <w:t>2875</w:t>
            </w:r>
          </w:p>
        </w:tc>
        <w:tc>
          <w:tcPr>
            <w:tcW w:w="924" w:type="dxa"/>
          </w:tcPr>
          <w:p w14:paraId="6D8A21AF" w14:textId="77777777" w:rsidR="00936766" w:rsidRDefault="00397B73">
            <w:pPr>
              <w:pStyle w:val="Compact"/>
              <w:jc w:val="right"/>
            </w:pPr>
            <w:r>
              <w:t>1.001</w:t>
            </w:r>
          </w:p>
        </w:tc>
      </w:tr>
      <w:tr w:rsidR="00936766" w14:paraId="0293672D" w14:textId="77777777">
        <w:tc>
          <w:tcPr>
            <w:tcW w:w="2142" w:type="dxa"/>
          </w:tcPr>
          <w:p w14:paraId="6272877D" w14:textId="77777777" w:rsidR="00936766" w:rsidRDefault="00936766"/>
        </w:tc>
        <w:tc>
          <w:tcPr>
            <w:tcW w:w="2398" w:type="dxa"/>
          </w:tcPr>
          <w:p w14:paraId="5EC4AF75" w14:textId="77777777" w:rsidR="00936766" w:rsidRDefault="00397B73">
            <w:pPr>
              <w:pStyle w:val="Compact"/>
            </w:pPr>
            <w:r>
              <w:t>Plant size (Phi)</w:t>
            </w:r>
          </w:p>
        </w:tc>
        <w:tc>
          <w:tcPr>
            <w:tcW w:w="924" w:type="dxa"/>
          </w:tcPr>
          <w:p w14:paraId="3A8C0EAB" w14:textId="77777777" w:rsidR="00936766" w:rsidRDefault="00397B73">
            <w:pPr>
              <w:pStyle w:val="Compact"/>
              <w:jc w:val="right"/>
            </w:pPr>
            <w:r>
              <w:t>0.38</w:t>
            </w:r>
          </w:p>
        </w:tc>
        <w:tc>
          <w:tcPr>
            <w:tcW w:w="771" w:type="dxa"/>
          </w:tcPr>
          <w:p w14:paraId="2A1B96EE" w14:textId="77777777" w:rsidR="00936766" w:rsidRDefault="00397B73">
            <w:pPr>
              <w:pStyle w:val="Compact"/>
              <w:jc w:val="right"/>
            </w:pPr>
            <w:r>
              <w:t>0.10</w:t>
            </w:r>
          </w:p>
        </w:tc>
        <w:tc>
          <w:tcPr>
            <w:tcW w:w="1153" w:type="dxa"/>
          </w:tcPr>
          <w:p w14:paraId="7F79F602" w14:textId="77777777" w:rsidR="00936766" w:rsidRDefault="00397B73">
            <w:pPr>
              <w:pStyle w:val="Compact"/>
              <w:jc w:val="right"/>
            </w:pPr>
            <w:r>
              <w:t>0.39</w:t>
            </w:r>
          </w:p>
        </w:tc>
        <w:tc>
          <w:tcPr>
            <w:tcW w:w="924" w:type="dxa"/>
          </w:tcPr>
          <w:p w14:paraId="04DFAADC" w14:textId="77777777" w:rsidR="00936766" w:rsidRDefault="00397B73">
            <w:pPr>
              <w:pStyle w:val="Compact"/>
              <w:jc w:val="right"/>
            </w:pPr>
            <w:r>
              <w:t>0.19</w:t>
            </w:r>
          </w:p>
        </w:tc>
        <w:tc>
          <w:tcPr>
            <w:tcW w:w="924" w:type="dxa"/>
          </w:tcPr>
          <w:p w14:paraId="13AA5E6A" w14:textId="77777777" w:rsidR="00936766" w:rsidRDefault="00397B73">
            <w:pPr>
              <w:pStyle w:val="Compact"/>
              <w:jc w:val="right"/>
            </w:pPr>
            <w:r>
              <w:t>0.57</w:t>
            </w:r>
          </w:p>
        </w:tc>
        <w:tc>
          <w:tcPr>
            <w:tcW w:w="1188" w:type="dxa"/>
          </w:tcPr>
          <w:p w14:paraId="09F4CD98" w14:textId="77777777" w:rsidR="00936766" w:rsidRDefault="00397B73">
            <w:pPr>
              <w:pStyle w:val="Compact"/>
            </w:pPr>
            <w:r>
              <w:t>-</w:t>
            </w:r>
          </w:p>
        </w:tc>
        <w:tc>
          <w:tcPr>
            <w:tcW w:w="890" w:type="dxa"/>
          </w:tcPr>
          <w:p w14:paraId="0F8005D5" w14:textId="77777777" w:rsidR="00936766" w:rsidRDefault="00397B73">
            <w:pPr>
              <w:pStyle w:val="Compact"/>
              <w:jc w:val="right"/>
            </w:pPr>
            <w:r>
              <w:t>2871</w:t>
            </w:r>
          </w:p>
        </w:tc>
        <w:tc>
          <w:tcPr>
            <w:tcW w:w="924" w:type="dxa"/>
          </w:tcPr>
          <w:p w14:paraId="3D6C660A" w14:textId="77777777" w:rsidR="00936766" w:rsidRDefault="00397B73">
            <w:pPr>
              <w:pStyle w:val="Compact"/>
              <w:jc w:val="right"/>
            </w:pPr>
            <w:r>
              <w:t>1.001</w:t>
            </w:r>
          </w:p>
        </w:tc>
      </w:tr>
      <w:tr w:rsidR="00936766" w14:paraId="43A244B8" w14:textId="77777777">
        <w:tc>
          <w:tcPr>
            <w:tcW w:w="2142" w:type="dxa"/>
          </w:tcPr>
          <w:p w14:paraId="6BE9DF25" w14:textId="77777777" w:rsidR="00936766" w:rsidRDefault="00936766"/>
        </w:tc>
        <w:tc>
          <w:tcPr>
            <w:tcW w:w="2398" w:type="dxa"/>
          </w:tcPr>
          <w:p w14:paraId="06227852" w14:textId="77777777" w:rsidR="00936766" w:rsidRDefault="00397B73">
            <w:pPr>
              <w:pStyle w:val="Compact"/>
            </w:pPr>
            <w:r>
              <w:t>Intercept</w:t>
            </w:r>
          </w:p>
        </w:tc>
        <w:tc>
          <w:tcPr>
            <w:tcW w:w="924" w:type="dxa"/>
          </w:tcPr>
          <w:p w14:paraId="736E9F27" w14:textId="77777777" w:rsidR="00936766" w:rsidRDefault="00397B73">
            <w:pPr>
              <w:pStyle w:val="Compact"/>
              <w:jc w:val="right"/>
            </w:pPr>
            <w:r>
              <w:t>0.18</w:t>
            </w:r>
          </w:p>
        </w:tc>
        <w:tc>
          <w:tcPr>
            <w:tcW w:w="771" w:type="dxa"/>
          </w:tcPr>
          <w:p w14:paraId="75DC924D" w14:textId="77777777" w:rsidR="00936766" w:rsidRDefault="00397B73">
            <w:pPr>
              <w:pStyle w:val="Compact"/>
              <w:jc w:val="right"/>
            </w:pPr>
            <w:r>
              <w:t>0.12</w:t>
            </w:r>
          </w:p>
        </w:tc>
        <w:tc>
          <w:tcPr>
            <w:tcW w:w="1153" w:type="dxa"/>
          </w:tcPr>
          <w:p w14:paraId="29E58CFC" w14:textId="77777777" w:rsidR="00936766" w:rsidRDefault="00397B73">
            <w:pPr>
              <w:pStyle w:val="Compact"/>
              <w:jc w:val="right"/>
            </w:pPr>
            <w:r>
              <w:t>0.18</w:t>
            </w:r>
          </w:p>
        </w:tc>
        <w:tc>
          <w:tcPr>
            <w:tcW w:w="924" w:type="dxa"/>
          </w:tcPr>
          <w:p w14:paraId="665E6082" w14:textId="77777777" w:rsidR="00936766" w:rsidRDefault="00397B73">
            <w:pPr>
              <w:pStyle w:val="Compact"/>
              <w:jc w:val="right"/>
            </w:pPr>
            <w:r>
              <w:t>-0.05</w:t>
            </w:r>
          </w:p>
        </w:tc>
        <w:tc>
          <w:tcPr>
            <w:tcW w:w="924" w:type="dxa"/>
          </w:tcPr>
          <w:p w14:paraId="4DA94793" w14:textId="77777777" w:rsidR="00936766" w:rsidRDefault="00397B73">
            <w:pPr>
              <w:pStyle w:val="Compact"/>
              <w:jc w:val="right"/>
            </w:pPr>
            <w:r>
              <w:t>0.40</w:t>
            </w:r>
          </w:p>
        </w:tc>
        <w:tc>
          <w:tcPr>
            <w:tcW w:w="1188" w:type="dxa"/>
          </w:tcPr>
          <w:p w14:paraId="722B9EE7" w14:textId="77777777" w:rsidR="00936766" w:rsidRDefault="00397B73">
            <w:pPr>
              <w:pStyle w:val="Compact"/>
            </w:pPr>
            <w:r>
              <w:t>0.1211</w:t>
            </w:r>
          </w:p>
        </w:tc>
        <w:tc>
          <w:tcPr>
            <w:tcW w:w="890" w:type="dxa"/>
          </w:tcPr>
          <w:p w14:paraId="0E7BEF38" w14:textId="77777777" w:rsidR="00936766" w:rsidRDefault="00397B73">
            <w:pPr>
              <w:pStyle w:val="Compact"/>
              <w:jc w:val="right"/>
            </w:pPr>
            <w:r>
              <w:t>2261</w:t>
            </w:r>
          </w:p>
        </w:tc>
        <w:tc>
          <w:tcPr>
            <w:tcW w:w="924" w:type="dxa"/>
          </w:tcPr>
          <w:p w14:paraId="4394EF04" w14:textId="77777777" w:rsidR="00936766" w:rsidRDefault="00397B73">
            <w:pPr>
              <w:pStyle w:val="Compact"/>
              <w:jc w:val="right"/>
            </w:pPr>
            <w:r>
              <w:t>1.000</w:t>
            </w:r>
          </w:p>
        </w:tc>
      </w:tr>
      <w:tr w:rsidR="00936766" w14:paraId="2D47C550" w14:textId="77777777">
        <w:tc>
          <w:tcPr>
            <w:tcW w:w="2142" w:type="dxa"/>
          </w:tcPr>
          <w:p w14:paraId="43331FA2" w14:textId="77777777" w:rsidR="00936766" w:rsidRDefault="00936766"/>
        </w:tc>
        <w:tc>
          <w:tcPr>
            <w:tcW w:w="2398" w:type="dxa"/>
          </w:tcPr>
          <w:p w14:paraId="1B516D0F" w14:textId="77777777" w:rsidR="00936766" w:rsidRDefault="00397B73">
            <w:pPr>
              <w:pStyle w:val="Compact"/>
            </w:pPr>
            <w:r>
              <w:t>Pollen count</w:t>
            </w:r>
          </w:p>
        </w:tc>
        <w:tc>
          <w:tcPr>
            <w:tcW w:w="924" w:type="dxa"/>
          </w:tcPr>
          <w:p w14:paraId="1DD19ECF" w14:textId="77777777" w:rsidR="00936766" w:rsidRDefault="00397B73">
            <w:pPr>
              <w:pStyle w:val="Compact"/>
              <w:jc w:val="right"/>
            </w:pPr>
            <w:r>
              <w:t>0.12</w:t>
            </w:r>
          </w:p>
        </w:tc>
        <w:tc>
          <w:tcPr>
            <w:tcW w:w="771" w:type="dxa"/>
          </w:tcPr>
          <w:p w14:paraId="0DC6342F" w14:textId="77777777" w:rsidR="00936766" w:rsidRDefault="00397B73">
            <w:pPr>
              <w:pStyle w:val="Compact"/>
              <w:jc w:val="right"/>
            </w:pPr>
            <w:r>
              <w:t>0.04</w:t>
            </w:r>
          </w:p>
        </w:tc>
        <w:tc>
          <w:tcPr>
            <w:tcW w:w="1153" w:type="dxa"/>
          </w:tcPr>
          <w:p w14:paraId="07CC9F68" w14:textId="77777777" w:rsidR="00936766" w:rsidRDefault="00397B73">
            <w:pPr>
              <w:pStyle w:val="Compact"/>
              <w:jc w:val="right"/>
            </w:pPr>
            <w:r>
              <w:t>0.12</w:t>
            </w:r>
          </w:p>
        </w:tc>
        <w:tc>
          <w:tcPr>
            <w:tcW w:w="924" w:type="dxa"/>
          </w:tcPr>
          <w:p w14:paraId="500C1253" w14:textId="77777777" w:rsidR="00936766" w:rsidRDefault="00397B73">
            <w:pPr>
              <w:pStyle w:val="Compact"/>
              <w:jc w:val="right"/>
            </w:pPr>
            <w:r>
              <w:t>0.03</w:t>
            </w:r>
          </w:p>
        </w:tc>
        <w:tc>
          <w:tcPr>
            <w:tcW w:w="924" w:type="dxa"/>
          </w:tcPr>
          <w:p w14:paraId="7A27E72B" w14:textId="77777777" w:rsidR="00936766" w:rsidRDefault="00397B73">
            <w:pPr>
              <w:pStyle w:val="Compact"/>
              <w:jc w:val="right"/>
            </w:pPr>
            <w:r>
              <w:t>0.20</w:t>
            </w:r>
          </w:p>
        </w:tc>
        <w:tc>
          <w:tcPr>
            <w:tcW w:w="1188" w:type="dxa"/>
          </w:tcPr>
          <w:p w14:paraId="67DC67D6" w14:textId="77777777" w:rsidR="00936766" w:rsidRDefault="00397B73">
            <w:pPr>
              <w:pStyle w:val="Compact"/>
            </w:pPr>
            <w:r>
              <w:t>0.0074</w:t>
            </w:r>
          </w:p>
        </w:tc>
        <w:tc>
          <w:tcPr>
            <w:tcW w:w="890" w:type="dxa"/>
          </w:tcPr>
          <w:p w14:paraId="0D886977" w14:textId="77777777" w:rsidR="00936766" w:rsidRDefault="00397B73">
            <w:pPr>
              <w:pStyle w:val="Compact"/>
              <w:jc w:val="right"/>
            </w:pPr>
            <w:r>
              <w:t>915</w:t>
            </w:r>
          </w:p>
        </w:tc>
        <w:tc>
          <w:tcPr>
            <w:tcW w:w="924" w:type="dxa"/>
          </w:tcPr>
          <w:p w14:paraId="4542C336" w14:textId="77777777" w:rsidR="00936766" w:rsidRDefault="00397B73">
            <w:pPr>
              <w:pStyle w:val="Compact"/>
              <w:jc w:val="right"/>
            </w:pPr>
            <w:r>
              <w:t>1.004</w:t>
            </w:r>
          </w:p>
        </w:tc>
      </w:tr>
      <w:tr w:rsidR="00936766" w14:paraId="20491418" w14:textId="77777777">
        <w:tc>
          <w:tcPr>
            <w:tcW w:w="2142" w:type="dxa"/>
          </w:tcPr>
          <w:p w14:paraId="3569479C" w14:textId="77777777" w:rsidR="00936766" w:rsidRDefault="00936766"/>
        </w:tc>
        <w:tc>
          <w:tcPr>
            <w:tcW w:w="2398" w:type="dxa"/>
          </w:tcPr>
          <w:p w14:paraId="22ECF255" w14:textId="77777777" w:rsidR="00936766" w:rsidRDefault="00397B73">
            <w:pPr>
              <w:pStyle w:val="Compact"/>
            </w:pPr>
            <w:r>
              <w:t>Plant size</w:t>
            </w:r>
          </w:p>
        </w:tc>
        <w:tc>
          <w:tcPr>
            <w:tcW w:w="924" w:type="dxa"/>
          </w:tcPr>
          <w:p w14:paraId="7719655E" w14:textId="77777777" w:rsidR="00936766" w:rsidRDefault="00397B73">
            <w:pPr>
              <w:pStyle w:val="Compact"/>
              <w:jc w:val="right"/>
            </w:pPr>
            <w:r>
              <w:t>0.19</w:t>
            </w:r>
          </w:p>
        </w:tc>
        <w:tc>
          <w:tcPr>
            <w:tcW w:w="771" w:type="dxa"/>
          </w:tcPr>
          <w:p w14:paraId="2452B3B9" w14:textId="77777777" w:rsidR="00936766" w:rsidRDefault="00397B73">
            <w:pPr>
              <w:pStyle w:val="Compact"/>
              <w:jc w:val="right"/>
            </w:pPr>
            <w:r>
              <w:t>0.03</w:t>
            </w:r>
          </w:p>
        </w:tc>
        <w:tc>
          <w:tcPr>
            <w:tcW w:w="1153" w:type="dxa"/>
          </w:tcPr>
          <w:p w14:paraId="13C57B54" w14:textId="77777777" w:rsidR="00936766" w:rsidRDefault="00397B73">
            <w:pPr>
              <w:pStyle w:val="Compact"/>
              <w:jc w:val="right"/>
            </w:pPr>
            <w:r>
              <w:t>0.19</w:t>
            </w:r>
          </w:p>
        </w:tc>
        <w:tc>
          <w:tcPr>
            <w:tcW w:w="924" w:type="dxa"/>
          </w:tcPr>
          <w:p w14:paraId="1A19050F" w14:textId="77777777" w:rsidR="00936766" w:rsidRDefault="00397B73">
            <w:pPr>
              <w:pStyle w:val="Compact"/>
              <w:jc w:val="right"/>
            </w:pPr>
            <w:r>
              <w:t>0.14</w:t>
            </w:r>
          </w:p>
        </w:tc>
        <w:tc>
          <w:tcPr>
            <w:tcW w:w="924" w:type="dxa"/>
          </w:tcPr>
          <w:p w14:paraId="4CE3C520" w14:textId="77777777" w:rsidR="00936766" w:rsidRDefault="00397B73">
            <w:pPr>
              <w:pStyle w:val="Compact"/>
              <w:jc w:val="right"/>
            </w:pPr>
            <w:r>
              <w:t>0.24</w:t>
            </w:r>
          </w:p>
        </w:tc>
        <w:tc>
          <w:tcPr>
            <w:tcW w:w="1188" w:type="dxa"/>
          </w:tcPr>
          <w:p w14:paraId="590E2AB3" w14:textId="77777777" w:rsidR="00936766" w:rsidRDefault="00397B73">
            <w:pPr>
              <w:pStyle w:val="Compact"/>
            </w:pPr>
            <w:r>
              <w:t>0.0001</w:t>
            </w:r>
          </w:p>
        </w:tc>
        <w:tc>
          <w:tcPr>
            <w:tcW w:w="890" w:type="dxa"/>
          </w:tcPr>
          <w:p w14:paraId="0F88F936" w14:textId="77777777" w:rsidR="00936766" w:rsidRDefault="00397B73">
            <w:pPr>
              <w:pStyle w:val="Compact"/>
              <w:jc w:val="right"/>
            </w:pPr>
            <w:r>
              <w:t>4570</w:t>
            </w:r>
          </w:p>
        </w:tc>
        <w:tc>
          <w:tcPr>
            <w:tcW w:w="924" w:type="dxa"/>
          </w:tcPr>
          <w:p w14:paraId="14CD3A7A" w14:textId="77777777" w:rsidR="00936766" w:rsidRDefault="00397B73">
            <w:pPr>
              <w:pStyle w:val="Compact"/>
              <w:jc w:val="right"/>
            </w:pPr>
            <w:r>
              <w:t>1.000</w:t>
            </w:r>
          </w:p>
        </w:tc>
      </w:tr>
      <w:tr w:rsidR="00936766" w14:paraId="5DBEE48F" w14:textId="77777777">
        <w:tc>
          <w:tcPr>
            <w:tcW w:w="2142" w:type="dxa"/>
          </w:tcPr>
          <w:p w14:paraId="2E9491EB" w14:textId="77777777" w:rsidR="00936766" w:rsidRDefault="00936766"/>
        </w:tc>
        <w:tc>
          <w:tcPr>
            <w:tcW w:w="2398" w:type="dxa"/>
          </w:tcPr>
          <w:p w14:paraId="14AEBCDD" w14:textId="77777777" w:rsidR="00936766" w:rsidRDefault="00397B73">
            <w:pPr>
              <w:pStyle w:val="Compact"/>
            </w:pPr>
            <w:r>
              <w:t>Bay centre</w:t>
            </w:r>
          </w:p>
        </w:tc>
        <w:tc>
          <w:tcPr>
            <w:tcW w:w="924" w:type="dxa"/>
          </w:tcPr>
          <w:p w14:paraId="0E90319F" w14:textId="77777777" w:rsidR="00936766" w:rsidRDefault="00397B73">
            <w:pPr>
              <w:pStyle w:val="Compact"/>
              <w:jc w:val="right"/>
            </w:pPr>
            <w:r>
              <w:t>-0.21</w:t>
            </w:r>
          </w:p>
        </w:tc>
        <w:tc>
          <w:tcPr>
            <w:tcW w:w="771" w:type="dxa"/>
          </w:tcPr>
          <w:p w14:paraId="4CCC513D" w14:textId="77777777" w:rsidR="00936766" w:rsidRDefault="00397B73">
            <w:pPr>
              <w:pStyle w:val="Compact"/>
              <w:jc w:val="right"/>
            </w:pPr>
            <w:r>
              <w:t>0.06</w:t>
            </w:r>
          </w:p>
        </w:tc>
        <w:tc>
          <w:tcPr>
            <w:tcW w:w="1153" w:type="dxa"/>
          </w:tcPr>
          <w:p w14:paraId="55557F01" w14:textId="77777777" w:rsidR="00936766" w:rsidRDefault="00397B73">
            <w:pPr>
              <w:pStyle w:val="Compact"/>
              <w:jc w:val="right"/>
            </w:pPr>
            <w:r>
              <w:t>-0.21</w:t>
            </w:r>
          </w:p>
        </w:tc>
        <w:tc>
          <w:tcPr>
            <w:tcW w:w="924" w:type="dxa"/>
          </w:tcPr>
          <w:p w14:paraId="4BF62E24" w14:textId="77777777" w:rsidR="00936766" w:rsidRDefault="00397B73">
            <w:pPr>
              <w:pStyle w:val="Compact"/>
              <w:jc w:val="right"/>
            </w:pPr>
            <w:r>
              <w:t>-0.33</w:t>
            </w:r>
          </w:p>
        </w:tc>
        <w:tc>
          <w:tcPr>
            <w:tcW w:w="924" w:type="dxa"/>
          </w:tcPr>
          <w:p w14:paraId="3E5500AE" w14:textId="77777777" w:rsidR="00936766" w:rsidRDefault="00397B73">
            <w:pPr>
              <w:pStyle w:val="Compact"/>
              <w:jc w:val="right"/>
            </w:pPr>
            <w:r>
              <w:t>-0.10</w:t>
            </w:r>
          </w:p>
        </w:tc>
        <w:tc>
          <w:tcPr>
            <w:tcW w:w="1188" w:type="dxa"/>
          </w:tcPr>
          <w:p w14:paraId="5E07F8BD" w14:textId="77777777" w:rsidR="00936766" w:rsidRDefault="00397B73">
            <w:pPr>
              <w:pStyle w:val="Compact"/>
            </w:pPr>
            <w:r>
              <w:t>0.0003</w:t>
            </w:r>
          </w:p>
        </w:tc>
        <w:tc>
          <w:tcPr>
            <w:tcW w:w="890" w:type="dxa"/>
          </w:tcPr>
          <w:p w14:paraId="72DE4938" w14:textId="77777777" w:rsidR="00936766" w:rsidRDefault="00397B73">
            <w:pPr>
              <w:pStyle w:val="Compact"/>
              <w:jc w:val="right"/>
            </w:pPr>
            <w:r>
              <w:t>1886</w:t>
            </w:r>
          </w:p>
        </w:tc>
        <w:tc>
          <w:tcPr>
            <w:tcW w:w="924" w:type="dxa"/>
          </w:tcPr>
          <w:p w14:paraId="54ABCC06" w14:textId="77777777" w:rsidR="00936766" w:rsidRDefault="00397B73">
            <w:pPr>
              <w:pStyle w:val="Compact"/>
              <w:jc w:val="right"/>
            </w:pPr>
            <w:r>
              <w:t>1.000</w:t>
            </w:r>
          </w:p>
        </w:tc>
      </w:tr>
      <w:tr w:rsidR="00936766" w14:paraId="35264B0A" w14:textId="77777777">
        <w:tc>
          <w:tcPr>
            <w:tcW w:w="2142" w:type="dxa"/>
          </w:tcPr>
          <w:p w14:paraId="7F532EBE" w14:textId="77777777" w:rsidR="00936766" w:rsidRDefault="00936766"/>
        </w:tc>
        <w:tc>
          <w:tcPr>
            <w:tcW w:w="2398" w:type="dxa"/>
          </w:tcPr>
          <w:p w14:paraId="35352556" w14:textId="77777777" w:rsidR="00936766" w:rsidRDefault="00397B73">
            <w:pPr>
              <w:pStyle w:val="Compact"/>
            </w:pPr>
            <w:r>
              <w:t>HB distance</w:t>
            </w:r>
          </w:p>
        </w:tc>
        <w:tc>
          <w:tcPr>
            <w:tcW w:w="924" w:type="dxa"/>
          </w:tcPr>
          <w:p w14:paraId="52E626E3" w14:textId="77777777" w:rsidR="00936766" w:rsidRDefault="00397B73">
            <w:pPr>
              <w:pStyle w:val="Compact"/>
              <w:jc w:val="right"/>
            </w:pPr>
            <w:r>
              <w:t>-0.12</w:t>
            </w:r>
          </w:p>
        </w:tc>
        <w:tc>
          <w:tcPr>
            <w:tcW w:w="771" w:type="dxa"/>
          </w:tcPr>
          <w:p w14:paraId="626EB9B7" w14:textId="77777777" w:rsidR="00936766" w:rsidRDefault="00397B73">
            <w:pPr>
              <w:pStyle w:val="Compact"/>
              <w:jc w:val="right"/>
            </w:pPr>
            <w:r>
              <w:t>0.02</w:t>
            </w:r>
          </w:p>
        </w:tc>
        <w:tc>
          <w:tcPr>
            <w:tcW w:w="1153" w:type="dxa"/>
          </w:tcPr>
          <w:p w14:paraId="4CD786DC" w14:textId="77777777" w:rsidR="00936766" w:rsidRDefault="00397B73">
            <w:pPr>
              <w:pStyle w:val="Compact"/>
              <w:jc w:val="right"/>
            </w:pPr>
            <w:r>
              <w:t>-0.12</w:t>
            </w:r>
          </w:p>
        </w:tc>
        <w:tc>
          <w:tcPr>
            <w:tcW w:w="924" w:type="dxa"/>
          </w:tcPr>
          <w:p w14:paraId="035D768C" w14:textId="77777777" w:rsidR="00936766" w:rsidRDefault="00397B73">
            <w:pPr>
              <w:pStyle w:val="Compact"/>
              <w:jc w:val="right"/>
            </w:pPr>
            <w:r>
              <w:t>-0.15</w:t>
            </w:r>
          </w:p>
        </w:tc>
        <w:tc>
          <w:tcPr>
            <w:tcW w:w="924" w:type="dxa"/>
          </w:tcPr>
          <w:p w14:paraId="33999D6B" w14:textId="77777777" w:rsidR="00936766" w:rsidRDefault="00397B73">
            <w:pPr>
              <w:pStyle w:val="Compact"/>
              <w:jc w:val="right"/>
            </w:pPr>
            <w:r>
              <w:t>-0.08</w:t>
            </w:r>
          </w:p>
        </w:tc>
        <w:tc>
          <w:tcPr>
            <w:tcW w:w="1188" w:type="dxa"/>
          </w:tcPr>
          <w:p w14:paraId="2738F36E" w14:textId="77777777" w:rsidR="00936766" w:rsidRDefault="00397B73">
            <w:pPr>
              <w:pStyle w:val="Compact"/>
            </w:pPr>
            <w:r>
              <w:t>0.0001</w:t>
            </w:r>
          </w:p>
        </w:tc>
        <w:tc>
          <w:tcPr>
            <w:tcW w:w="890" w:type="dxa"/>
          </w:tcPr>
          <w:p w14:paraId="4EDF8978" w14:textId="77777777" w:rsidR="00936766" w:rsidRDefault="00397B73">
            <w:pPr>
              <w:pStyle w:val="Compact"/>
              <w:jc w:val="right"/>
            </w:pPr>
            <w:r>
              <w:t>1929</w:t>
            </w:r>
          </w:p>
        </w:tc>
        <w:tc>
          <w:tcPr>
            <w:tcW w:w="924" w:type="dxa"/>
          </w:tcPr>
          <w:p w14:paraId="70A99782" w14:textId="77777777" w:rsidR="00936766" w:rsidRDefault="00397B73">
            <w:pPr>
              <w:pStyle w:val="Compact"/>
              <w:jc w:val="right"/>
            </w:pPr>
            <w:r>
              <w:t>1.002</w:t>
            </w:r>
          </w:p>
        </w:tc>
      </w:tr>
      <w:tr w:rsidR="00936766" w14:paraId="1E6B5AC5" w14:textId="77777777">
        <w:tc>
          <w:tcPr>
            <w:tcW w:w="2142" w:type="dxa"/>
          </w:tcPr>
          <w:p w14:paraId="19199F5E" w14:textId="77777777" w:rsidR="00936766" w:rsidRDefault="00936766"/>
        </w:tc>
        <w:tc>
          <w:tcPr>
            <w:tcW w:w="2398" w:type="dxa"/>
          </w:tcPr>
          <w:p w14:paraId="07039FBC" w14:textId="77777777" w:rsidR="00936766" w:rsidRDefault="00397B73">
            <w:pPr>
              <w:pStyle w:val="Compact"/>
            </w:pPr>
            <w:r>
              <w:t>LCB distance</w:t>
            </w:r>
          </w:p>
        </w:tc>
        <w:tc>
          <w:tcPr>
            <w:tcW w:w="924" w:type="dxa"/>
          </w:tcPr>
          <w:p w14:paraId="3113A6D2" w14:textId="77777777" w:rsidR="00936766" w:rsidRDefault="00397B73">
            <w:pPr>
              <w:pStyle w:val="Compact"/>
              <w:jc w:val="right"/>
            </w:pPr>
            <w:r>
              <w:t>-0.21</w:t>
            </w:r>
          </w:p>
        </w:tc>
        <w:tc>
          <w:tcPr>
            <w:tcW w:w="771" w:type="dxa"/>
          </w:tcPr>
          <w:p w14:paraId="59F3909E" w14:textId="77777777" w:rsidR="00936766" w:rsidRDefault="00397B73">
            <w:pPr>
              <w:pStyle w:val="Compact"/>
              <w:jc w:val="right"/>
            </w:pPr>
            <w:r>
              <w:t>0.06</w:t>
            </w:r>
          </w:p>
        </w:tc>
        <w:tc>
          <w:tcPr>
            <w:tcW w:w="1153" w:type="dxa"/>
          </w:tcPr>
          <w:p w14:paraId="6FFFDE6E" w14:textId="77777777" w:rsidR="00936766" w:rsidRDefault="00397B73">
            <w:pPr>
              <w:pStyle w:val="Compact"/>
              <w:jc w:val="right"/>
            </w:pPr>
            <w:r>
              <w:t>-0.21</w:t>
            </w:r>
          </w:p>
        </w:tc>
        <w:tc>
          <w:tcPr>
            <w:tcW w:w="924" w:type="dxa"/>
          </w:tcPr>
          <w:p w14:paraId="4605046B" w14:textId="77777777" w:rsidR="00936766" w:rsidRDefault="00397B73">
            <w:pPr>
              <w:pStyle w:val="Compact"/>
              <w:jc w:val="right"/>
            </w:pPr>
            <w:r>
              <w:t>-0.34</w:t>
            </w:r>
          </w:p>
        </w:tc>
        <w:tc>
          <w:tcPr>
            <w:tcW w:w="924" w:type="dxa"/>
          </w:tcPr>
          <w:p w14:paraId="49874A6C" w14:textId="77777777" w:rsidR="00936766" w:rsidRDefault="00397B73">
            <w:pPr>
              <w:pStyle w:val="Compact"/>
              <w:jc w:val="right"/>
            </w:pPr>
            <w:r>
              <w:t>-0.10</w:t>
            </w:r>
          </w:p>
        </w:tc>
        <w:tc>
          <w:tcPr>
            <w:tcW w:w="1188" w:type="dxa"/>
          </w:tcPr>
          <w:p w14:paraId="663EEAFF" w14:textId="77777777" w:rsidR="00936766" w:rsidRDefault="00397B73">
            <w:pPr>
              <w:pStyle w:val="Compact"/>
            </w:pPr>
            <w:r>
              <w:t>0.0005</w:t>
            </w:r>
          </w:p>
        </w:tc>
        <w:tc>
          <w:tcPr>
            <w:tcW w:w="890" w:type="dxa"/>
          </w:tcPr>
          <w:p w14:paraId="16CA29B5" w14:textId="77777777" w:rsidR="00936766" w:rsidRDefault="00397B73">
            <w:pPr>
              <w:pStyle w:val="Compact"/>
              <w:jc w:val="right"/>
            </w:pPr>
            <w:r>
              <w:t>2637</w:t>
            </w:r>
          </w:p>
        </w:tc>
        <w:tc>
          <w:tcPr>
            <w:tcW w:w="924" w:type="dxa"/>
          </w:tcPr>
          <w:p w14:paraId="64AEBBE6" w14:textId="77777777" w:rsidR="00936766" w:rsidRDefault="00397B73">
            <w:pPr>
              <w:pStyle w:val="Compact"/>
              <w:jc w:val="right"/>
            </w:pPr>
            <w:r>
              <w:t>1.000</w:t>
            </w:r>
          </w:p>
        </w:tc>
      </w:tr>
      <w:tr w:rsidR="00936766" w14:paraId="730346D8" w14:textId="77777777">
        <w:tc>
          <w:tcPr>
            <w:tcW w:w="2142" w:type="dxa"/>
          </w:tcPr>
          <w:p w14:paraId="178606D8" w14:textId="77777777" w:rsidR="00936766" w:rsidRDefault="00936766"/>
        </w:tc>
        <w:tc>
          <w:tcPr>
            <w:tcW w:w="2398" w:type="dxa"/>
          </w:tcPr>
          <w:p w14:paraId="0BC146B1" w14:textId="77777777" w:rsidR="00936766" w:rsidRDefault="00397B73">
            <w:pPr>
              <w:pStyle w:val="Compact"/>
            </w:pPr>
            <w:r>
              <w:t>Flower density</w:t>
            </w:r>
          </w:p>
        </w:tc>
        <w:tc>
          <w:tcPr>
            <w:tcW w:w="924" w:type="dxa"/>
          </w:tcPr>
          <w:p w14:paraId="10C1ACF3" w14:textId="77777777" w:rsidR="00936766" w:rsidRDefault="00397B73">
            <w:pPr>
              <w:pStyle w:val="Compact"/>
              <w:jc w:val="right"/>
            </w:pPr>
            <w:r>
              <w:t>0.00</w:t>
            </w:r>
          </w:p>
        </w:tc>
        <w:tc>
          <w:tcPr>
            <w:tcW w:w="771" w:type="dxa"/>
          </w:tcPr>
          <w:p w14:paraId="7114A60A" w14:textId="77777777" w:rsidR="00936766" w:rsidRDefault="00397B73">
            <w:pPr>
              <w:pStyle w:val="Compact"/>
              <w:jc w:val="right"/>
            </w:pPr>
            <w:r>
              <w:t>0.01</w:t>
            </w:r>
          </w:p>
        </w:tc>
        <w:tc>
          <w:tcPr>
            <w:tcW w:w="1153" w:type="dxa"/>
          </w:tcPr>
          <w:p w14:paraId="4032BD93" w14:textId="77777777" w:rsidR="00936766" w:rsidRDefault="00397B73">
            <w:pPr>
              <w:pStyle w:val="Compact"/>
              <w:jc w:val="right"/>
            </w:pPr>
            <w:r>
              <w:t>0.00</w:t>
            </w:r>
          </w:p>
        </w:tc>
        <w:tc>
          <w:tcPr>
            <w:tcW w:w="924" w:type="dxa"/>
          </w:tcPr>
          <w:p w14:paraId="759F98A0" w14:textId="77777777" w:rsidR="00936766" w:rsidRDefault="00397B73">
            <w:pPr>
              <w:pStyle w:val="Compact"/>
              <w:jc w:val="right"/>
            </w:pPr>
            <w:r>
              <w:t>-0.02</w:t>
            </w:r>
          </w:p>
        </w:tc>
        <w:tc>
          <w:tcPr>
            <w:tcW w:w="924" w:type="dxa"/>
          </w:tcPr>
          <w:p w14:paraId="06AF255E" w14:textId="77777777" w:rsidR="00936766" w:rsidRDefault="00397B73">
            <w:pPr>
              <w:pStyle w:val="Compact"/>
              <w:jc w:val="right"/>
            </w:pPr>
            <w:r>
              <w:t>0.01</w:t>
            </w:r>
          </w:p>
        </w:tc>
        <w:tc>
          <w:tcPr>
            <w:tcW w:w="1188" w:type="dxa"/>
          </w:tcPr>
          <w:p w14:paraId="083948B7" w14:textId="77777777" w:rsidR="00936766" w:rsidRDefault="00397B73">
            <w:pPr>
              <w:pStyle w:val="Compact"/>
            </w:pPr>
            <w:r>
              <w:t>0.5456</w:t>
            </w:r>
          </w:p>
        </w:tc>
        <w:tc>
          <w:tcPr>
            <w:tcW w:w="890" w:type="dxa"/>
          </w:tcPr>
          <w:p w14:paraId="18A7457C" w14:textId="77777777" w:rsidR="00936766" w:rsidRDefault="00397B73">
            <w:pPr>
              <w:pStyle w:val="Compact"/>
              <w:jc w:val="right"/>
            </w:pPr>
            <w:r>
              <w:t>2998</w:t>
            </w:r>
          </w:p>
        </w:tc>
        <w:tc>
          <w:tcPr>
            <w:tcW w:w="924" w:type="dxa"/>
          </w:tcPr>
          <w:p w14:paraId="642177F1" w14:textId="77777777" w:rsidR="00936766" w:rsidRDefault="00397B73">
            <w:pPr>
              <w:pStyle w:val="Compact"/>
              <w:jc w:val="right"/>
            </w:pPr>
            <w:r>
              <w:t>1.000</w:t>
            </w:r>
          </w:p>
        </w:tc>
      </w:tr>
      <w:tr w:rsidR="00936766" w14:paraId="36340BF8" w14:textId="77777777">
        <w:tc>
          <w:tcPr>
            <w:tcW w:w="2142" w:type="dxa"/>
          </w:tcPr>
          <w:p w14:paraId="5FC1B4B1" w14:textId="77777777" w:rsidR="00936766" w:rsidRDefault="00936766"/>
        </w:tc>
        <w:tc>
          <w:tcPr>
            <w:tcW w:w="2398" w:type="dxa"/>
          </w:tcPr>
          <w:p w14:paraId="253DDD9E" w14:textId="77777777" w:rsidR="00936766" w:rsidRDefault="00397B73">
            <w:pPr>
              <w:pStyle w:val="Compact"/>
            </w:pPr>
            <w:r>
              <w:t>Sigma (plot)</w:t>
            </w:r>
          </w:p>
        </w:tc>
        <w:tc>
          <w:tcPr>
            <w:tcW w:w="924" w:type="dxa"/>
          </w:tcPr>
          <w:p w14:paraId="516BBEC7" w14:textId="77777777" w:rsidR="00936766" w:rsidRDefault="00397B73">
            <w:pPr>
              <w:pStyle w:val="Compact"/>
              <w:jc w:val="right"/>
            </w:pPr>
            <w:r>
              <w:t>0.30</w:t>
            </w:r>
          </w:p>
        </w:tc>
        <w:tc>
          <w:tcPr>
            <w:tcW w:w="771" w:type="dxa"/>
          </w:tcPr>
          <w:p w14:paraId="2D82C3F7" w14:textId="77777777" w:rsidR="00936766" w:rsidRDefault="00397B73">
            <w:pPr>
              <w:pStyle w:val="Compact"/>
              <w:jc w:val="right"/>
            </w:pPr>
            <w:r>
              <w:t>0.03</w:t>
            </w:r>
          </w:p>
        </w:tc>
        <w:tc>
          <w:tcPr>
            <w:tcW w:w="1153" w:type="dxa"/>
          </w:tcPr>
          <w:p w14:paraId="0CA4B53F" w14:textId="77777777" w:rsidR="00936766" w:rsidRDefault="00397B73">
            <w:pPr>
              <w:pStyle w:val="Compact"/>
              <w:jc w:val="right"/>
            </w:pPr>
            <w:r>
              <w:t>0.30</w:t>
            </w:r>
          </w:p>
        </w:tc>
        <w:tc>
          <w:tcPr>
            <w:tcW w:w="924" w:type="dxa"/>
          </w:tcPr>
          <w:p w14:paraId="25C9F58D" w14:textId="77777777" w:rsidR="00936766" w:rsidRDefault="00397B73">
            <w:pPr>
              <w:pStyle w:val="Compact"/>
              <w:jc w:val="right"/>
            </w:pPr>
            <w:r>
              <w:t>0.25</w:t>
            </w:r>
          </w:p>
        </w:tc>
        <w:tc>
          <w:tcPr>
            <w:tcW w:w="924" w:type="dxa"/>
          </w:tcPr>
          <w:p w14:paraId="4FDDD686" w14:textId="77777777" w:rsidR="00936766" w:rsidRDefault="00397B73">
            <w:pPr>
              <w:pStyle w:val="Compact"/>
              <w:jc w:val="right"/>
            </w:pPr>
            <w:r>
              <w:t>0.35</w:t>
            </w:r>
          </w:p>
        </w:tc>
        <w:tc>
          <w:tcPr>
            <w:tcW w:w="1188" w:type="dxa"/>
          </w:tcPr>
          <w:p w14:paraId="0C7BA448" w14:textId="77777777" w:rsidR="00936766" w:rsidRDefault="00397B73">
            <w:pPr>
              <w:pStyle w:val="Compact"/>
            </w:pPr>
            <w:r>
              <w:t>-</w:t>
            </w:r>
          </w:p>
        </w:tc>
        <w:tc>
          <w:tcPr>
            <w:tcW w:w="890" w:type="dxa"/>
          </w:tcPr>
          <w:p w14:paraId="7E5A0A36" w14:textId="77777777" w:rsidR="00936766" w:rsidRDefault="00397B73">
            <w:pPr>
              <w:pStyle w:val="Compact"/>
              <w:jc w:val="right"/>
            </w:pPr>
            <w:r>
              <w:t>1367</w:t>
            </w:r>
          </w:p>
        </w:tc>
        <w:tc>
          <w:tcPr>
            <w:tcW w:w="924" w:type="dxa"/>
          </w:tcPr>
          <w:p w14:paraId="5F46B253" w14:textId="77777777" w:rsidR="00936766" w:rsidRDefault="00397B73">
            <w:pPr>
              <w:pStyle w:val="Compact"/>
              <w:jc w:val="right"/>
            </w:pPr>
            <w:r>
              <w:t>1.004</w:t>
            </w:r>
          </w:p>
        </w:tc>
      </w:tr>
      <w:tr w:rsidR="00936766" w14:paraId="606AB696" w14:textId="77777777">
        <w:tc>
          <w:tcPr>
            <w:tcW w:w="2142" w:type="dxa"/>
          </w:tcPr>
          <w:p w14:paraId="05BBFF91" w14:textId="77777777" w:rsidR="00936766" w:rsidRDefault="00936766"/>
        </w:tc>
        <w:tc>
          <w:tcPr>
            <w:tcW w:w="2398" w:type="dxa"/>
          </w:tcPr>
          <w:p w14:paraId="18480252" w14:textId="77777777" w:rsidR="00936766" w:rsidRDefault="00397B73">
            <w:pPr>
              <w:pStyle w:val="Compact"/>
            </w:pPr>
            <w:r>
              <w:t>Sigma (field)</w:t>
            </w:r>
          </w:p>
        </w:tc>
        <w:tc>
          <w:tcPr>
            <w:tcW w:w="924" w:type="dxa"/>
          </w:tcPr>
          <w:p w14:paraId="1D8DB073" w14:textId="77777777" w:rsidR="00936766" w:rsidRDefault="00397B73">
            <w:pPr>
              <w:pStyle w:val="Compact"/>
              <w:jc w:val="right"/>
            </w:pPr>
            <w:r>
              <w:t>0.37</w:t>
            </w:r>
          </w:p>
        </w:tc>
        <w:tc>
          <w:tcPr>
            <w:tcW w:w="771" w:type="dxa"/>
          </w:tcPr>
          <w:p w14:paraId="5FB6E924" w14:textId="77777777" w:rsidR="00936766" w:rsidRDefault="00397B73">
            <w:pPr>
              <w:pStyle w:val="Compact"/>
              <w:jc w:val="right"/>
            </w:pPr>
            <w:r>
              <w:t>0.06</w:t>
            </w:r>
          </w:p>
        </w:tc>
        <w:tc>
          <w:tcPr>
            <w:tcW w:w="1153" w:type="dxa"/>
          </w:tcPr>
          <w:p w14:paraId="071B0138" w14:textId="77777777" w:rsidR="00936766" w:rsidRDefault="00397B73">
            <w:pPr>
              <w:pStyle w:val="Compact"/>
              <w:jc w:val="right"/>
            </w:pPr>
            <w:r>
              <w:t>0.36</w:t>
            </w:r>
          </w:p>
        </w:tc>
        <w:tc>
          <w:tcPr>
            <w:tcW w:w="924" w:type="dxa"/>
          </w:tcPr>
          <w:p w14:paraId="320A6D7A" w14:textId="77777777" w:rsidR="00936766" w:rsidRDefault="00397B73">
            <w:pPr>
              <w:pStyle w:val="Compact"/>
              <w:jc w:val="right"/>
            </w:pPr>
            <w:r>
              <w:t>0.27</w:t>
            </w:r>
          </w:p>
        </w:tc>
        <w:tc>
          <w:tcPr>
            <w:tcW w:w="924" w:type="dxa"/>
          </w:tcPr>
          <w:p w14:paraId="5516BAA2" w14:textId="77777777" w:rsidR="00936766" w:rsidRDefault="00397B73">
            <w:pPr>
              <w:pStyle w:val="Compact"/>
              <w:jc w:val="right"/>
            </w:pPr>
            <w:r>
              <w:t>0.49</w:t>
            </w:r>
          </w:p>
        </w:tc>
        <w:tc>
          <w:tcPr>
            <w:tcW w:w="1188" w:type="dxa"/>
          </w:tcPr>
          <w:p w14:paraId="6402C678" w14:textId="77777777" w:rsidR="00936766" w:rsidRDefault="00397B73">
            <w:pPr>
              <w:pStyle w:val="Compact"/>
            </w:pPr>
            <w:r>
              <w:t>-</w:t>
            </w:r>
          </w:p>
        </w:tc>
        <w:tc>
          <w:tcPr>
            <w:tcW w:w="890" w:type="dxa"/>
          </w:tcPr>
          <w:p w14:paraId="5984DFD4" w14:textId="77777777" w:rsidR="00936766" w:rsidRDefault="00397B73">
            <w:pPr>
              <w:pStyle w:val="Compact"/>
              <w:jc w:val="right"/>
            </w:pPr>
            <w:r>
              <w:t>2905</w:t>
            </w:r>
          </w:p>
        </w:tc>
        <w:tc>
          <w:tcPr>
            <w:tcW w:w="924" w:type="dxa"/>
          </w:tcPr>
          <w:p w14:paraId="598BB9FB" w14:textId="77777777" w:rsidR="00936766" w:rsidRDefault="00397B73">
            <w:pPr>
              <w:pStyle w:val="Compact"/>
              <w:jc w:val="right"/>
            </w:pPr>
            <w:r>
              <w:t>1.000</w:t>
            </w:r>
          </w:p>
        </w:tc>
      </w:tr>
      <w:tr w:rsidR="00936766" w14:paraId="02A9B16D" w14:textId="77777777">
        <w:tc>
          <w:tcPr>
            <w:tcW w:w="2142" w:type="dxa"/>
          </w:tcPr>
          <w:p w14:paraId="78EB819D" w14:textId="77777777" w:rsidR="00936766" w:rsidRDefault="00936766"/>
        </w:tc>
        <w:tc>
          <w:tcPr>
            <w:tcW w:w="2398" w:type="dxa"/>
          </w:tcPr>
          <w:p w14:paraId="7DD85E2A" w14:textId="77777777" w:rsidR="00936766" w:rsidRDefault="00397B73">
            <w:pPr>
              <w:pStyle w:val="Compact"/>
            </w:pPr>
            <w:r>
              <w:t>Intercept (Phi)</w:t>
            </w:r>
          </w:p>
        </w:tc>
        <w:tc>
          <w:tcPr>
            <w:tcW w:w="924" w:type="dxa"/>
          </w:tcPr>
          <w:p w14:paraId="70A17474" w14:textId="77777777" w:rsidR="00936766" w:rsidRDefault="00397B73">
            <w:pPr>
              <w:pStyle w:val="Compact"/>
              <w:jc w:val="right"/>
            </w:pPr>
            <w:r>
              <w:t>3.07</w:t>
            </w:r>
          </w:p>
        </w:tc>
        <w:tc>
          <w:tcPr>
            <w:tcW w:w="771" w:type="dxa"/>
          </w:tcPr>
          <w:p w14:paraId="7CFD8870" w14:textId="77777777" w:rsidR="00936766" w:rsidRDefault="00397B73">
            <w:pPr>
              <w:pStyle w:val="Compact"/>
              <w:jc w:val="right"/>
            </w:pPr>
            <w:r>
              <w:t>0.38</w:t>
            </w:r>
          </w:p>
        </w:tc>
        <w:tc>
          <w:tcPr>
            <w:tcW w:w="1153" w:type="dxa"/>
          </w:tcPr>
          <w:p w14:paraId="25682C19" w14:textId="77777777" w:rsidR="00936766" w:rsidRDefault="00397B73">
            <w:pPr>
              <w:pStyle w:val="Compact"/>
              <w:jc w:val="right"/>
            </w:pPr>
            <w:r>
              <w:t>3.05</w:t>
            </w:r>
          </w:p>
        </w:tc>
        <w:tc>
          <w:tcPr>
            <w:tcW w:w="924" w:type="dxa"/>
          </w:tcPr>
          <w:p w14:paraId="287074DA" w14:textId="77777777" w:rsidR="00936766" w:rsidRDefault="00397B73">
            <w:pPr>
              <w:pStyle w:val="Compact"/>
              <w:jc w:val="right"/>
            </w:pPr>
            <w:r>
              <w:t>2.36</w:t>
            </w:r>
          </w:p>
        </w:tc>
        <w:tc>
          <w:tcPr>
            <w:tcW w:w="924" w:type="dxa"/>
          </w:tcPr>
          <w:p w14:paraId="7D3FAAC1" w14:textId="77777777" w:rsidR="00936766" w:rsidRDefault="00397B73">
            <w:pPr>
              <w:pStyle w:val="Compact"/>
              <w:jc w:val="right"/>
            </w:pPr>
            <w:r>
              <w:t>3.85</w:t>
            </w:r>
          </w:p>
        </w:tc>
        <w:tc>
          <w:tcPr>
            <w:tcW w:w="1188" w:type="dxa"/>
          </w:tcPr>
          <w:p w14:paraId="0E86ACF8" w14:textId="77777777" w:rsidR="00936766" w:rsidRDefault="00397B73">
            <w:pPr>
              <w:pStyle w:val="Compact"/>
            </w:pPr>
            <w:r>
              <w:t>-</w:t>
            </w:r>
          </w:p>
        </w:tc>
        <w:tc>
          <w:tcPr>
            <w:tcW w:w="890" w:type="dxa"/>
          </w:tcPr>
          <w:p w14:paraId="5FA66D80" w14:textId="77777777" w:rsidR="00936766" w:rsidRDefault="00397B73">
            <w:pPr>
              <w:pStyle w:val="Compact"/>
              <w:jc w:val="right"/>
            </w:pPr>
            <w:r>
              <w:t>2268</w:t>
            </w:r>
          </w:p>
        </w:tc>
        <w:tc>
          <w:tcPr>
            <w:tcW w:w="924" w:type="dxa"/>
          </w:tcPr>
          <w:p w14:paraId="0EC3A550" w14:textId="77777777" w:rsidR="00936766" w:rsidRDefault="00397B73">
            <w:pPr>
              <w:pStyle w:val="Compact"/>
              <w:jc w:val="right"/>
            </w:pPr>
            <w:r>
              <w:t>1.004</w:t>
            </w:r>
          </w:p>
        </w:tc>
      </w:tr>
      <w:tr w:rsidR="00936766" w14:paraId="1AC2CFC5" w14:textId="77777777">
        <w:tc>
          <w:tcPr>
            <w:tcW w:w="2142" w:type="dxa"/>
          </w:tcPr>
          <w:p w14:paraId="43086163" w14:textId="77777777" w:rsidR="00936766" w:rsidRDefault="00936766"/>
        </w:tc>
        <w:tc>
          <w:tcPr>
            <w:tcW w:w="2398" w:type="dxa"/>
          </w:tcPr>
          <w:p w14:paraId="338CF50D" w14:textId="77777777" w:rsidR="00936766" w:rsidRDefault="00397B73">
            <w:pPr>
              <w:pStyle w:val="Compact"/>
            </w:pPr>
            <w:r>
              <w:t>Plant size (Phi)</w:t>
            </w:r>
          </w:p>
        </w:tc>
        <w:tc>
          <w:tcPr>
            <w:tcW w:w="924" w:type="dxa"/>
          </w:tcPr>
          <w:p w14:paraId="41A1B549" w14:textId="77777777" w:rsidR="00936766" w:rsidRDefault="00397B73">
            <w:pPr>
              <w:pStyle w:val="Compact"/>
              <w:jc w:val="right"/>
            </w:pPr>
            <w:r>
              <w:t>0.22</w:t>
            </w:r>
          </w:p>
        </w:tc>
        <w:tc>
          <w:tcPr>
            <w:tcW w:w="771" w:type="dxa"/>
          </w:tcPr>
          <w:p w14:paraId="73B488E2" w14:textId="77777777" w:rsidR="00936766" w:rsidRDefault="00397B73">
            <w:pPr>
              <w:pStyle w:val="Compact"/>
              <w:jc w:val="right"/>
            </w:pPr>
            <w:r>
              <w:t>0.12</w:t>
            </w:r>
          </w:p>
        </w:tc>
        <w:tc>
          <w:tcPr>
            <w:tcW w:w="1153" w:type="dxa"/>
          </w:tcPr>
          <w:p w14:paraId="6FF43E5C" w14:textId="77777777" w:rsidR="00936766" w:rsidRDefault="00397B73">
            <w:pPr>
              <w:pStyle w:val="Compact"/>
              <w:jc w:val="right"/>
            </w:pPr>
            <w:r>
              <w:t>0.22</w:t>
            </w:r>
          </w:p>
        </w:tc>
        <w:tc>
          <w:tcPr>
            <w:tcW w:w="924" w:type="dxa"/>
          </w:tcPr>
          <w:p w14:paraId="08093DCC" w14:textId="77777777" w:rsidR="00936766" w:rsidRDefault="00397B73">
            <w:pPr>
              <w:pStyle w:val="Compact"/>
              <w:jc w:val="right"/>
            </w:pPr>
            <w:r>
              <w:t>-0.01</w:t>
            </w:r>
          </w:p>
        </w:tc>
        <w:tc>
          <w:tcPr>
            <w:tcW w:w="924" w:type="dxa"/>
          </w:tcPr>
          <w:p w14:paraId="65945DA6" w14:textId="77777777" w:rsidR="00936766" w:rsidRDefault="00397B73">
            <w:pPr>
              <w:pStyle w:val="Compact"/>
              <w:jc w:val="right"/>
            </w:pPr>
            <w:r>
              <w:t>0.44</w:t>
            </w:r>
          </w:p>
        </w:tc>
        <w:tc>
          <w:tcPr>
            <w:tcW w:w="1188" w:type="dxa"/>
          </w:tcPr>
          <w:p w14:paraId="07D99F65" w14:textId="77777777" w:rsidR="00936766" w:rsidRDefault="00397B73">
            <w:pPr>
              <w:pStyle w:val="Compact"/>
            </w:pPr>
            <w:r>
              <w:t>-</w:t>
            </w:r>
          </w:p>
        </w:tc>
        <w:tc>
          <w:tcPr>
            <w:tcW w:w="890" w:type="dxa"/>
          </w:tcPr>
          <w:p w14:paraId="42C4A35C" w14:textId="77777777" w:rsidR="00936766" w:rsidRDefault="00397B73">
            <w:pPr>
              <w:pStyle w:val="Compact"/>
              <w:jc w:val="right"/>
            </w:pPr>
            <w:r>
              <w:t>2538</w:t>
            </w:r>
          </w:p>
        </w:tc>
        <w:tc>
          <w:tcPr>
            <w:tcW w:w="924" w:type="dxa"/>
          </w:tcPr>
          <w:p w14:paraId="0CBBC6B5" w14:textId="77777777" w:rsidR="00936766" w:rsidRDefault="00397B73">
            <w:pPr>
              <w:pStyle w:val="Compact"/>
              <w:jc w:val="right"/>
            </w:pPr>
            <w:r>
              <w:t>1.003</w:t>
            </w:r>
          </w:p>
        </w:tc>
      </w:tr>
      <w:tr w:rsidR="00936766" w14:paraId="62D29180" w14:textId="77777777">
        <w:tc>
          <w:tcPr>
            <w:tcW w:w="2142" w:type="dxa"/>
          </w:tcPr>
          <w:p w14:paraId="3EA96D04" w14:textId="77777777" w:rsidR="00936766" w:rsidRDefault="00936766"/>
        </w:tc>
        <w:tc>
          <w:tcPr>
            <w:tcW w:w="2398" w:type="dxa"/>
          </w:tcPr>
          <w:p w14:paraId="04C811FE" w14:textId="77777777" w:rsidR="00936766" w:rsidRDefault="00397B73">
            <w:pPr>
              <w:pStyle w:val="Compact"/>
            </w:pPr>
            <w:r>
              <w:t>Intercept</w:t>
            </w:r>
          </w:p>
        </w:tc>
        <w:tc>
          <w:tcPr>
            <w:tcW w:w="924" w:type="dxa"/>
          </w:tcPr>
          <w:p w14:paraId="0A66E118" w14:textId="77777777" w:rsidR="00936766" w:rsidRDefault="00397B73">
            <w:pPr>
              <w:pStyle w:val="Compact"/>
              <w:jc w:val="right"/>
            </w:pPr>
            <w:r>
              <w:t>25.38</w:t>
            </w:r>
          </w:p>
        </w:tc>
        <w:tc>
          <w:tcPr>
            <w:tcW w:w="771" w:type="dxa"/>
          </w:tcPr>
          <w:p w14:paraId="27D60274" w14:textId="77777777" w:rsidR="00936766" w:rsidRDefault="00397B73">
            <w:pPr>
              <w:pStyle w:val="Compact"/>
              <w:jc w:val="right"/>
            </w:pPr>
            <w:r>
              <w:t>2.29</w:t>
            </w:r>
          </w:p>
        </w:tc>
        <w:tc>
          <w:tcPr>
            <w:tcW w:w="1153" w:type="dxa"/>
          </w:tcPr>
          <w:p w14:paraId="5828E079" w14:textId="77777777" w:rsidR="00936766" w:rsidRDefault="00397B73">
            <w:pPr>
              <w:pStyle w:val="Compact"/>
              <w:jc w:val="right"/>
            </w:pPr>
            <w:r>
              <w:t>25.48</w:t>
            </w:r>
          </w:p>
        </w:tc>
        <w:tc>
          <w:tcPr>
            <w:tcW w:w="924" w:type="dxa"/>
          </w:tcPr>
          <w:p w14:paraId="333874F9" w14:textId="77777777" w:rsidR="00936766" w:rsidRDefault="00397B73">
            <w:pPr>
              <w:pStyle w:val="Compact"/>
              <w:jc w:val="right"/>
            </w:pPr>
            <w:r>
              <w:t>20.64</w:t>
            </w:r>
          </w:p>
        </w:tc>
        <w:tc>
          <w:tcPr>
            <w:tcW w:w="924" w:type="dxa"/>
          </w:tcPr>
          <w:p w14:paraId="17EC4755" w14:textId="77777777" w:rsidR="00936766" w:rsidRDefault="00397B73">
            <w:pPr>
              <w:pStyle w:val="Compact"/>
              <w:jc w:val="right"/>
            </w:pPr>
            <w:r>
              <w:t>29.38</w:t>
            </w:r>
          </w:p>
        </w:tc>
        <w:tc>
          <w:tcPr>
            <w:tcW w:w="1188" w:type="dxa"/>
          </w:tcPr>
          <w:p w14:paraId="5E79374F" w14:textId="77777777" w:rsidR="00936766" w:rsidRDefault="00397B73">
            <w:pPr>
              <w:pStyle w:val="Compact"/>
            </w:pPr>
            <w:r>
              <w:t>0.0001</w:t>
            </w:r>
          </w:p>
        </w:tc>
        <w:tc>
          <w:tcPr>
            <w:tcW w:w="890" w:type="dxa"/>
          </w:tcPr>
          <w:p w14:paraId="6B4BAAB6" w14:textId="77777777" w:rsidR="00936766" w:rsidRDefault="00397B73">
            <w:pPr>
              <w:pStyle w:val="Compact"/>
              <w:jc w:val="right"/>
            </w:pPr>
            <w:r>
              <w:t>1651</w:t>
            </w:r>
          </w:p>
        </w:tc>
        <w:tc>
          <w:tcPr>
            <w:tcW w:w="924" w:type="dxa"/>
          </w:tcPr>
          <w:p w14:paraId="50E1003A" w14:textId="77777777" w:rsidR="00936766" w:rsidRDefault="00397B73">
            <w:pPr>
              <w:pStyle w:val="Compact"/>
              <w:jc w:val="right"/>
            </w:pPr>
            <w:r>
              <w:t>1.001</w:t>
            </w:r>
          </w:p>
        </w:tc>
      </w:tr>
      <w:tr w:rsidR="00936766" w14:paraId="30E07F15" w14:textId="77777777">
        <w:tc>
          <w:tcPr>
            <w:tcW w:w="2142" w:type="dxa"/>
          </w:tcPr>
          <w:p w14:paraId="4324D2F0" w14:textId="77777777" w:rsidR="00936766" w:rsidRDefault="00936766"/>
        </w:tc>
        <w:tc>
          <w:tcPr>
            <w:tcW w:w="2398" w:type="dxa"/>
          </w:tcPr>
          <w:p w14:paraId="76BD0931" w14:textId="77777777" w:rsidR="00936766" w:rsidRDefault="00397B73">
            <w:pPr>
              <w:pStyle w:val="Compact"/>
            </w:pPr>
            <w:r>
              <w:t>Pollen count</w:t>
            </w:r>
          </w:p>
        </w:tc>
        <w:tc>
          <w:tcPr>
            <w:tcW w:w="924" w:type="dxa"/>
          </w:tcPr>
          <w:p w14:paraId="4D168BFE" w14:textId="77777777" w:rsidR="00936766" w:rsidRDefault="00397B73">
            <w:pPr>
              <w:pStyle w:val="Compact"/>
              <w:jc w:val="right"/>
            </w:pPr>
            <w:r>
              <w:t>1.21</w:t>
            </w:r>
          </w:p>
        </w:tc>
        <w:tc>
          <w:tcPr>
            <w:tcW w:w="771" w:type="dxa"/>
          </w:tcPr>
          <w:p w14:paraId="75057E64" w14:textId="77777777" w:rsidR="00936766" w:rsidRDefault="00397B73">
            <w:pPr>
              <w:pStyle w:val="Compact"/>
              <w:jc w:val="right"/>
            </w:pPr>
            <w:r>
              <w:t>0.32</w:t>
            </w:r>
          </w:p>
        </w:tc>
        <w:tc>
          <w:tcPr>
            <w:tcW w:w="1153" w:type="dxa"/>
          </w:tcPr>
          <w:p w14:paraId="6ECEAA7A" w14:textId="77777777" w:rsidR="00936766" w:rsidRDefault="00397B73">
            <w:pPr>
              <w:pStyle w:val="Compact"/>
              <w:jc w:val="right"/>
            </w:pPr>
            <w:r>
              <w:t>1.20</w:t>
            </w:r>
          </w:p>
        </w:tc>
        <w:tc>
          <w:tcPr>
            <w:tcW w:w="924" w:type="dxa"/>
          </w:tcPr>
          <w:p w14:paraId="096EF6BF" w14:textId="77777777" w:rsidR="00936766" w:rsidRDefault="00397B73">
            <w:pPr>
              <w:pStyle w:val="Compact"/>
              <w:jc w:val="right"/>
            </w:pPr>
            <w:r>
              <w:t>0.61</w:t>
            </w:r>
          </w:p>
        </w:tc>
        <w:tc>
          <w:tcPr>
            <w:tcW w:w="924" w:type="dxa"/>
          </w:tcPr>
          <w:p w14:paraId="00FCAA93" w14:textId="77777777" w:rsidR="00936766" w:rsidRDefault="00397B73">
            <w:pPr>
              <w:pStyle w:val="Compact"/>
              <w:jc w:val="right"/>
            </w:pPr>
            <w:r>
              <w:t>1.87</w:t>
            </w:r>
          </w:p>
        </w:tc>
        <w:tc>
          <w:tcPr>
            <w:tcW w:w="1188" w:type="dxa"/>
          </w:tcPr>
          <w:p w14:paraId="78286AD1" w14:textId="77777777" w:rsidR="00936766" w:rsidRDefault="00397B73">
            <w:pPr>
              <w:pStyle w:val="Compact"/>
            </w:pPr>
            <w:r>
              <w:t>0.0001</w:t>
            </w:r>
          </w:p>
        </w:tc>
        <w:tc>
          <w:tcPr>
            <w:tcW w:w="890" w:type="dxa"/>
          </w:tcPr>
          <w:p w14:paraId="4196D494" w14:textId="77777777" w:rsidR="00936766" w:rsidRDefault="00397B73">
            <w:pPr>
              <w:pStyle w:val="Compact"/>
              <w:jc w:val="right"/>
            </w:pPr>
            <w:r>
              <w:t>1046</w:t>
            </w:r>
          </w:p>
        </w:tc>
        <w:tc>
          <w:tcPr>
            <w:tcW w:w="924" w:type="dxa"/>
          </w:tcPr>
          <w:p w14:paraId="5266127F" w14:textId="77777777" w:rsidR="00936766" w:rsidRDefault="00397B73">
            <w:pPr>
              <w:pStyle w:val="Compact"/>
              <w:jc w:val="right"/>
            </w:pPr>
            <w:r>
              <w:t>1.002</w:t>
            </w:r>
          </w:p>
        </w:tc>
      </w:tr>
      <w:tr w:rsidR="00936766" w14:paraId="61B61C63" w14:textId="77777777">
        <w:tc>
          <w:tcPr>
            <w:tcW w:w="2142" w:type="dxa"/>
          </w:tcPr>
          <w:p w14:paraId="2F782684" w14:textId="77777777" w:rsidR="00936766" w:rsidRDefault="00936766"/>
        </w:tc>
        <w:tc>
          <w:tcPr>
            <w:tcW w:w="2398" w:type="dxa"/>
          </w:tcPr>
          <w:p w14:paraId="2F6A6049" w14:textId="77777777" w:rsidR="00936766" w:rsidRDefault="00397B73">
            <w:pPr>
              <w:pStyle w:val="Compact"/>
            </w:pPr>
            <w:r>
              <w:t>Plant size</w:t>
            </w:r>
          </w:p>
        </w:tc>
        <w:tc>
          <w:tcPr>
            <w:tcW w:w="924" w:type="dxa"/>
          </w:tcPr>
          <w:p w14:paraId="1EFC8B31" w14:textId="77777777" w:rsidR="00936766" w:rsidRDefault="00397B73">
            <w:pPr>
              <w:pStyle w:val="Compact"/>
              <w:jc w:val="right"/>
            </w:pPr>
            <w:r>
              <w:t>4.76</w:t>
            </w:r>
          </w:p>
        </w:tc>
        <w:tc>
          <w:tcPr>
            <w:tcW w:w="771" w:type="dxa"/>
          </w:tcPr>
          <w:p w14:paraId="597492E4" w14:textId="77777777" w:rsidR="00936766" w:rsidRDefault="00397B73">
            <w:pPr>
              <w:pStyle w:val="Compact"/>
              <w:jc w:val="right"/>
            </w:pPr>
            <w:r>
              <w:t>0.78</w:t>
            </w:r>
          </w:p>
        </w:tc>
        <w:tc>
          <w:tcPr>
            <w:tcW w:w="1153" w:type="dxa"/>
          </w:tcPr>
          <w:p w14:paraId="68342897" w14:textId="77777777" w:rsidR="00936766" w:rsidRDefault="00397B73">
            <w:pPr>
              <w:pStyle w:val="Compact"/>
              <w:jc w:val="right"/>
            </w:pPr>
            <w:r>
              <w:t>4.76</w:t>
            </w:r>
          </w:p>
        </w:tc>
        <w:tc>
          <w:tcPr>
            <w:tcW w:w="924" w:type="dxa"/>
          </w:tcPr>
          <w:p w14:paraId="34061B0C" w14:textId="77777777" w:rsidR="00936766" w:rsidRDefault="00397B73">
            <w:pPr>
              <w:pStyle w:val="Compact"/>
              <w:jc w:val="right"/>
            </w:pPr>
            <w:r>
              <w:t>3.24</w:t>
            </w:r>
          </w:p>
        </w:tc>
        <w:tc>
          <w:tcPr>
            <w:tcW w:w="924" w:type="dxa"/>
          </w:tcPr>
          <w:p w14:paraId="69486E4E" w14:textId="77777777" w:rsidR="00936766" w:rsidRDefault="00397B73">
            <w:pPr>
              <w:pStyle w:val="Compact"/>
              <w:jc w:val="right"/>
            </w:pPr>
            <w:r>
              <w:t>6.23</w:t>
            </w:r>
          </w:p>
        </w:tc>
        <w:tc>
          <w:tcPr>
            <w:tcW w:w="1188" w:type="dxa"/>
          </w:tcPr>
          <w:p w14:paraId="1ABC831A" w14:textId="77777777" w:rsidR="00936766" w:rsidRDefault="00397B73">
            <w:pPr>
              <w:pStyle w:val="Compact"/>
            </w:pPr>
            <w:r>
              <w:t>0.0001</w:t>
            </w:r>
          </w:p>
        </w:tc>
        <w:tc>
          <w:tcPr>
            <w:tcW w:w="890" w:type="dxa"/>
          </w:tcPr>
          <w:p w14:paraId="4CFE2AFA" w14:textId="77777777" w:rsidR="00936766" w:rsidRDefault="00397B73">
            <w:pPr>
              <w:pStyle w:val="Compact"/>
              <w:jc w:val="right"/>
            </w:pPr>
            <w:r>
              <w:t>1752</w:t>
            </w:r>
          </w:p>
        </w:tc>
        <w:tc>
          <w:tcPr>
            <w:tcW w:w="924" w:type="dxa"/>
          </w:tcPr>
          <w:p w14:paraId="4DC38AF1" w14:textId="77777777" w:rsidR="00936766" w:rsidRDefault="00397B73">
            <w:pPr>
              <w:pStyle w:val="Compact"/>
              <w:jc w:val="right"/>
            </w:pPr>
            <w:r>
              <w:t>1.001</w:t>
            </w:r>
          </w:p>
        </w:tc>
      </w:tr>
      <w:tr w:rsidR="00936766" w14:paraId="5633CC7A" w14:textId="77777777">
        <w:tc>
          <w:tcPr>
            <w:tcW w:w="2142" w:type="dxa"/>
          </w:tcPr>
          <w:p w14:paraId="226BDDD4" w14:textId="77777777" w:rsidR="00936766" w:rsidRDefault="00936766"/>
        </w:tc>
        <w:tc>
          <w:tcPr>
            <w:tcW w:w="2398" w:type="dxa"/>
          </w:tcPr>
          <w:p w14:paraId="1F29DC05" w14:textId="77777777" w:rsidR="00936766" w:rsidRDefault="00397B73">
            <w:pPr>
              <w:pStyle w:val="Compact"/>
            </w:pPr>
            <w:r>
              <w:t>Bay centre</w:t>
            </w:r>
          </w:p>
        </w:tc>
        <w:tc>
          <w:tcPr>
            <w:tcW w:w="924" w:type="dxa"/>
          </w:tcPr>
          <w:p w14:paraId="23EA62AA" w14:textId="77777777" w:rsidR="00936766" w:rsidRDefault="00397B73">
            <w:pPr>
              <w:pStyle w:val="Compact"/>
              <w:jc w:val="right"/>
            </w:pPr>
            <w:r>
              <w:t>-0.50</w:t>
            </w:r>
          </w:p>
        </w:tc>
        <w:tc>
          <w:tcPr>
            <w:tcW w:w="771" w:type="dxa"/>
          </w:tcPr>
          <w:p w14:paraId="71D7EC18" w14:textId="77777777" w:rsidR="00936766" w:rsidRDefault="00397B73">
            <w:pPr>
              <w:pStyle w:val="Compact"/>
              <w:jc w:val="right"/>
            </w:pPr>
            <w:r>
              <w:t>0.45</w:t>
            </w:r>
          </w:p>
        </w:tc>
        <w:tc>
          <w:tcPr>
            <w:tcW w:w="1153" w:type="dxa"/>
          </w:tcPr>
          <w:p w14:paraId="03895AD8" w14:textId="77777777" w:rsidR="00936766" w:rsidRDefault="00397B73">
            <w:pPr>
              <w:pStyle w:val="Compact"/>
              <w:jc w:val="right"/>
            </w:pPr>
            <w:r>
              <w:t>-0.50</w:t>
            </w:r>
          </w:p>
        </w:tc>
        <w:tc>
          <w:tcPr>
            <w:tcW w:w="924" w:type="dxa"/>
          </w:tcPr>
          <w:p w14:paraId="476EC957" w14:textId="77777777" w:rsidR="00936766" w:rsidRDefault="00397B73">
            <w:pPr>
              <w:pStyle w:val="Compact"/>
              <w:jc w:val="right"/>
            </w:pPr>
            <w:r>
              <w:t>-1.39</w:t>
            </w:r>
          </w:p>
        </w:tc>
        <w:tc>
          <w:tcPr>
            <w:tcW w:w="924" w:type="dxa"/>
          </w:tcPr>
          <w:p w14:paraId="002EE347" w14:textId="77777777" w:rsidR="00936766" w:rsidRDefault="00397B73">
            <w:pPr>
              <w:pStyle w:val="Compact"/>
              <w:jc w:val="right"/>
            </w:pPr>
            <w:r>
              <w:t>0.38</w:t>
            </w:r>
          </w:p>
        </w:tc>
        <w:tc>
          <w:tcPr>
            <w:tcW w:w="1188" w:type="dxa"/>
          </w:tcPr>
          <w:p w14:paraId="21D1D803" w14:textId="77777777" w:rsidR="00936766" w:rsidRDefault="00397B73">
            <w:pPr>
              <w:pStyle w:val="Compact"/>
            </w:pPr>
            <w:r>
              <w:t>0.2639</w:t>
            </w:r>
          </w:p>
        </w:tc>
        <w:tc>
          <w:tcPr>
            <w:tcW w:w="890" w:type="dxa"/>
          </w:tcPr>
          <w:p w14:paraId="0A58ADEE" w14:textId="77777777" w:rsidR="00936766" w:rsidRDefault="00397B73">
            <w:pPr>
              <w:pStyle w:val="Compact"/>
              <w:jc w:val="right"/>
            </w:pPr>
            <w:r>
              <w:t>5315</w:t>
            </w:r>
          </w:p>
        </w:tc>
        <w:tc>
          <w:tcPr>
            <w:tcW w:w="924" w:type="dxa"/>
          </w:tcPr>
          <w:p w14:paraId="0715463A" w14:textId="77777777" w:rsidR="00936766" w:rsidRDefault="00397B73">
            <w:pPr>
              <w:pStyle w:val="Compact"/>
              <w:jc w:val="right"/>
            </w:pPr>
            <w:r>
              <w:t>0.999</w:t>
            </w:r>
          </w:p>
        </w:tc>
      </w:tr>
      <w:tr w:rsidR="00936766" w14:paraId="2AB4052A" w14:textId="77777777">
        <w:tc>
          <w:tcPr>
            <w:tcW w:w="2142" w:type="dxa"/>
          </w:tcPr>
          <w:p w14:paraId="1C384102" w14:textId="77777777" w:rsidR="00936766" w:rsidRDefault="00936766"/>
        </w:tc>
        <w:tc>
          <w:tcPr>
            <w:tcW w:w="2398" w:type="dxa"/>
          </w:tcPr>
          <w:p w14:paraId="3522B7A7" w14:textId="77777777" w:rsidR="00936766" w:rsidRDefault="00397B73">
            <w:pPr>
              <w:pStyle w:val="Compact"/>
            </w:pPr>
            <w:r>
              <w:t>HB distance</w:t>
            </w:r>
          </w:p>
        </w:tc>
        <w:tc>
          <w:tcPr>
            <w:tcW w:w="924" w:type="dxa"/>
          </w:tcPr>
          <w:p w14:paraId="0FEC57EA" w14:textId="77777777" w:rsidR="00936766" w:rsidRDefault="00397B73">
            <w:pPr>
              <w:pStyle w:val="Compact"/>
              <w:jc w:val="right"/>
            </w:pPr>
            <w:r>
              <w:t>-0.02</w:t>
            </w:r>
          </w:p>
        </w:tc>
        <w:tc>
          <w:tcPr>
            <w:tcW w:w="771" w:type="dxa"/>
          </w:tcPr>
          <w:p w14:paraId="78F5621A" w14:textId="77777777" w:rsidR="00936766" w:rsidRDefault="00397B73">
            <w:pPr>
              <w:pStyle w:val="Compact"/>
              <w:jc w:val="right"/>
            </w:pPr>
            <w:r>
              <w:t>0.12</w:t>
            </w:r>
          </w:p>
        </w:tc>
        <w:tc>
          <w:tcPr>
            <w:tcW w:w="1153" w:type="dxa"/>
          </w:tcPr>
          <w:p w14:paraId="78C18530" w14:textId="77777777" w:rsidR="00936766" w:rsidRDefault="00397B73">
            <w:pPr>
              <w:pStyle w:val="Compact"/>
              <w:jc w:val="right"/>
            </w:pPr>
            <w:r>
              <w:t>-0.01</w:t>
            </w:r>
          </w:p>
        </w:tc>
        <w:tc>
          <w:tcPr>
            <w:tcW w:w="924" w:type="dxa"/>
          </w:tcPr>
          <w:p w14:paraId="331F8B7C" w14:textId="77777777" w:rsidR="00936766" w:rsidRDefault="00397B73">
            <w:pPr>
              <w:pStyle w:val="Compact"/>
              <w:jc w:val="right"/>
            </w:pPr>
            <w:r>
              <w:t>-0.25</w:t>
            </w:r>
          </w:p>
        </w:tc>
        <w:tc>
          <w:tcPr>
            <w:tcW w:w="924" w:type="dxa"/>
          </w:tcPr>
          <w:p w14:paraId="5C36D010" w14:textId="77777777" w:rsidR="00936766" w:rsidRDefault="00397B73">
            <w:pPr>
              <w:pStyle w:val="Compact"/>
              <w:jc w:val="right"/>
            </w:pPr>
            <w:r>
              <w:t>0.21</w:t>
            </w:r>
          </w:p>
        </w:tc>
        <w:tc>
          <w:tcPr>
            <w:tcW w:w="1188" w:type="dxa"/>
          </w:tcPr>
          <w:p w14:paraId="3DD8E29C" w14:textId="77777777" w:rsidR="00936766" w:rsidRDefault="00397B73">
            <w:pPr>
              <w:pStyle w:val="Compact"/>
            </w:pPr>
            <w:r>
              <w:t>0.881</w:t>
            </w:r>
          </w:p>
        </w:tc>
        <w:tc>
          <w:tcPr>
            <w:tcW w:w="890" w:type="dxa"/>
          </w:tcPr>
          <w:p w14:paraId="447A4A9F" w14:textId="77777777" w:rsidR="00936766" w:rsidRDefault="00397B73">
            <w:pPr>
              <w:pStyle w:val="Compact"/>
              <w:jc w:val="right"/>
            </w:pPr>
            <w:r>
              <w:t>3007</w:t>
            </w:r>
          </w:p>
        </w:tc>
        <w:tc>
          <w:tcPr>
            <w:tcW w:w="924" w:type="dxa"/>
          </w:tcPr>
          <w:p w14:paraId="228D8856" w14:textId="77777777" w:rsidR="00936766" w:rsidRDefault="00397B73">
            <w:pPr>
              <w:pStyle w:val="Compact"/>
              <w:jc w:val="right"/>
            </w:pPr>
            <w:r>
              <w:t>1.000</w:t>
            </w:r>
          </w:p>
        </w:tc>
      </w:tr>
      <w:tr w:rsidR="00936766" w14:paraId="770DB761" w14:textId="77777777">
        <w:tc>
          <w:tcPr>
            <w:tcW w:w="2142" w:type="dxa"/>
          </w:tcPr>
          <w:p w14:paraId="5736DF64" w14:textId="77777777" w:rsidR="00936766" w:rsidRDefault="00936766"/>
        </w:tc>
        <w:tc>
          <w:tcPr>
            <w:tcW w:w="2398" w:type="dxa"/>
          </w:tcPr>
          <w:p w14:paraId="6F24F5F0" w14:textId="77777777" w:rsidR="00936766" w:rsidRDefault="00397B73">
            <w:pPr>
              <w:pStyle w:val="Compact"/>
            </w:pPr>
            <w:r>
              <w:t>Flower density</w:t>
            </w:r>
          </w:p>
        </w:tc>
        <w:tc>
          <w:tcPr>
            <w:tcW w:w="924" w:type="dxa"/>
          </w:tcPr>
          <w:p w14:paraId="77FBE6A1" w14:textId="77777777" w:rsidR="00936766" w:rsidRDefault="00397B73">
            <w:pPr>
              <w:pStyle w:val="Compact"/>
              <w:jc w:val="right"/>
            </w:pPr>
            <w:r>
              <w:t>-0.11</w:t>
            </w:r>
          </w:p>
        </w:tc>
        <w:tc>
          <w:tcPr>
            <w:tcW w:w="771" w:type="dxa"/>
          </w:tcPr>
          <w:p w14:paraId="15CBA4CE" w14:textId="77777777" w:rsidR="00936766" w:rsidRDefault="00397B73">
            <w:pPr>
              <w:pStyle w:val="Compact"/>
              <w:jc w:val="right"/>
            </w:pPr>
            <w:r>
              <w:t>0.06</w:t>
            </w:r>
          </w:p>
        </w:tc>
        <w:tc>
          <w:tcPr>
            <w:tcW w:w="1153" w:type="dxa"/>
          </w:tcPr>
          <w:p w14:paraId="407E1F1E" w14:textId="77777777" w:rsidR="00936766" w:rsidRDefault="00397B73">
            <w:pPr>
              <w:pStyle w:val="Compact"/>
              <w:jc w:val="right"/>
            </w:pPr>
            <w:r>
              <w:t>-0.11</w:t>
            </w:r>
          </w:p>
        </w:tc>
        <w:tc>
          <w:tcPr>
            <w:tcW w:w="924" w:type="dxa"/>
          </w:tcPr>
          <w:p w14:paraId="417CA926" w14:textId="77777777" w:rsidR="00936766" w:rsidRDefault="00397B73">
            <w:pPr>
              <w:pStyle w:val="Compact"/>
              <w:jc w:val="right"/>
            </w:pPr>
            <w:r>
              <w:t>-0.23</w:t>
            </w:r>
          </w:p>
        </w:tc>
        <w:tc>
          <w:tcPr>
            <w:tcW w:w="924" w:type="dxa"/>
          </w:tcPr>
          <w:p w14:paraId="6671FC2E" w14:textId="77777777" w:rsidR="00936766" w:rsidRDefault="00397B73">
            <w:pPr>
              <w:pStyle w:val="Compact"/>
              <w:jc w:val="right"/>
            </w:pPr>
            <w:r>
              <w:t>0.00</w:t>
            </w:r>
          </w:p>
        </w:tc>
        <w:tc>
          <w:tcPr>
            <w:tcW w:w="1188" w:type="dxa"/>
          </w:tcPr>
          <w:p w14:paraId="3DE467B3" w14:textId="77777777" w:rsidR="00936766" w:rsidRDefault="00397B73">
            <w:pPr>
              <w:pStyle w:val="Compact"/>
            </w:pPr>
            <w:r>
              <w:t>0.0451</w:t>
            </w:r>
          </w:p>
        </w:tc>
        <w:tc>
          <w:tcPr>
            <w:tcW w:w="890" w:type="dxa"/>
          </w:tcPr>
          <w:p w14:paraId="7E6B0295" w14:textId="77777777" w:rsidR="00936766" w:rsidRDefault="00397B73">
            <w:pPr>
              <w:pStyle w:val="Compact"/>
              <w:jc w:val="right"/>
            </w:pPr>
            <w:r>
              <w:t>2596</w:t>
            </w:r>
          </w:p>
        </w:tc>
        <w:tc>
          <w:tcPr>
            <w:tcW w:w="924" w:type="dxa"/>
          </w:tcPr>
          <w:p w14:paraId="6A4F160C" w14:textId="77777777" w:rsidR="00936766" w:rsidRDefault="00397B73">
            <w:pPr>
              <w:pStyle w:val="Compact"/>
              <w:jc w:val="right"/>
            </w:pPr>
            <w:r>
              <w:t>1.000</w:t>
            </w:r>
          </w:p>
        </w:tc>
      </w:tr>
      <w:tr w:rsidR="00936766" w14:paraId="06B7B24D" w14:textId="77777777">
        <w:tc>
          <w:tcPr>
            <w:tcW w:w="2142" w:type="dxa"/>
          </w:tcPr>
          <w:p w14:paraId="6440E917" w14:textId="77777777" w:rsidR="00936766" w:rsidRDefault="00936766"/>
        </w:tc>
        <w:tc>
          <w:tcPr>
            <w:tcW w:w="2398" w:type="dxa"/>
          </w:tcPr>
          <w:p w14:paraId="293B0414" w14:textId="77777777" w:rsidR="00936766" w:rsidRDefault="00397B73">
            <w:pPr>
              <w:pStyle w:val="Compact"/>
            </w:pPr>
            <w:r>
              <w:t>Pods per plant</w:t>
            </w:r>
          </w:p>
        </w:tc>
        <w:tc>
          <w:tcPr>
            <w:tcW w:w="924" w:type="dxa"/>
          </w:tcPr>
          <w:p w14:paraId="58183C3F" w14:textId="77777777" w:rsidR="00936766" w:rsidRDefault="00397B73">
            <w:pPr>
              <w:pStyle w:val="Compact"/>
              <w:jc w:val="right"/>
            </w:pPr>
            <w:r>
              <w:t>1.65</w:t>
            </w:r>
          </w:p>
        </w:tc>
        <w:tc>
          <w:tcPr>
            <w:tcW w:w="771" w:type="dxa"/>
          </w:tcPr>
          <w:p w14:paraId="34CC1394" w14:textId="77777777" w:rsidR="00936766" w:rsidRDefault="00397B73">
            <w:pPr>
              <w:pStyle w:val="Compact"/>
              <w:jc w:val="right"/>
            </w:pPr>
            <w:r>
              <w:t>0.35</w:t>
            </w:r>
          </w:p>
        </w:tc>
        <w:tc>
          <w:tcPr>
            <w:tcW w:w="1153" w:type="dxa"/>
          </w:tcPr>
          <w:p w14:paraId="1417F4AD" w14:textId="77777777" w:rsidR="00936766" w:rsidRDefault="00397B73">
            <w:pPr>
              <w:pStyle w:val="Compact"/>
              <w:jc w:val="right"/>
            </w:pPr>
            <w:r>
              <w:t>1.65</w:t>
            </w:r>
          </w:p>
        </w:tc>
        <w:tc>
          <w:tcPr>
            <w:tcW w:w="924" w:type="dxa"/>
          </w:tcPr>
          <w:p w14:paraId="76125781" w14:textId="77777777" w:rsidR="00936766" w:rsidRDefault="00397B73">
            <w:pPr>
              <w:pStyle w:val="Compact"/>
              <w:jc w:val="right"/>
            </w:pPr>
            <w:r>
              <w:t>0.94</w:t>
            </w:r>
          </w:p>
        </w:tc>
        <w:tc>
          <w:tcPr>
            <w:tcW w:w="924" w:type="dxa"/>
          </w:tcPr>
          <w:p w14:paraId="38B3D4B8" w14:textId="77777777" w:rsidR="00936766" w:rsidRDefault="00397B73">
            <w:pPr>
              <w:pStyle w:val="Compact"/>
              <w:jc w:val="right"/>
            </w:pPr>
            <w:r>
              <w:t>2.34</w:t>
            </w:r>
          </w:p>
        </w:tc>
        <w:tc>
          <w:tcPr>
            <w:tcW w:w="1188" w:type="dxa"/>
          </w:tcPr>
          <w:p w14:paraId="65F45D33" w14:textId="77777777" w:rsidR="00936766" w:rsidRDefault="00397B73">
            <w:pPr>
              <w:pStyle w:val="Compact"/>
            </w:pPr>
            <w:r>
              <w:t>0.0001</w:t>
            </w:r>
          </w:p>
        </w:tc>
        <w:tc>
          <w:tcPr>
            <w:tcW w:w="890" w:type="dxa"/>
          </w:tcPr>
          <w:p w14:paraId="6AA85CDE" w14:textId="77777777" w:rsidR="00936766" w:rsidRDefault="00397B73">
            <w:pPr>
              <w:pStyle w:val="Compact"/>
              <w:jc w:val="right"/>
            </w:pPr>
            <w:r>
              <w:t>2485</w:t>
            </w:r>
          </w:p>
        </w:tc>
        <w:tc>
          <w:tcPr>
            <w:tcW w:w="924" w:type="dxa"/>
          </w:tcPr>
          <w:p w14:paraId="57FFADB4" w14:textId="77777777" w:rsidR="00936766" w:rsidRDefault="00397B73">
            <w:pPr>
              <w:pStyle w:val="Compact"/>
              <w:jc w:val="right"/>
            </w:pPr>
            <w:r>
              <w:t>1.001</w:t>
            </w:r>
          </w:p>
        </w:tc>
      </w:tr>
      <w:tr w:rsidR="00936766" w14:paraId="54BA6297" w14:textId="77777777">
        <w:tc>
          <w:tcPr>
            <w:tcW w:w="2142" w:type="dxa"/>
          </w:tcPr>
          <w:p w14:paraId="503FFAA1" w14:textId="77777777" w:rsidR="00936766" w:rsidRDefault="00936766"/>
        </w:tc>
        <w:tc>
          <w:tcPr>
            <w:tcW w:w="2398" w:type="dxa"/>
          </w:tcPr>
          <w:p w14:paraId="417ED758" w14:textId="77777777" w:rsidR="00936766" w:rsidRDefault="00397B73">
            <w:pPr>
              <w:pStyle w:val="Compact"/>
            </w:pPr>
            <w:r>
              <w:t>Flowers per plant</w:t>
            </w:r>
          </w:p>
        </w:tc>
        <w:tc>
          <w:tcPr>
            <w:tcW w:w="924" w:type="dxa"/>
          </w:tcPr>
          <w:p w14:paraId="3A18112D" w14:textId="77777777" w:rsidR="00936766" w:rsidRDefault="00397B73">
            <w:pPr>
              <w:pStyle w:val="Compact"/>
              <w:jc w:val="right"/>
            </w:pPr>
            <w:r>
              <w:t>-4.26</w:t>
            </w:r>
          </w:p>
        </w:tc>
        <w:tc>
          <w:tcPr>
            <w:tcW w:w="771" w:type="dxa"/>
          </w:tcPr>
          <w:p w14:paraId="4857CCC1" w14:textId="77777777" w:rsidR="00936766" w:rsidRDefault="00397B73">
            <w:pPr>
              <w:pStyle w:val="Compact"/>
              <w:jc w:val="right"/>
            </w:pPr>
            <w:r>
              <w:t>0.74</w:t>
            </w:r>
          </w:p>
        </w:tc>
        <w:tc>
          <w:tcPr>
            <w:tcW w:w="1153" w:type="dxa"/>
          </w:tcPr>
          <w:p w14:paraId="6B56E70C" w14:textId="77777777" w:rsidR="00936766" w:rsidRDefault="00397B73">
            <w:pPr>
              <w:pStyle w:val="Compact"/>
              <w:jc w:val="right"/>
            </w:pPr>
            <w:r>
              <w:t>-4.27</w:t>
            </w:r>
          </w:p>
        </w:tc>
        <w:tc>
          <w:tcPr>
            <w:tcW w:w="924" w:type="dxa"/>
          </w:tcPr>
          <w:p w14:paraId="7FEA9684" w14:textId="77777777" w:rsidR="00936766" w:rsidRDefault="00397B73">
            <w:pPr>
              <w:pStyle w:val="Compact"/>
              <w:jc w:val="right"/>
            </w:pPr>
            <w:r>
              <w:t>-5.60</w:t>
            </w:r>
          </w:p>
        </w:tc>
        <w:tc>
          <w:tcPr>
            <w:tcW w:w="924" w:type="dxa"/>
          </w:tcPr>
          <w:p w14:paraId="659D3A2A" w14:textId="77777777" w:rsidR="00936766" w:rsidRDefault="00397B73">
            <w:pPr>
              <w:pStyle w:val="Compact"/>
              <w:jc w:val="right"/>
            </w:pPr>
            <w:r>
              <w:t>-2.73</w:t>
            </w:r>
          </w:p>
        </w:tc>
        <w:tc>
          <w:tcPr>
            <w:tcW w:w="1188" w:type="dxa"/>
          </w:tcPr>
          <w:p w14:paraId="5BCD52F8" w14:textId="77777777" w:rsidR="00936766" w:rsidRDefault="00397B73">
            <w:pPr>
              <w:pStyle w:val="Compact"/>
            </w:pPr>
            <w:r>
              <w:t>0.0001</w:t>
            </w:r>
          </w:p>
        </w:tc>
        <w:tc>
          <w:tcPr>
            <w:tcW w:w="890" w:type="dxa"/>
          </w:tcPr>
          <w:p w14:paraId="6EF4DBA4" w14:textId="77777777" w:rsidR="00936766" w:rsidRDefault="00397B73">
            <w:pPr>
              <w:pStyle w:val="Compact"/>
              <w:jc w:val="right"/>
            </w:pPr>
            <w:r>
              <w:t>1571</w:t>
            </w:r>
          </w:p>
        </w:tc>
        <w:tc>
          <w:tcPr>
            <w:tcW w:w="924" w:type="dxa"/>
          </w:tcPr>
          <w:p w14:paraId="429B23D4" w14:textId="77777777" w:rsidR="00936766" w:rsidRDefault="00397B73">
            <w:pPr>
              <w:pStyle w:val="Compact"/>
              <w:jc w:val="right"/>
            </w:pPr>
            <w:r>
              <w:t>1.001</w:t>
            </w:r>
          </w:p>
        </w:tc>
      </w:tr>
      <w:tr w:rsidR="00936766" w14:paraId="22F2A6C9" w14:textId="77777777">
        <w:tc>
          <w:tcPr>
            <w:tcW w:w="2142" w:type="dxa"/>
          </w:tcPr>
          <w:p w14:paraId="0D652E40" w14:textId="77777777" w:rsidR="00936766" w:rsidRDefault="00936766"/>
        </w:tc>
        <w:tc>
          <w:tcPr>
            <w:tcW w:w="2398" w:type="dxa"/>
          </w:tcPr>
          <w:p w14:paraId="7DABF63B" w14:textId="77777777" w:rsidR="00936766" w:rsidRDefault="00397B73">
            <w:pPr>
              <w:pStyle w:val="Compact"/>
            </w:pPr>
            <w:r>
              <w:t>Sigma</w:t>
            </w:r>
          </w:p>
        </w:tc>
        <w:tc>
          <w:tcPr>
            <w:tcW w:w="924" w:type="dxa"/>
          </w:tcPr>
          <w:p w14:paraId="49124359" w14:textId="77777777" w:rsidR="00936766" w:rsidRDefault="00397B73">
            <w:pPr>
              <w:pStyle w:val="Compact"/>
              <w:jc w:val="right"/>
            </w:pPr>
            <w:r>
              <w:t>4.25</w:t>
            </w:r>
          </w:p>
        </w:tc>
        <w:tc>
          <w:tcPr>
            <w:tcW w:w="771" w:type="dxa"/>
          </w:tcPr>
          <w:p w14:paraId="5CAE885E" w14:textId="77777777" w:rsidR="00936766" w:rsidRDefault="00397B73">
            <w:pPr>
              <w:pStyle w:val="Compact"/>
              <w:jc w:val="right"/>
            </w:pPr>
            <w:r>
              <w:t>0.16</w:t>
            </w:r>
          </w:p>
        </w:tc>
        <w:tc>
          <w:tcPr>
            <w:tcW w:w="1153" w:type="dxa"/>
          </w:tcPr>
          <w:p w14:paraId="2EB27297" w14:textId="77777777" w:rsidR="00936766" w:rsidRDefault="00397B73">
            <w:pPr>
              <w:pStyle w:val="Compact"/>
              <w:jc w:val="right"/>
            </w:pPr>
            <w:r>
              <w:t>4.25</w:t>
            </w:r>
          </w:p>
        </w:tc>
        <w:tc>
          <w:tcPr>
            <w:tcW w:w="924" w:type="dxa"/>
          </w:tcPr>
          <w:p w14:paraId="0EE2C8AD" w14:textId="77777777" w:rsidR="00936766" w:rsidRDefault="00397B73">
            <w:pPr>
              <w:pStyle w:val="Compact"/>
              <w:jc w:val="right"/>
            </w:pPr>
            <w:r>
              <w:t>3.92</w:t>
            </w:r>
          </w:p>
        </w:tc>
        <w:tc>
          <w:tcPr>
            <w:tcW w:w="924" w:type="dxa"/>
          </w:tcPr>
          <w:p w14:paraId="2D3942B5" w14:textId="77777777" w:rsidR="00936766" w:rsidRDefault="00397B73">
            <w:pPr>
              <w:pStyle w:val="Compact"/>
              <w:jc w:val="right"/>
            </w:pPr>
            <w:r>
              <w:t>4.56</w:t>
            </w:r>
          </w:p>
        </w:tc>
        <w:tc>
          <w:tcPr>
            <w:tcW w:w="1188" w:type="dxa"/>
          </w:tcPr>
          <w:p w14:paraId="08C0D387" w14:textId="77777777" w:rsidR="00936766" w:rsidRDefault="00397B73">
            <w:pPr>
              <w:pStyle w:val="Compact"/>
            </w:pPr>
            <w:r>
              <w:t>-</w:t>
            </w:r>
          </w:p>
        </w:tc>
        <w:tc>
          <w:tcPr>
            <w:tcW w:w="890" w:type="dxa"/>
          </w:tcPr>
          <w:p w14:paraId="687F973D" w14:textId="77777777" w:rsidR="00936766" w:rsidRDefault="00397B73">
            <w:pPr>
              <w:pStyle w:val="Compact"/>
              <w:jc w:val="right"/>
            </w:pPr>
            <w:r>
              <w:t>2951</w:t>
            </w:r>
          </w:p>
        </w:tc>
        <w:tc>
          <w:tcPr>
            <w:tcW w:w="924" w:type="dxa"/>
          </w:tcPr>
          <w:p w14:paraId="01D9FE05" w14:textId="77777777" w:rsidR="00936766" w:rsidRDefault="00397B73">
            <w:pPr>
              <w:pStyle w:val="Compact"/>
              <w:jc w:val="right"/>
            </w:pPr>
            <w:r>
              <w:t>1.000</w:t>
            </w:r>
          </w:p>
        </w:tc>
      </w:tr>
      <w:tr w:rsidR="00936766" w14:paraId="7D202FFA" w14:textId="77777777">
        <w:tc>
          <w:tcPr>
            <w:tcW w:w="2142" w:type="dxa"/>
          </w:tcPr>
          <w:p w14:paraId="51F543DD" w14:textId="77777777" w:rsidR="00936766" w:rsidRDefault="00936766"/>
        </w:tc>
        <w:tc>
          <w:tcPr>
            <w:tcW w:w="2398" w:type="dxa"/>
          </w:tcPr>
          <w:p w14:paraId="493953C5" w14:textId="77777777" w:rsidR="00936766" w:rsidRDefault="00397B73">
            <w:pPr>
              <w:pStyle w:val="Compact"/>
            </w:pPr>
            <w:r>
              <w:t>Sigma (field)</w:t>
            </w:r>
          </w:p>
        </w:tc>
        <w:tc>
          <w:tcPr>
            <w:tcW w:w="924" w:type="dxa"/>
          </w:tcPr>
          <w:p w14:paraId="374F8848" w14:textId="77777777" w:rsidR="00936766" w:rsidRDefault="00397B73">
            <w:pPr>
              <w:pStyle w:val="Compact"/>
              <w:jc w:val="right"/>
            </w:pPr>
            <w:r>
              <w:t>1.97</w:t>
            </w:r>
          </w:p>
        </w:tc>
        <w:tc>
          <w:tcPr>
            <w:tcW w:w="771" w:type="dxa"/>
          </w:tcPr>
          <w:p w14:paraId="012BF239" w14:textId="77777777" w:rsidR="00936766" w:rsidRDefault="00397B73">
            <w:pPr>
              <w:pStyle w:val="Compact"/>
              <w:jc w:val="right"/>
            </w:pPr>
            <w:r>
              <w:t>0.32</w:t>
            </w:r>
          </w:p>
        </w:tc>
        <w:tc>
          <w:tcPr>
            <w:tcW w:w="1153" w:type="dxa"/>
          </w:tcPr>
          <w:p w14:paraId="0DF833CD" w14:textId="77777777" w:rsidR="00936766" w:rsidRDefault="00397B73">
            <w:pPr>
              <w:pStyle w:val="Compact"/>
              <w:jc w:val="right"/>
            </w:pPr>
            <w:r>
              <w:t>1.95</w:t>
            </w:r>
          </w:p>
        </w:tc>
        <w:tc>
          <w:tcPr>
            <w:tcW w:w="924" w:type="dxa"/>
          </w:tcPr>
          <w:p w14:paraId="05E7F0B5" w14:textId="77777777" w:rsidR="00936766" w:rsidRDefault="00397B73">
            <w:pPr>
              <w:pStyle w:val="Compact"/>
              <w:jc w:val="right"/>
            </w:pPr>
            <w:r>
              <w:t>1.41</w:t>
            </w:r>
          </w:p>
        </w:tc>
        <w:tc>
          <w:tcPr>
            <w:tcW w:w="924" w:type="dxa"/>
          </w:tcPr>
          <w:p w14:paraId="2E09F555" w14:textId="77777777" w:rsidR="00936766" w:rsidRDefault="00397B73">
            <w:pPr>
              <w:pStyle w:val="Compact"/>
              <w:jc w:val="right"/>
            </w:pPr>
            <w:r>
              <w:t>2.68</w:t>
            </w:r>
          </w:p>
        </w:tc>
        <w:tc>
          <w:tcPr>
            <w:tcW w:w="1188" w:type="dxa"/>
          </w:tcPr>
          <w:p w14:paraId="4F158818" w14:textId="77777777" w:rsidR="00936766" w:rsidRDefault="00397B73">
            <w:pPr>
              <w:pStyle w:val="Compact"/>
            </w:pPr>
            <w:r>
              <w:t>-</w:t>
            </w:r>
          </w:p>
        </w:tc>
        <w:tc>
          <w:tcPr>
            <w:tcW w:w="890" w:type="dxa"/>
          </w:tcPr>
          <w:p w14:paraId="0812EA7C" w14:textId="77777777" w:rsidR="00936766" w:rsidRDefault="00397B73">
            <w:pPr>
              <w:pStyle w:val="Compact"/>
              <w:jc w:val="right"/>
            </w:pPr>
            <w:r>
              <w:t>1767</w:t>
            </w:r>
          </w:p>
        </w:tc>
        <w:tc>
          <w:tcPr>
            <w:tcW w:w="924" w:type="dxa"/>
          </w:tcPr>
          <w:p w14:paraId="58BA461A" w14:textId="77777777" w:rsidR="00936766" w:rsidRDefault="00397B73">
            <w:pPr>
              <w:pStyle w:val="Compact"/>
              <w:jc w:val="right"/>
            </w:pPr>
            <w:r>
              <w:t>1.002</w:t>
            </w:r>
          </w:p>
        </w:tc>
      </w:tr>
      <w:tr w:rsidR="00936766" w14:paraId="61566ABC" w14:textId="77777777">
        <w:tc>
          <w:tcPr>
            <w:tcW w:w="2142" w:type="dxa"/>
          </w:tcPr>
          <w:p w14:paraId="56DD9689" w14:textId="77777777" w:rsidR="00936766" w:rsidRDefault="00936766"/>
        </w:tc>
        <w:tc>
          <w:tcPr>
            <w:tcW w:w="2398" w:type="dxa"/>
          </w:tcPr>
          <w:p w14:paraId="0DE4E468" w14:textId="77777777" w:rsidR="00936766" w:rsidRDefault="00397B73">
            <w:pPr>
              <w:pStyle w:val="Compact"/>
            </w:pPr>
            <w:r>
              <w:t>Lambda</w:t>
            </w:r>
          </w:p>
        </w:tc>
        <w:tc>
          <w:tcPr>
            <w:tcW w:w="924" w:type="dxa"/>
          </w:tcPr>
          <w:p w14:paraId="211B2D12" w14:textId="77777777" w:rsidR="00936766" w:rsidRDefault="00397B73">
            <w:pPr>
              <w:pStyle w:val="Compact"/>
              <w:jc w:val="right"/>
            </w:pPr>
            <w:r>
              <w:t>1.67</w:t>
            </w:r>
          </w:p>
        </w:tc>
        <w:tc>
          <w:tcPr>
            <w:tcW w:w="771" w:type="dxa"/>
          </w:tcPr>
          <w:p w14:paraId="2A9CC35D" w14:textId="77777777" w:rsidR="00936766" w:rsidRDefault="00397B73">
            <w:pPr>
              <w:pStyle w:val="Compact"/>
              <w:jc w:val="right"/>
            </w:pPr>
            <w:r>
              <w:t>1.00</w:t>
            </w:r>
          </w:p>
        </w:tc>
        <w:tc>
          <w:tcPr>
            <w:tcW w:w="1153" w:type="dxa"/>
          </w:tcPr>
          <w:p w14:paraId="5AFF869F" w14:textId="77777777" w:rsidR="00936766" w:rsidRDefault="00397B73">
            <w:pPr>
              <w:pStyle w:val="Compact"/>
              <w:jc w:val="right"/>
            </w:pPr>
            <w:r>
              <w:t>1.39</w:t>
            </w:r>
          </w:p>
        </w:tc>
        <w:tc>
          <w:tcPr>
            <w:tcW w:w="924" w:type="dxa"/>
          </w:tcPr>
          <w:p w14:paraId="17DC78AD" w14:textId="77777777" w:rsidR="00936766" w:rsidRDefault="00397B73">
            <w:pPr>
              <w:pStyle w:val="Compact"/>
              <w:jc w:val="right"/>
            </w:pPr>
            <w:r>
              <w:t>0.60</w:t>
            </w:r>
          </w:p>
        </w:tc>
        <w:tc>
          <w:tcPr>
            <w:tcW w:w="924" w:type="dxa"/>
          </w:tcPr>
          <w:p w14:paraId="000E4271" w14:textId="77777777" w:rsidR="00936766" w:rsidRDefault="00397B73">
            <w:pPr>
              <w:pStyle w:val="Compact"/>
              <w:jc w:val="right"/>
            </w:pPr>
            <w:r>
              <w:t>4.28</w:t>
            </w:r>
          </w:p>
        </w:tc>
        <w:tc>
          <w:tcPr>
            <w:tcW w:w="1188" w:type="dxa"/>
          </w:tcPr>
          <w:p w14:paraId="3E17A85E" w14:textId="77777777" w:rsidR="00936766" w:rsidRDefault="00397B73">
            <w:pPr>
              <w:pStyle w:val="Compact"/>
            </w:pPr>
            <w:r>
              <w:t>-</w:t>
            </w:r>
          </w:p>
        </w:tc>
        <w:tc>
          <w:tcPr>
            <w:tcW w:w="890" w:type="dxa"/>
          </w:tcPr>
          <w:p w14:paraId="2CA2E449" w14:textId="77777777" w:rsidR="00936766" w:rsidRDefault="00397B73">
            <w:pPr>
              <w:pStyle w:val="Compact"/>
              <w:jc w:val="right"/>
            </w:pPr>
            <w:r>
              <w:t>2448</w:t>
            </w:r>
          </w:p>
        </w:tc>
        <w:tc>
          <w:tcPr>
            <w:tcW w:w="924" w:type="dxa"/>
          </w:tcPr>
          <w:p w14:paraId="001C863C" w14:textId="77777777" w:rsidR="00936766" w:rsidRDefault="00397B73">
            <w:pPr>
              <w:pStyle w:val="Compact"/>
              <w:jc w:val="right"/>
            </w:pPr>
            <w:r>
              <w:t>0.999</w:t>
            </w:r>
          </w:p>
        </w:tc>
      </w:tr>
      <w:tr w:rsidR="00936766" w14:paraId="070FF994" w14:textId="77777777">
        <w:tc>
          <w:tcPr>
            <w:tcW w:w="2142" w:type="dxa"/>
          </w:tcPr>
          <w:p w14:paraId="4B499E51" w14:textId="77777777" w:rsidR="00936766" w:rsidRDefault="00936766"/>
        </w:tc>
        <w:tc>
          <w:tcPr>
            <w:tcW w:w="2398" w:type="dxa"/>
          </w:tcPr>
          <w:p w14:paraId="624B607E" w14:textId="77777777" w:rsidR="00936766" w:rsidRDefault="00397B73">
            <w:pPr>
              <w:pStyle w:val="Compact"/>
            </w:pPr>
            <w:r>
              <w:t>Intercept</w:t>
            </w:r>
          </w:p>
        </w:tc>
        <w:tc>
          <w:tcPr>
            <w:tcW w:w="924" w:type="dxa"/>
          </w:tcPr>
          <w:p w14:paraId="00C19E2A" w14:textId="77777777" w:rsidR="00936766" w:rsidRDefault="00397B73">
            <w:pPr>
              <w:pStyle w:val="Compact"/>
              <w:jc w:val="right"/>
            </w:pPr>
            <w:r>
              <w:t>1.17</w:t>
            </w:r>
          </w:p>
        </w:tc>
        <w:tc>
          <w:tcPr>
            <w:tcW w:w="771" w:type="dxa"/>
          </w:tcPr>
          <w:p w14:paraId="1EDD6350" w14:textId="77777777" w:rsidR="00936766" w:rsidRDefault="00397B73">
            <w:pPr>
              <w:pStyle w:val="Compact"/>
              <w:jc w:val="right"/>
            </w:pPr>
            <w:r>
              <w:t>0.50</w:t>
            </w:r>
          </w:p>
        </w:tc>
        <w:tc>
          <w:tcPr>
            <w:tcW w:w="1153" w:type="dxa"/>
          </w:tcPr>
          <w:p w14:paraId="2E37B46E" w14:textId="77777777" w:rsidR="00936766" w:rsidRDefault="00397B73">
            <w:pPr>
              <w:pStyle w:val="Compact"/>
              <w:jc w:val="right"/>
            </w:pPr>
            <w:r>
              <w:t>1.18</w:t>
            </w:r>
          </w:p>
        </w:tc>
        <w:tc>
          <w:tcPr>
            <w:tcW w:w="924" w:type="dxa"/>
          </w:tcPr>
          <w:p w14:paraId="2A11A010" w14:textId="77777777" w:rsidR="00936766" w:rsidRDefault="00397B73">
            <w:pPr>
              <w:pStyle w:val="Compact"/>
              <w:jc w:val="right"/>
            </w:pPr>
            <w:r>
              <w:t>0.21</w:t>
            </w:r>
          </w:p>
        </w:tc>
        <w:tc>
          <w:tcPr>
            <w:tcW w:w="924" w:type="dxa"/>
          </w:tcPr>
          <w:p w14:paraId="01365B92" w14:textId="77777777" w:rsidR="00936766" w:rsidRDefault="00397B73">
            <w:pPr>
              <w:pStyle w:val="Compact"/>
              <w:jc w:val="right"/>
            </w:pPr>
            <w:r>
              <w:t>2.16</w:t>
            </w:r>
          </w:p>
        </w:tc>
        <w:tc>
          <w:tcPr>
            <w:tcW w:w="1188" w:type="dxa"/>
          </w:tcPr>
          <w:p w14:paraId="1D63B264" w14:textId="77777777" w:rsidR="00936766" w:rsidRDefault="00397B73">
            <w:pPr>
              <w:pStyle w:val="Compact"/>
            </w:pPr>
            <w:r>
              <w:t>0.0189</w:t>
            </w:r>
          </w:p>
        </w:tc>
        <w:tc>
          <w:tcPr>
            <w:tcW w:w="890" w:type="dxa"/>
          </w:tcPr>
          <w:p w14:paraId="14BF66F5" w14:textId="77777777" w:rsidR="00936766" w:rsidRDefault="00397B73">
            <w:pPr>
              <w:pStyle w:val="Compact"/>
              <w:jc w:val="right"/>
            </w:pPr>
            <w:r>
              <w:t>2004</w:t>
            </w:r>
          </w:p>
        </w:tc>
        <w:tc>
          <w:tcPr>
            <w:tcW w:w="924" w:type="dxa"/>
          </w:tcPr>
          <w:p w14:paraId="0DDD8A51" w14:textId="77777777" w:rsidR="00936766" w:rsidRDefault="00397B73">
            <w:pPr>
              <w:pStyle w:val="Compact"/>
              <w:jc w:val="right"/>
            </w:pPr>
            <w:r>
              <w:t>1.001</w:t>
            </w:r>
          </w:p>
        </w:tc>
      </w:tr>
      <w:tr w:rsidR="00936766" w14:paraId="0481E9AB" w14:textId="77777777">
        <w:tc>
          <w:tcPr>
            <w:tcW w:w="2142" w:type="dxa"/>
          </w:tcPr>
          <w:p w14:paraId="0AE6666E" w14:textId="77777777" w:rsidR="00936766" w:rsidRDefault="00936766"/>
        </w:tc>
        <w:tc>
          <w:tcPr>
            <w:tcW w:w="2398" w:type="dxa"/>
          </w:tcPr>
          <w:p w14:paraId="43F43E43" w14:textId="77777777" w:rsidR="00936766" w:rsidRDefault="00397B73">
            <w:pPr>
              <w:pStyle w:val="Compact"/>
            </w:pPr>
            <w:r>
              <w:t>Pollen count</w:t>
            </w:r>
          </w:p>
        </w:tc>
        <w:tc>
          <w:tcPr>
            <w:tcW w:w="924" w:type="dxa"/>
          </w:tcPr>
          <w:p w14:paraId="0C0561F1" w14:textId="77777777" w:rsidR="00936766" w:rsidRDefault="00397B73">
            <w:pPr>
              <w:pStyle w:val="Compact"/>
              <w:jc w:val="right"/>
            </w:pPr>
            <w:r>
              <w:t>-0.02</w:t>
            </w:r>
          </w:p>
        </w:tc>
        <w:tc>
          <w:tcPr>
            <w:tcW w:w="771" w:type="dxa"/>
          </w:tcPr>
          <w:p w14:paraId="458B069C" w14:textId="77777777" w:rsidR="00936766" w:rsidRDefault="00397B73">
            <w:pPr>
              <w:pStyle w:val="Compact"/>
              <w:jc w:val="right"/>
            </w:pPr>
            <w:r>
              <w:t>0.05</w:t>
            </w:r>
          </w:p>
        </w:tc>
        <w:tc>
          <w:tcPr>
            <w:tcW w:w="1153" w:type="dxa"/>
          </w:tcPr>
          <w:p w14:paraId="01896106" w14:textId="77777777" w:rsidR="00936766" w:rsidRDefault="00397B73">
            <w:pPr>
              <w:pStyle w:val="Compact"/>
              <w:jc w:val="right"/>
            </w:pPr>
            <w:r>
              <w:t>-0.02</w:t>
            </w:r>
          </w:p>
        </w:tc>
        <w:tc>
          <w:tcPr>
            <w:tcW w:w="924" w:type="dxa"/>
          </w:tcPr>
          <w:p w14:paraId="0E5BC833" w14:textId="77777777" w:rsidR="00936766" w:rsidRDefault="00397B73">
            <w:pPr>
              <w:pStyle w:val="Compact"/>
              <w:jc w:val="right"/>
            </w:pPr>
            <w:r>
              <w:t>-0.12</w:t>
            </w:r>
          </w:p>
        </w:tc>
        <w:tc>
          <w:tcPr>
            <w:tcW w:w="924" w:type="dxa"/>
          </w:tcPr>
          <w:p w14:paraId="721BF5A9" w14:textId="77777777" w:rsidR="00936766" w:rsidRDefault="00397B73">
            <w:pPr>
              <w:pStyle w:val="Compact"/>
              <w:jc w:val="right"/>
            </w:pPr>
            <w:r>
              <w:t>0.08</w:t>
            </w:r>
          </w:p>
        </w:tc>
        <w:tc>
          <w:tcPr>
            <w:tcW w:w="1188" w:type="dxa"/>
          </w:tcPr>
          <w:p w14:paraId="35AC5562" w14:textId="77777777" w:rsidR="00936766" w:rsidRDefault="00397B73">
            <w:pPr>
              <w:pStyle w:val="Compact"/>
            </w:pPr>
            <w:r>
              <w:t>0.7002</w:t>
            </w:r>
          </w:p>
        </w:tc>
        <w:tc>
          <w:tcPr>
            <w:tcW w:w="890" w:type="dxa"/>
          </w:tcPr>
          <w:p w14:paraId="2F5471EF" w14:textId="77777777" w:rsidR="00936766" w:rsidRDefault="00397B73">
            <w:pPr>
              <w:pStyle w:val="Compact"/>
              <w:jc w:val="right"/>
            </w:pPr>
            <w:r>
              <w:t>2345</w:t>
            </w:r>
          </w:p>
        </w:tc>
        <w:tc>
          <w:tcPr>
            <w:tcW w:w="924" w:type="dxa"/>
          </w:tcPr>
          <w:p w14:paraId="55A3B5CA" w14:textId="77777777" w:rsidR="00936766" w:rsidRDefault="00397B73">
            <w:pPr>
              <w:pStyle w:val="Compact"/>
              <w:jc w:val="right"/>
            </w:pPr>
            <w:r>
              <w:t>1.000</w:t>
            </w:r>
          </w:p>
        </w:tc>
      </w:tr>
      <w:tr w:rsidR="00936766" w14:paraId="0E98EF66" w14:textId="77777777">
        <w:tc>
          <w:tcPr>
            <w:tcW w:w="2142" w:type="dxa"/>
          </w:tcPr>
          <w:p w14:paraId="06EDEC16" w14:textId="77777777" w:rsidR="00936766" w:rsidRDefault="00936766"/>
        </w:tc>
        <w:tc>
          <w:tcPr>
            <w:tcW w:w="2398" w:type="dxa"/>
          </w:tcPr>
          <w:p w14:paraId="7086CCD9" w14:textId="77777777" w:rsidR="00936766" w:rsidRDefault="00397B73">
            <w:pPr>
              <w:pStyle w:val="Compact"/>
            </w:pPr>
            <w:r>
              <w:t>Seeds per pod</w:t>
            </w:r>
          </w:p>
        </w:tc>
        <w:tc>
          <w:tcPr>
            <w:tcW w:w="924" w:type="dxa"/>
          </w:tcPr>
          <w:p w14:paraId="7E6D9E42" w14:textId="77777777" w:rsidR="00936766" w:rsidRDefault="00397B73">
            <w:pPr>
              <w:pStyle w:val="Compact"/>
              <w:jc w:val="right"/>
            </w:pPr>
            <w:r>
              <w:t>-0.01</w:t>
            </w:r>
          </w:p>
        </w:tc>
        <w:tc>
          <w:tcPr>
            <w:tcW w:w="771" w:type="dxa"/>
          </w:tcPr>
          <w:p w14:paraId="4E5D4CE0" w14:textId="77777777" w:rsidR="00936766" w:rsidRDefault="00397B73">
            <w:pPr>
              <w:pStyle w:val="Compact"/>
              <w:jc w:val="right"/>
            </w:pPr>
            <w:r>
              <w:t>0.01</w:t>
            </w:r>
          </w:p>
        </w:tc>
        <w:tc>
          <w:tcPr>
            <w:tcW w:w="1153" w:type="dxa"/>
          </w:tcPr>
          <w:p w14:paraId="6C5B13CD" w14:textId="77777777" w:rsidR="00936766" w:rsidRDefault="00397B73">
            <w:pPr>
              <w:pStyle w:val="Compact"/>
              <w:jc w:val="right"/>
            </w:pPr>
            <w:r>
              <w:t>-0.01</w:t>
            </w:r>
          </w:p>
        </w:tc>
        <w:tc>
          <w:tcPr>
            <w:tcW w:w="924" w:type="dxa"/>
          </w:tcPr>
          <w:p w14:paraId="7D1384EC" w14:textId="77777777" w:rsidR="00936766" w:rsidRDefault="00397B73">
            <w:pPr>
              <w:pStyle w:val="Compact"/>
              <w:jc w:val="right"/>
            </w:pPr>
            <w:r>
              <w:t>-0.03</w:t>
            </w:r>
          </w:p>
        </w:tc>
        <w:tc>
          <w:tcPr>
            <w:tcW w:w="924" w:type="dxa"/>
          </w:tcPr>
          <w:p w14:paraId="70DF4FD6" w14:textId="77777777" w:rsidR="00936766" w:rsidRDefault="00397B73">
            <w:pPr>
              <w:pStyle w:val="Compact"/>
              <w:jc w:val="right"/>
            </w:pPr>
            <w:r>
              <w:t>0.00</w:t>
            </w:r>
          </w:p>
        </w:tc>
        <w:tc>
          <w:tcPr>
            <w:tcW w:w="1188" w:type="dxa"/>
          </w:tcPr>
          <w:p w14:paraId="4206B98E" w14:textId="77777777" w:rsidR="00936766" w:rsidRDefault="00397B73">
            <w:pPr>
              <w:pStyle w:val="Compact"/>
            </w:pPr>
            <w:r>
              <w:t>0.0765</w:t>
            </w:r>
          </w:p>
        </w:tc>
        <w:tc>
          <w:tcPr>
            <w:tcW w:w="890" w:type="dxa"/>
          </w:tcPr>
          <w:p w14:paraId="17095D52" w14:textId="77777777" w:rsidR="00936766" w:rsidRDefault="00397B73">
            <w:pPr>
              <w:pStyle w:val="Compact"/>
              <w:jc w:val="right"/>
            </w:pPr>
            <w:r>
              <w:t>3719</w:t>
            </w:r>
          </w:p>
        </w:tc>
        <w:tc>
          <w:tcPr>
            <w:tcW w:w="924" w:type="dxa"/>
          </w:tcPr>
          <w:p w14:paraId="5D4DD95F" w14:textId="77777777" w:rsidR="00936766" w:rsidRDefault="00397B73">
            <w:pPr>
              <w:pStyle w:val="Compact"/>
              <w:jc w:val="right"/>
            </w:pPr>
            <w:r>
              <w:t>0.999</w:t>
            </w:r>
          </w:p>
        </w:tc>
      </w:tr>
      <w:tr w:rsidR="00936766" w14:paraId="2F1569CE" w14:textId="77777777">
        <w:tc>
          <w:tcPr>
            <w:tcW w:w="2142" w:type="dxa"/>
          </w:tcPr>
          <w:p w14:paraId="1C24E663" w14:textId="77777777" w:rsidR="00936766" w:rsidRDefault="00936766"/>
        </w:tc>
        <w:tc>
          <w:tcPr>
            <w:tcW w:w="2398" w:type="dxa"/>
          </w:tcPr>
          <w:p w14:paraId="4EA71EA2" w14:textId="77777777" w:rsidR="00936766" w:rsidRDefault="00397B73">
            <w:pPr>
              <w:pStyle w:val="Compact"/>
            </w:pPr>
            <w:r>
              <w:t>Plant size</w:t>
            </w:r>
          </w:p>
        </w:tc>
        <w:tc>
          <w:tcPr>
            <w:tcW w:w="924" w:type="dxa"/>
          </w:tcPr>
          <w:p w14:paraId="7C4F0F4E" w14:textId="77777777" w:rsidR="00936766" w:rsidRDefault="00397B73">
            <w:pPr>
              <w:pStyle w:val="Compact"/>
              <w:jc w:val="right"/>
            </w:pPr>
            <w:r>
              <w:t>0.23</w:t>
            </w:r>
          </w:p>
        </w:tc>
        <w:tc>
          <w:tcPr>
            <w:tcW w:w="771" w:type="dxa"/>
          </w:tcPr>
          <w:p w14:paraId="000B171B" w14:textId="77777777" w:rsidR="00936766" w:rsidRDefault="00397B73">
            <w:pPr>
              <w:pStyle w:val="Compact"/>
              <w:jc w:val="right"/>
            </w:pPr>
            <w:r>
              <w:t>0.06</w:t>
            </w:r>
          </w:p>
        </w:tc>
        <w:tc>
          <w:tcPr>
            <w:tcW w:w="1153" w:type="dxa"/>
          </w:tcPr>
          <w:p w14:paraId="44820C59" w14:textId="77777777" w:rsidR="00936766" w:rsidRDefault="00397B73">
            <w:pPr>
              <w:pStyle w:val="Compact"/>
              <w:jc w:val="right"/>
            </w:pPr>
            <w:r>
              <w:t>0.23</w:t>
            </w:r>
          </w:p>
        </w:tc>
        <w:tc>
          <w:tcPr>
            <w:tcW w:w="924" w:type="dxa"/>
          </w:tcPr>
          <w:p w14:paraId="4C208C3F" w14:textId="77777777" w:rsidR="00936766" w:rsidRDefault="00397B73">
            <w:pPr>
              <w:pStyle w:val="Compact"/>
              <w:jc w:val="right"/>
            </w:pPr>
            <w:r>
              <w:t>0.12</w:t>
            </w:r>
          </w:p>
        </w:tc>
        <w:tc>
          <w:tcPr>
            <w:tcW w:w="924" w:type="dxa"/>
          </w:tcPr>
          <w:p w14:paraId="17B1332B" w14:textId="77777777" w:rsidR="00936766" w:rsidRDefault="00397B73">
            <w:pPr>
              <w:pStyle w:val="Compact"/>
              <w:jc w:val="right"/>
            </w:pPr>
            <w:r>
              <w:t>0.34</w:t>
            </w:r>
          </w:p>
        </w:tc>
        <w:tc>
          <w:tcPr>
            <w:tcW w:w="1188" w:type="dxa"/>
          </w:tcPr>
          <w:p w14:paraId="0404A9C7" w14:textId="77777777" w:rsidR="00936766" w:rsidRDefault="00397B73">
            <w:pPr>
              <w:pStyle w:val="Compact"/>
            </w:pPr>
            <w:r>
              <w:t>0.0001</w:t>
            </w:r>
          </w:p>
        </w:tc>
        <w:tc>
          <w:tcPr>
            <w:tcW w:w="890" w:type="dxa"/>
          </w:tcPr>
          <w:p w14:paraId="41F1F0C3" w14:textId="77777777" w:rsidR="00936766" w:rsidRDefault="00397B73">
            <w:pPr>
              <w:pStyle w:val="Compact"/>
              <w:jc w:val="right"/>
            </w:pPr>
            <w:r>
              <w:t>3607</w:t>
            </w:r>
          </w:p>
        </w:tc>
        <w:tc>
          <w:tcPr>
            <w:tcW w:w="924" w:type="dxa"/>
          </w:tcPr>
          <w:p w14:paraId="79AE4EE4" w14:textId="77777777" w:rsidR="00936766" w:rsidRDefault="00397B73">
            <w:pPr>
              <w:pStyle w:val="Compact"/>
              <w:jc w:val="right"/>
            </w:pPr>
            <w:r>
              <w:t>1.000</w:t>
            </w:r>
          </w:p>
        </w:tc>
      </w:tr>
      <w:tr w:rsidR="00936766" w14:paraId="288EF229" w14:textId="77777777">
        <w:tc>
          <w:tcPr>
            <w:tcW w:w="2142" w:type="dxa"/>
          </w:tcPr>
          <w:p w14:paraId="6388C9BE" w14:textId="77777777" w:rsidR="00936766" w:rsidRDefault="00936766"/>
        </w:tc>
        <w:tc>
          <w:tcPr>
            <w:tcW w:w="2398" w:type="dxa"/>
          </w:tcPr>
          <w:p w14:paraId="11B069EC" w14:textId="77777777" w:rsidR="00936766" w:rsidRDefault="00397B73">
            <w:pPr>
              <w:pStyle w:val="Compact"/>
            </w:pPr>
            <w:r>
              <w:t>Plant density</w:t>
            </w:r>
          </w:p>
        </w:tc>
        <w:tc>
          <w:tcPr>
            <w:tcW w:w="924" w:type="dxa"/>
          </w:tcPr>
          <w:p w14:paraId="37DC4BCA" w14:textId="77777777" w:rsidR="00936766" w:rsidRDefault="00397B73">
            <w:pPr>
              <w:pStyle w:val="Compact"/>
              <w:jc w:val="right"/>
            </w:pPr>
            <w:r>
              <w:t>0.41</w:t>
            </w:r>
          </w:p>
        </w:tc>
        <w:tc>
          <w:tcPr>
            <w:tcW w:w="771" w:type="dxa"/>
          </w:tcPr>
          <w:p w14:paraId="1954620C" w14:textId="77777777" w:rsidR="00936766" w:rsidRDefault="00397B73">
            <w:pPr>
              <w:pStyle w:val="Compact"/>
              <w:jc w:val="right"/>
            </w:pPr>
            <w:r>
              <w:t>0.11</w:t>
            </w:r>
          </w:p>
        </w:tc>
        <w:tc>
          <w:tcPr>
            <w:tcW w:w="1153" w:type="dxa"/>
          </w:tcPr>
          <w:p w14:paraId="55421BC8" w14:textId="77777777" w:rsidR="00936766" w:rsidRDefault="00397B73">
            <w:pPr>
              <w:pStyle w:val="Compact"/>
              <w:jc w:val="right"/>
            </w:pPr>
            <w:r>
              <w:t>0.41</w:t>
            </w:r>
          </w:p>
        </w:tc>
        <w:tc>
          <w:tcPr>
            <w:tcW w:w="924" w:type="dxa"/>
          </w:tcPr>
          <w:p w14:paraId="6430B50D" w14:textId="77777777" w:rsidR="00936766" w:rsidRDefault="00397B73">
            <w:pPr>
              <w:pStyle w:val="Compact"/>
              <w:jc w:val="right"/>
            </w:pPr>
            <w:r>
              <w:t>0.20</w:t>
            </w:r>
          </w:p>
        </w:tc>
        <w:tc>
          <w:tcPr>
            <w:tcW w:w="924" w:type="dxa"/>
          </w:tcPr>
          <w:p w14:paraId="3B9E950E" w14:textId="77777777" w:rsidR="00936766" w:rsidRDefault="00397B73">
            <w:pPr>
              <w:pStyle w:val="Compact"/>
              <w:jc w:val="right"/>
            </w:pPr>
            <w:r>
              <w:t>0.63</w:t>
            </w:r>
          </w:p>
        </w:tc>
        <w:tc>
          <w:tcPr>
            <w:tcW w:w="1188" w:type="dxa"/>
          </w:tcPr>
          <w:p w14:paraId="4DC9120D" w14:textId="77777777" w:rsidR="00936766" w:rsidRDefault="00397B73">
            <w:pPr>
              <w:pStyle w:val="Compact"/>
            </w:pPr>
            <w:r>
              <w:t>0.0002</w:t>
            </w:r>
          </w:p>
        </w:tc>
        <w:tc>
          <w:tcPr>
            <w:tcW w:w="890" w:type="dxa"/>
          </w:tcPr>
          <w:p w14:paraId="35C66001" w14:textId="77777777" w:rsidR="00936766" w:rsidRDefault="00397B73">
            <w:pPr>
              <w:pStyle w:val="Compact"/>
              <w:jc w:val="right"/>
            </w:pPr>
            <w:r>
              <w:t>1988</w:t>
            </w:r>
          </w:p>
        </w:tc>
        <w:tc>
          <w:tcPr>
            <w:tcW w:w="924" w:type="dxa"/>
          </w:tcPr>
          <w:p w14:paraId="165DD3B1" w14:textId="77777777" w:rsidR="00936766" w:rsidRDefault="00397B73">
            <w:pPr>
              <w:pStyle w:val="Compact"/>
              <w:jc w:val="right"/>
            </w:pPr>
            <w:r>
              <w:t>1.000</w:t>
            </w:r>
          </w:p>
        </w:tc>
      </w:tr>
      <w:tr w:rsidR="00936766" w14:paraId="45ED56B8" w14:textId="77777777">
        <w:tc>
          <w:tcPr>
            <w:tcW w:w="2142" w:type="dxa"/>
          </w:tcPr>
          <w:p w14:paraId="0EECE5F7" w14:textId="77777777" w:rsidR="00936766" w:rsidRDefault="00936766"/>
        </w:tc>
        <w:tc>
          <w:tcPr>
            <w:tcW w:w="2398" w:type="dxa"/>
          </w:tcPr>
          <w:p w14:paraId="313EEAC1" w14:textId="77777777" w:rsidR="00936766" w:rsidRDefault="00397B73">
            <w:pPr>
              <w:pStyle w:val="Compact"/>
            </w:pPr>
            <w:r>
              <w:t>LCB distance</w:t>
            </w:r>
          </w:p>
        </w:tc>
        <w:tc>
          <w:tcPr>
            <w:tcW w:w="924" w:type="dxa"/>
          </w:tcPr>
          <w:p w14:paraId="55C0C687" w14:textId="77777777" w:rsidR="00936766" w:rsidRDefault="00397B73">
            <w:pPr>
              <w:pStyle w:val="Compact"/>
              <w:jc w:val="right"/>
            </w:pPr>
            <w:r>
              <w:t>0.07</w:t>
            </w:r>
          </w:p>
        </w:tc>
        <w:tc>
          <w:tcPr>
            <w:tcW w:w="771" w:type="dxa"/>
          </w:tcPr>
          <w:p w14:paraId="5F8D0FC5" w14:textId="77777777" w:rsidR="00936766" w:rsidRDefault="00397B73">
            <w:pPr>
              <w:pStyle w:val="Compact"/>
              <w:jc w:val="right"/>
            </w:pPr>
            <w:r>
              <w:t>0.07</w:t>
            </w:r>
          </w:p>
        </w:tc>
        <w:tc>
          <w:tcPr>
            <w:tcW w:w="1153" w:type="dxa"/>
          </w:tcPr>
          <w:p w14:paraId="41A2D388" w14:textId="77777777" w:rsidR="00936766" w:rsidRDefault="00397B73">
            <w:pPr>
              <w:pStyle w:val="Compact"/>
              <w:jc w:val="right"/>
            </w:pPr>
            <w:r>
              <w:t>0.07</w:t>
            </w:r>
          </w:p>
        </w:tc>
        <w:tc>
          <w:tcPr>
            <w:tcW w:w="924" w:type="dxa"/>
          </w:tcPr>
          <w:p w14:paraId="1E99CF84" w14:textId="77777777" w:rsidR="00936766" w:rsidRDefault="00397B73">
            <w:pPr>
              <w:pStyle w:val="Compact"/>
              <w:jc w:val="right"/>
            </w:pPr>
            <w:r>
              <w:t>-0.06</w:t>
            </w:r>
          </w:p>
        </w:tc>
        <w:tc>
          <w:tcPr>
            <w:tcW w:w="924" w:type="dxa"/>
          </w:tcPr>
          <w:p w14:paraId="0DBABCE5" w14:textId="77777777" w:rsidR="00936766" w:rsidRDefault="00397B73">
            <w:pPr>
              <w:pStyle w:val="Compact"/>
              <w:jc w:val="right"/>
            </w:pPr>
            <w:r>
              <w:t>0.22</w:t>
            </w:r>
          </w:p>
        </w:tc>
        <w:tc>
          <w:tcPr>
            <w:tcW w:w="1188" w:type="dxa"/>
          </w:tcPr>
          <w:p w14:paraId="4FED4AAC" w14:textId="77777777" w:rsidR="00936766" w:rsidRDefault="00397B73">
            <w:pPr>
              <w:pStyle w:val="Compact"/>
            </w:pPr>
            <w:r>
              <w:t>0.3146</w:t>
            </w:r>
          </w:p>
        </w:tc>
        <w:tc>
          <w:tcPr>
            <w:tcW w:w="890" w:type="dxa"/>
          </w:tcPr>
          <w:p w14:paraId="5D568C23" w14:textId="77777777" w:rsidR="00936766" w:rsidRDefault="00397B73">
            <w:pPr>
              <w:pStyle w:val="Compact"/>
              <w:jc w:val="right"/>
            </w:pPr>
            <w:r>
              <w:t>4466</w:t>
            </w:r>
          </w:p>
        </w:tc>
        <w:tc>
          <w:tcPr>
            <w:tcW w:w="924" w:type="dxa"/>
          </w:tcPr>
          <w:p w14:paraId="5C4B0AE2" w14:textId="77777777" w:rsidR="00936766" w:rsidRDefault="00397B73">
            <w:pPr>
              <w:pStyle w:val="Compact"/>
              <w:jc w:val="right"/>
            </w:pPr>
            <w:r>
              <w:t>1.000</w:t>
            </w:r>
          </w:p>
        </w:tc>
      </w:tr>
      <w:tr w:rsidR="00936766" w14:paraId="2BD379D2" w14:textId="77777777">
        <w:tc>
          <w:tcPr>
            <w:tcW w:w="2142" w:type="dxa"/>
          </w:tcPr>
          <w:p w14:paraId="3D24A9C9" w14:textId="77777777" w:rsidR="00936766" w:rsidRDefault="00936766"/>
        </w:tc>
        <w:tc>
          <w:tcPr>
            <w:tcW w:w="2398" w:type="dxa"/>
          </w:tcPr>
          <w:p w14:paraId="42924ECC" w14:textId="77777777" w:rsidR="00936766" w:rsidRDefault="00397B73">
            <w:pPr>
              <w:pStyle w:val="Compact"/>
            </w:pPr>
            <w:r>
              <w:t>Sigma</w:t>
            </w:r>
          </w:p>
        </w:tc>
        <w:tc>
          <w:tcPr>
            <w:tcW w:w="924" w:type="dxa"/>
          </w:tcPr>
          <w:p w14:paraId="01E5CC98" w14:textId="77777777" w:rsidR="00936766" w:rsidRDefault="00397B73">
            <w:pPr>
              <w:pStyle w:val="Compact"/>
              <w:jc w:val="right"/>
            </w:pPr>
            <w:r>
              <w:t>0.75</w:t>
            </w:r>
          </w:p>
        </w:tc>
        <w:tc>
          <w:tcPr>
            <w:tcW w:w="771" w:type="dxa"/>
          </w:tcPr>
          <w:p w14:paraId="67E68695" w14:textId="77777777" w:rsidR="00936766" w:rsidRDefault="00397B73">
            <w:pPr>
              <w:pStyle w:val="Compact"/>
              <w:jc w:val="right"/>
            </w:pPr>
            <w:r>
              <w:t>0.03</w:t>
            </w:r>
          </w:p>
        </w:tc>
        <w:tc>
          <w:tcPr>
            <w:tcW w:w="1153" w:type="dxa"/>
          </w:tcPr>
          <w:p w14:paraId="11C5F825" w14:textId="77777777" w:rsidR="00936766" w:rsidRDefault="00397B73">
            <w:pPr>
              <w:pStyle w:val="Compact"/>
              <w:jc w:val="right"/>
            </w:pPr>
            <w:r>
              <w:t>0.75</w:t>
            </w:r>
          </w:p>
        </w:tc>
        <w:tc>
          <w:tcPr>
            <w:tcW w:w="924" w:type="dxa"/>
          </w:tcPr>
          <w:p w14:paraId="72CD7124" w14:textId="77777777" w:rsidR="00936766" w:rsidRDefault="00397B73">
            <w:pPr>
              <w:pStyle w:val="Compact"/>
              <w:jc w:val="right"/>
            </w:pPr>
            <w:r>
              <w:t>0.69</w:t>
            </w:r>
          </w:p>
        </w:tc>
        <w:tc>
          <w:tcPr>
            <w:tcW w:w="924" w:type="dxa"/>
          </w:tcPr>
          <w:p w14:paraId="4E7A59C7" w14:textId="77777777" w:rsidR="00936766" w:rsidRDefault="00397B73">
            <w:pPr>
              <w:pStyle w:val="Compact"/>
              <w:jc w:val="right"/>
            </w:pPr>
            <w:r>
              <w:t>0.81</w:t>
            </w:r>
          </w:p>
        </w:tc>
        <w:tc>
          <w:tcPr>
            <w:tcW w:w="1188" w:type="dxa"/>
          </w:tcPr>
          <w:p w14:paraId="46D3101E" w14:textId="77777777" w:rsidR="00936766" w:rsidRDefault="00397B73">
            <w:pPr>
              <w:pStyle w:val="Compact"/>
            </w:pPr>
            <w:r>
              <w:t>-</w:t>
            </w:r>
          </w:p>
        </w:tc>
        <w:tc>
          <w:tcPr>
            <w:tcW w:w="890" w:type="dxa"/>
          </w:tcPr>
          <w:p w14:paraId="2A1E2D29" w14:textId="77777777" w:rsidR="00936766" w:rsidRDefault="00397B73">
            <w:pPr>
              <w:pStyle w:val="Compact"/>
              <w:jc w:val="right"/>
            </w:pPr>
            <w:r>
              <w:t>3533</w:t>
            </w:r>
          </w:p>
        </w:tc>
        <w:tc>
          <w:tcPr>
            <w:tcW w:w="924" w:type="dxa"/>
          </w:tcPr>
          <w:p w14:paraId="62B744B3" w14:textId="77777777" w:rsidR="00936766" w:rsidRDefault="00397B73">
            <w:pPr>
              <w:pStyle w:val="Compact"/>
              <w:jc w:val="right"/>
            </w:pPr>
            <w:r>
              <w:t>1.000</w:t>
            </w:r>
          </w:p>
        </w:tc>
      </w:tr>
      <w:tr w:rsidR="00936766" w14:paraId="62DC82AA" w14:textId="77777777">
        <w:tc>
          <w:tcPr>
            <w:tcW w:w="2142" w:type="dxa"/>
          </w:tcPr>
          <w:p w14:paraId="6AF52B41" w14:textId="77777777" w:rsidR="00936766" w:rsidRDefault="00936766"/>
        </w:tc>
        <w:tc>
          <w:tcPr>
            <w:tcW w:w="2398" w:type="dxa"/>
          </w:tcPr>
          <w:p w14:paraId="5A893EC5" w14:textId="77777777" w:rsidR="00936766" w:rsidRDefault="00397B73">
            <w:pPr>
              <w:pStyle w:val="Compact"/>
            </w:pPr>
            <w:r>
              <w:t>Sigma (field)</w:t>
            </w:r>
          </w:p>
        </w:tc>
        <w:tc>
          <w:tcPr>
            <w:tcW w:w="924" w:type="dxa"/>
          </w:tcPr>
          <w:p w14:paraId="5E39E39B" w14:textId="77777777" w:rsidR="00936766" w:rsidRDefault="00397B73">
            <w:pPr>
              <w:pStyle w:val="Compact"/>
              <w:jc w:val="right"/>
            </w:pPr>
            <w:r>
              <w:t>0.36</w:t>
            </w:r>
          </w:p>
        </w:tc>
        <w:tc>
          <w:tcPr>
            <w:tcW w:w="771" w:type="dxa"/>
          </w:tcPr>
          <w:p w14:paraId="6DDD9B8E" w14:textId="77777777" w:rsidR="00936766" w:rsidRDefault="00397B73">
            <w:pPr>
              <w:pStyle w:val="Compact"/>
              <w:jc w:val="right"/>
            </w:pPr>
            <w:r>
              <w:t>0.06</w:t>
            </w:r>
          </w:p>
        </w:tc>
        <w:tc>
          <w:tcPr>
            <w:tcW w:w="1153" w:type="dxa"/>
          </w:tcPr>
          <w:p w14:paraId="69A58627" w14:textId="77777777" w:rsidR="00936766" w:rsidRDefault="00397B73">
            <w:pPr>
              <w:pStyle w:val="Compact"/>
              <w:jc w:val="right"/>
            </w:pPr>
            <w:r>
              <w:t>0.35</w:t>
            </w:r>
          </w:p>
        </w:tc>
        <w:tc>
          <w:tcPr>
            <w:tcW w:w="924" w:type="dxa"/>
          </w:tcPr>
          <w:p w14:paraId="0E1871D8" w14:textId="77777777" w:rsidR="00936766" w:rsidRDefault="00397B73">
            <w:pPr>
              <w:pStyle w:val="Compact"/>
              <w:jc w:val="right"/>
            </w:pPr>
            <w:r>
              <w:t>0.25</w:t>
            </w:r>
          </w:p>
        </w:tc>
        <w:tc>
          <w:tcPr>
            <w:tcW w:w="924" w:type="dxa"/>
          </w:tcPr>
          <w:p w14:paraId="5AD41F9E" w14:textId="77777777" w:rsidR="00936766" w:rsidRDefault="00397B73">
            <w:pPr>
              <w:pStyle w:val="Compact"/>
              <w:jc w:val="right"/>
            </w:pPr>
            <w:r>
              <w:t>0.49</w:t>
            </w:r>
          </w:p>
        </w:tc>
        <w:tc>
          <w:tcPr>
            <w:tcW w:w="1188" w:type="dxa"/>
          </w:tcPr>
          <w:p w14:paraId="16CDDA6D" w14:textId="77777777" w:rsidR="00936766" w:rsidRDefault="00397B73">
            <w:pPr>
              <w:pStyle w:val="Compact"/>
            </w:pPr>
            <w:r>
              <w:t>-</w:t>
            </w:r>
          </w:p>
        </w:tc>
        <w:tc>
          <w:tcPr>
            <w:tcW w:w="890" w:type="dxa"/>
          </w:tcPr>
          <w:p w14:paraId="72413BE5" w14:textId="77777777" w:rsidR="00936766" w:rsidRDefault="00397B73">
            <w:pPr>
              <w:pStyle w:val="Compact"/>
              <w:jc w:val="right"/>
            </w:pPr>
            <w:r>
              <w:t>2060</w:t>
            </w:r>
          </w:p>
        </w:tc>
        <w:tc>
          <w:tcPr>
            <w:tcW w:w="924" w:type="dxa"/>
          </w:tcPr>
          <w:p w14:paraId="4BA3B827" w14:textId="77777777" w:rsidR="00936766" w:rsidRDefault="00397B73">
            <w:pPr>
              <w:pStyle w:val="Compact"/>
              <w:jc w:val="right"/>
            </w:pPr>
            <w:r>
              <w:t>1.000</w:t>
            </w:r>
          </w:p>
        </w:tc>
      </w:tr>
      <w:tr w:rsidR="00936766" w14:paraId="1A2C01EB" w14:textId="77777777">
        <w:tc>
          <w:tcPr>
            <w:tcW w:w="2142" w:type="dxa"/>
          </w:tcPr>
          <w:p w14:paraId="408D8D13" w14:textId="77777777" w:rsidR="00936766" w:rsidRDefault="00936766"/>
        </w:tc>
        <w:tc>
          <w:tcPr>
            <w:tcW w:w="2398" w:type="dxa"/>
          </w:tcPr>
          <w:p w14:paraId="1169D92A" w14:textId="77777777" w:rsidR="00936766" w:rsidRDefault="00397B73">
            <w:pPr>
              <w:pStyle w:val="Compact"/>
            </w:pPr>
            <w:r>
              <w:t>Lambda</w:t>
            </w:r>
          </w:p>
        </w:tc>
        <w:tc>
          <w:tcPr>
            <w:tcW w:w="924" w:type="dxa"/>
          </w:tcPr>
          <w:p w14:paraId="24BCC9C5" w14:textId="77777777" w:rsidR="00936766" w:rsidRDefault="00397B73">
            <w:pPr>
              <w:pStyle w:val="Compact"/>
              <w:jc w:val="right"/>
            </w:pPr>
            <w:r>
              <w:t>4.44</w:t>
            </w:r>
          </w:p>
        </w:tc>
        <w:tc>
          <w:tcPr>
            <w:tcW w:w="771" w:type="dxa"/>
          </w:tcPr>
          <w:p w14:paraId="7995562A" w14:textId="77777777" w:rsidR="00936766" w:rsidRDefault="00397B73">
            <w:pPr>
              <w:pStyle w:val="Compact"/>
              <w:jc w:val="right"/>
            </w:pPr>
            <w:r>
              <w:t>1.22</w:t>
            </w:r>
          </w:p>
        </w:tc>
        <w:tc>
          <w:tcPr>
            <w:tcW w:w="1153" w:type="dxa"/>
          </w:tcPr>
          <w:p w14:paraId="71179406" w14:textId="77777777" w:rsidR="00936766" w:rsidRDefault="00397B73">
            <w:pPr>
              <w:pStyle w:val="Compact"/>
              <w:jc w:val="right"/>
            </w:pPr>
            <w:r>
              <w:t>4.23</w:t>
            </w:r>
          </w:p>
        </w:tc>
        <w:tc>
          <w:tcPr>
            <w:tcW w:w="924" w:type="dxa"/>
          </w:tcPr>
          <w:p w14:paraId="3096934E" w14:textId="77777777" w:rsidR="00936766" w:rsidRDefault="00397B73">
            <w:pPr>
              <w:pStyle w:val="Compact"/>
              <w:jc w:val="right"/>
            </w:pPr>
            <w:r>
              <w:t>2.70</w:t>
            </w:r>
          </w:p>
        </w:tc>
        <w:tc>
          <w:tcPr>
            <w:tcW w:w="924" w:type="dxa"/>
          </w:tcPr>
          <w:p w14:paraId="1B9DEB2F" w14:textId="77777777" w:rsidR="00936766" w:rsidRDefault="00397B73">
            <w:pPr>
              <w:pStyle w:val="Compact"/>
              <w:jc w:val="right"/>
            </w:pPr>
            <w:bookmarkStart w:id="72" w:name="_GoBack"/>
            <w:bookmarkEnd w:id="72"/>
            <w:r>
              <w:t>7.42</w:t>
            </w:r>
          </w:p>
        </w:tc>
        <w:tc>
          <w:tcPr>
            <w:tcW w:w="1188" w:type="dxa"/>
          </w:tcPr>
          <w:p w14:paraId="1454275E" w14:textId="77777777" w:rsidR="00936766" w:rsidRDefault="00397B73">
            <w:pPr>
              <w:pStyle w:val="Compact"/>
            </w:pPr>
            <w:r>
              <w:t>-</w:t>
            </w:r>
          </w:p>
        </w:tc>
        <w:tc>
          <w:tcPr>
            <w:tcW w:w="890" w:type="dxa"/>
          </w:tcPr>
          <w:p w14:paraId="7B770AF3" w14:textId="77777777" w:rsidR="00936766" w:rsidRDefault="00397B73">
            <w:pPr>
              <w:pStyle w:val="Compact"/>
              <w:jc w:val="right"/>
            </w:pPr>
            <w:r>
              <w:t>2125</w:t>
            </w:r>
          </w:p>
        </w:tc>
        <w:tc>
          <w:tcPr>
            <w:tcW w:w="924" w:type="dxa"/>
          </w:tcPr>
          <w:p w14:paraId="20EC0943" w14:textId="77777777" w:rsidR="00936766" w:rsidRDefault="00397B73">
            <w:pPr>
              <w:pStyle w:val="Compact"/>
              <w:jc w:val="right"/>
            </w:pPr>
            <w:r>
              <w:t>1.000</w:t>
            </w:r>
          </w:p>
        </w:tc>
      </w:tr>
      <w:tr w:rsidR="00936766" w14:paraId="256ACDC7" w14:textId="77777777">
        <w:tc>
          <w:tcPr>
            <w:tcW w:w="2142" w:type="dxa"/>
          </w:tcPr>
          <w:p w14:paraId="25525F27" w14:textId="77777777" w:rsidR="00936766" w:rsidRDefault="00397B73">
            <w:pPr>
              <w:pStyle w:val="Compact"/>
            </w:pPr>
            <w:bookmarkStart w:id="73" w:name="tab%3AseedCoefs"/>
            <w:r>
              <w:t>[tab:seedCoefs]</w:t>
            </w:r>
            <w:bookmarkEnd w:id="73"/>
          </w:p>
        </w:tc>
        <w:tc>
          <w:tcPr>
            <w:tcW w:w="2398" w:type="dxa"/>
          </w:tcPr>
          <w:p w14:paraId="64191948" w14:textId="77777777" w:rsidR="00936766" w:rsidRDefault="00936766"/>
        </w:tc>
        <w:tc>
          <w:tcPr>
            <w:tcW w:w="924" w:type="dxa"/>
          </w:tcPr>
          <w:p w14:paraId="31EBCF40" w14:textId="77777777" w:rsidR="00936766" w:rsidRDefault="00936766"/>
        </w:tc>
        <w:tc>
          <w:tcPr>
            <w:tcW w:w="771" w:type="dxa"/>
          </w:tcPr>
          <w:p w14:paraId="3E7A99E6" w14:textId="77777777" w:rsidR="00936766" w:rsidRDefault="00936766"/>
        </w:tc>
        <w:tc>
          <w:tcPr>
            <w:tcW w:w="1153" w:type="dxa"/>
          </w:tcPr>
          <w:p w14:paraId="006EE99F" w14:textId="77777777" w:rsidR="00936766" w:rsidRDefault="00936766"/>
        </w:tc>
        <w:tc>
          <w:tcPr>
            <w:tcW w:w="924" w:type="dxa"/>
          </w:tcPr>
          <w:p w14:paraId="3A051CCE" w14:textId="77777777" w:rsidR="00936766" w:rsidRDefault="00936766"/>
        </w:tc>
        <w:tc>
          <w:tcPr>
            <w:tcW w:w="924" w:type="dxa"/>
          </w:tcPr>
          <w:p w14:paraId="712ECC79" w14:textId="77777777" w:rsidR="00936766" w:rsidRDefault="00936766"/>
        </w:tc>
        <w:tc>
          <w:tcPr>
            <w:tcW w:w="1188" w:type="dxa"/>
          </w:tcPr>
          <w:p w14:paraId="2B6727C2" w14:textId="77777777" w:rsidR="00936766" w:rsidRDefault="00936766"/>
        </w:tc>
        <w:tc>
          <w:tcPr>
            <w:tcW w:w="890" w:type="dxa"/>
          </w:tcPr>
          <w:p w14:paraId="2F6D033C" w14:textId="77777777" w:rsidR="00936766" w:rsidRDefault="00936766"/>
        </w:tc>
        <w:tc>
          <w:tcPr>
            <w:tcW w:w="924" w:type="dxa"/>
          </w:tcPr>
          <w:p w14:paraId="0421F2C3" w14:textId="77777777" w:rsidR="00936766" w:rsidRDefault="00936766"/>
        </w:tc>
      </w:tr>
    </w:tbl>
    <w:p w14:paraId="0D6501D8" w14:textId="77777777" w:rsidR="00936766" w:rsidRDefault="00397B73">
      <w:pPr>
        <w:pStyle w:val="Heading2"/>
      </w:pPr>
      <w:bookmarkStart w:id="74" w:name="total-yield-models"/>
      <w:r>
        <w:t>Total yield models</w:t>
      </w:r>
      <w:bookmarkEnd w:id="74"/>
    </w:p>
    <w:p w14:paraId="770477EF" w14:textId="77777777" w:rsidR="00936766" w:rsidRDefault="00397B73">
      <w:pPr>
        <w:pStyle w:val="FirstParagraph"/>
      </w:pPr>
      <w:r>
        <w:t xml:space="preserve">Formulas for total yield models are using </w:t>
      </w:r>
      <w:r>
        <w:rPr>
          <w:rStyle w:val="VerbatimChar"/>
        </w:rPr>
        <w:t>lmer</w:t>
      </w:r>
      <w:r>
        <w:t xml:space="preserve">-style R formulas. Predicted yield for each plant was calculated as: pods per plant </w:t>
      </w:r>
      <m:oMath>
        <m:r>
          <w:rPr>
            <w:rFonts w:ascii="Cambria Math" w:hAnsi="Cambria Math"/>
          </w:rPr>
          <m:t>×</m:t>
        </m:r>
      </m:oMath>
      <w:r>
        <w:t xml:space="preserve"> seeds per pod </w:t>
      </w:r>
      <m:oMath>
        <m:r>
          <w:rPr>
            <w:rFonts w:ascii="Cambria Math" w:hAnsi="Cambria Math"/>
          </w:rPr>
          <m:t>×</m:t>
        </m:r>
      </m:oMath>
      <w:r>
        <w:t xml:space="preserve"> weight per seed. Terms on right side of </w:t>
      </w:r>
      <m:oMath>
        <m:r>
          <w:rPr>
            <w:rFonts w:ascii="Cambria Math" w:hAnsi="Cambria Math"/>
          </w:rPr>
          <m:t>∼</m:t>
        </m:r>
      </m:oMath>
      <w:r>
        <w:t xml:space="preserve"> indicate fixed effects, while terms in brackets indicate random intercepts (and slopes).</w:t>
      </w:r>
    </w:p>
    <w:p w14:paraId="0179FC12" w14:textId="77777777" w:rsidR="00936766" w:rsidRDefault="00397B73">
      <w:pPr>
        <w:pStyle w:val="BodyText"/>
        <w:jc w:val="center"/>
      </w:pPr>
      <m:oMathPara>
        <m:oMathParaPr>
          <m:jc m:val="center"/>
        </m:oMathParaPr>
        <m:oMath>
          <m:m>
            <m:mPr>
              <m:mcs>
                <m:mc>
                  <m:mcPr>
                    <m:count m:val="2"/>
                    <m:mcJc m:val="center"/>
                  </m:mcPr>
                </m:mc>
              </m:mcs>
              <m:ctrlPr>
                <w:rPr>
                  <w:rFonts w:ascii="Cambria Math" w:hAnsi="Cambria Math"/>
                </w:rPr>
              </m:ctrlPr>
            </m:mPr>
            <m:mr>
              <m:e>
                <m:r>
                  <m:rPr>
                    <m:lit/>
                    <m:nor/>
                  </m:rPr>
                  <w:rPr>
                    <w:rFonts w:ascii="Cambria Math" w:hAnsi="Cambria Math"/>
                  </w:rPr>
                  <m:t>Total Yield</m:t>
                </m:r>
                <m:r>
                  <w:rPr>
                    <w:rFonts w:ascii="Cambria Math" w:hAnsi="Cambria Math"/>
                  </w:rPr>
                  <m:t>∼</m:t>
                </m:r>
              </m:e>
              <m:e>
                <m:r>
                  <w:rPr>
                    <w:rFonts w:ascii="Cambria Math" w:hAnsi="Cambria Math"/>
                  </w:rPr>
                  <m:t>log</m:t>
                </m:r>
                <m:d>
                  <m:dPr>
                    <m:ctrlPr>
                      <w:rPr>
                        <w:rFonts w:ascii="Cambria Math" w:hAnsi="Cambria Math"/>
                      </w:rPr>
                    </m:ctrlPr>
                  </m:dPr>
                  <m:e>
                    <m:r>
                      <m:rPr>
                        <m:lit/>
                        <m:nor/>
                      </m:rPr>
                      <w:rPr>
                        <w:rFonts w:ascii="Cambria Math" w:hAnsi="Cambria Math"/>
                      </w:rPr>
                      <m:t>Predicted Yield</m:t>
                    </m:r>
                  </m:e>
                </m:d>
                <m:r>
                  <w:rPr>
                    <w:rFonts w:ascii="Cambria Math" w:hAnsi="Cambria Math"/>
                  </w:rPr>
                  <m:t>+</m:t>
                </m:r>
                <m:d>
                  <m:dPr>
                    <m:ctrlPr>
                      <w:rPr>
                        <w:rFonts w:ascii="Cambria Math" w:hAnsi="Cambria Math"/>
                      </w:rPr>
                    </m:ctrlPr>
                  </m:dPr>
                  <m:e>
                    <m:r>
                      <w:rPr>
                        <w:rFonts w:ascii="Cambria Math" w:hAnsi="Cambria Math"/>
                      </w:rPr>
                      <m:t>log</m:t>
                    </m:r>
                    <m:d>
                      <m:dPr>
                        <m:ctrlPr>
                          <w:rPr>
                            <w:rFonts w:ascii="Cambria Math" w:hAnsi="Cambria Math"/>
                          </w:rPr>
                        </m:ctrlPr>
                      </m:dPr>
                      <m:e>
                        <m:r>
                          <m:rPr>
                            <m:lit/>
                            <m:nor/>
                          </m:rPr>
                          <w:rPr>
                            <w:rFonts w:ascii="Cambria Math" w:hAnsi="Cambria Math"/>
                          </w:rPr>
                          <m:t>Predicted Yield</m:t>
                        </m:r>
                      </m:e>
                    </m:d>
                    <m:r>
                      <w:rPr>
                        <w:rFonts w:ascii="Cambria Math" w:hAnsi="Cambria Math"/>
                      </w:rPr>
                      <m:t>∨</m:t>
                    </m:r>
                    <m:r>
                      <m:rPr>
                        <m:lit/>
                        <m:nor/>
                      </m:rPr>
                      <w:rPr>
                        <w:rFonts w:ascii="Cambria Math" w:hAnsi="Cambria Math"/>
                      </w:rPr>
                      <m:t>Field</m:t>
                    </m:r>
                  </m:e>
                </m:d>
                <m:r>
                  <w:rPr>
                    <w:rFonts w:ascii="Cambria Math" w:hAnsi="Cambria Math"/>
                  </w:rPr>
                  <m:t>+</m:t>
                </m:r>
                <m:d>
                  <m:dPr>
                    <m:ctrlPr>
                      <w:rPr>
                        <w:rFonts w:ascii="Cambria Math" w:hAnsi="Cambria Math"/>
                      </w:rPr>
                    </m:ctrlPr>
                  </m:dPr>
                  <m:e>
                    <m:r>
                      <w:rPr>
                        <w:rFonts w:ascii="Cambria Math" w:hAnsi="Cambria Math"/>
                      </w:rPr>
                      <m:t>log</m:t>
                    </m:r>
                    <m:d>
                      <m:dPr>
                        <m:ctrlPr>
                          <w:rPr>
                            <w:rFonts w:ascii="Cambria Math" w:hAnsi="Cambria Math"/>
                          </w:rPr>
                        </m:ctrlPr>
                      </m:dPr>
                      <m:e>
                        <m:r>
                          <m:rPr>
                            <m:lit/>
                            <m:nor/>
                          </m:rPr>
                          <w:rPr>
                            <w:rFonts w:ascii="Cambria Math" w:hAnsi="Cambria Math"/>
                          </w:rPr>
                          <m:t>Predicted Yield</m:t>
                        </m:r>
                      </m:e>
                    </m:d>
                    <m:r>
                      <w:rPr>
                        <w:rFonts w:ascii="Cambria Math" w:hAnsi="Cambria Math"/>
                      </w:rPr>
                      <m:t>∨</m:t>
                    </m:r>
                    <m:r>
                      <m:rPr>
                        <m:lit/>
                        <m:nor/>
                      </m:rPr>
                      <w:rPr>
                        <w:rFonts w:ascii="Cambria Math" w:hAnsi="Cambria Math"/>
                      </w:rPr>
                      <m:t>Plot</m:t>
                    </m:r>
                  </m:e>
                </m:d>
                <m:r>
                  <w:rPr>
                    <w:rFonts w:ascii="Cambria Math" w:hAnsi="Cambria Math"/>
                  </w:rPr>
                  <m:t>,</m:t>
                </m:r>
                <m:r>
                  <m:rPr>
                    <m:lit/>
                    <m:nor/>
                  </m:rPr>
                  <w:rPr>
                    <w:rFonts w:ascii="Cambria Math" w:hAnsi="Cambria Math"/>
                  </w:rPr>
                  <m:t>distribution = log-normal</m:t>
                </m:r>
              </m:e>
            </m:mr>
          </m:m>
        </m:oMath>
      </m:oMathPara>
    </w:p>
    <w:p w14:paraId="3FC7F5E9" w14:textId="77777777" w:rsidR="00936766" w:rsidRDefault="00397B73">
      <w:pPr>
        <w:pStyle w:val="TableCaption"/>
      </w:pPr>
      <w:r>
        <w:t>Summary of parameters for total yield models</w:t>
      </w:r>
    </w:p>
    <w:tbl>
      <w:tblPr>
        <w:tblW w:w="14300" w:type="dxa"/>
        <w:tblInd w:w="-108" w:type="dxa"/>
        <w:tblLayout w:type="fixed"/>
        <w:tblLook w:val="04A0" w:firstRow="1" w:lastRow="0" w:firstColumn="1" w:lastColumn="0" w:noHBand="0" w:noVBand="1"/>
      </w:tblPr>
      <w:tblGrid>
        <w:gridCol w:w="1521"/>
        <w:gridCol w:w="3609"/>
        <w:gridCol w:w="1005"/>
        <w:gridCol w:w="924"/>
        <w:gridCol w:w="1158"/>
        <w:gridCol w:w="1135"/>
        <w:gridCol w:w="1005"/>
        <w:gridCol w:w="1005"/>
        <w:gridCol w:w="1124"/>
        <w:gridCol w:w="890"/>
        <w:gridCol w:w="924"/>
      </w:tblGrid>
      <w:tr w:rsidR="00936766" w14:paraId="624026EA" w14:textId="77777777">
        <w:tc>
          <w:tcPr>
            <w:tcW w:w="1521" w:type="dxa"/>
            <w:tcBorders>
              <w:bottom w:val="single" w:sz="6" w:space="0" w:color="000000"/>
            </w:tcBorders>
            <w:vAlign w:val="bottom"/>
          </w:tcPr>
          <w:p w14:paraId="7531CE66" w14:textId="77777777" w:rsidR="00936766" w:rsidRDefault="00397B73">
            <w:pPr>
              <w:pStyle w:val="Compact"/>
            </w:pPr>
            <w:r>
              <w:t>Field Type</w:t>
            </w:r>
          </w:p>
        </w:tc>
        <w:tc>
          <w:tcPr>
            <w:tcW w:w="3609" w:type="dxa"/>
            <w:tcBorders>
              <w:bottom w:val="single" w:sz="6" w:space="0" w:color="000000"/>
            </w:tcBorders>
            <w:vAlign w:val="bottom"/>
          </w:tcPr>
          <w:p w14:paraId="12C813CC" w14:textId="77777777" w:rsidR="00936766" w:rsidRDefault="00397B73">
            <w:pPr>
              <w:pStyle w:val="Compact"/>
            </w:pPr>
            <w:r>
              <w:t>Parameter</w:t>
            </w:r>
          </w:p>
        </w:tc>
        <w:tc>
          <w:tcPr>
            <w:tcW w:w="1005" w:type="dxa"/>
            <w:tcBorders>
              <w:bottom w:val="single" w:sz="6" w:space="0" w:color="000000"/>
            </w:tcBorders>
            <w:vAlign w:val="bottom"/>
          </w:tcPr>
          <w:p w14:paraId="20AC2C96" w14:textId="77777777" w:rsidR="00936766" w:rsidRDefault="00397B73">
            <w:pPr>
              <w:pStyle w:val="Compact"/>
              <w:jc w:val="right"/>
            </w:pPr>
            <w:r>
              <w:t>Mean</w:t>
            </w:r>
          </w:p>
        </w:tc>
        <w:tc>
          <w:tcPr>
            <w:tcW w:w="924" w:type="dxa"/>
            <w:tcBorders>
              <w:bottom w:val="single" w:sz="6" w:space="0" w:color="000000"/>
            </w:tcBorders>
            <w:vAlign w:val="bottom"/>
          </w:tcPr>
          <w:p w14:paraId="0837482B" w14:textId="77777777" w:rsidR="00936766" w:rsidRDefault="00397B73">
            <w:pPr>
              <w:pStyle w:val="Compact"/>
              <w:jc w:val="right"/>
            </w:pPr>
            <w:r>
              <w:t>SD</w:t>
            </w:r>
          </w:p>
        </w:tc>
        <w:tc>
          <w:tcPr>
            <w:tcW w:w="1158" w:type="dxa"/>
            <w:tcBorders>
              <w:bottom w:val="single" w:sz="6" w:space="0" w:color="000000"/>
            </w:tcBorders>
            <w:vAlign w:val="bottom"/>
          </w:tcPr>
          <w:p w14:paraId="4BD84CA6" w14:textId="77777777" w:rsidR="00936766" w:rsidRDefault="00397B73">
            <w:pPr>
              <w:pStyle w:val="Compact"/>
              <w:jc w:val="right"/>
            </w:pPr>
            <w:r>
              <w:t>Z</w:t>
            </w:r>
          </w:p>
        </w:tc>
        <w:tc>
          <w:tcPr>
            <w:tcW w:w="1135" w:type="dxa"/>
            <w:tcBorders>
              <w:bottom w:val="single" w:sz="6" w:space="0" w:color="000000"/>
            </w:tcBorders>
            <w:vAlign w:val="bottom"/>
          </w:tcPr>
          <w:p w14:paraId="44014A88" w14:textId="77777777" w:rsidR="00936766" w:rsidRDefault="00397B73">
            <w:pPr>
              <w:pStyle w:val="Compact"/>
              <w:jc w:val="right"/>
            </w:pPr>
            <w:r>
              <w:t>median</w:t>
            </w:r>
          </w:p>
        </w:tc>
        <w:tc>
          <w:tcPr>
            <w:tcW w:w="1005" w:type="dxa"/>
            <w:tcBorders>
              <w:bottom w:val="single" w:sz="6" w:space="0" w:color="000000"/>
            </w:tcBorders>
            <w:vAlign w:val="bottom"/>
          </w:tcPr>
          <w:p w14:paraId="00950F2A" w14:textId="77777777" w:rsidR="00936766" w:rsidRDefault="00397B73">
            <w:pPr>
              <w:pStyle w:val="Compact"/>
              <w:jc w:val="right"/>
            </w:pPr>
            <w:r>
              <w:t>Min</w:t>
            </w:r>
          </w:p>
        </w:tc>
        <w:tc>
          <w:tcPr>
            <w:tcW w:w="1005" w:type="dxa"/>
            <w:tcBorders>
              <w:bottom w:val="single" w:sz="6" w:space="0" w:color="000000"/>
            </w:tcBorders>
            <w:vAlign w:val="bottom"/>
          </w:tcPr>
          <w:p w14:paraId="717363DE" w14:textId="77777777" w:rsidR="00936766" w:rsidRDefault="00397B73">
            <w:pPr>
              <w:pStyle w:val="Compact"/>
              <w:jc w:val="right"/>
            </w:pPr>
            <w:r>
              <w:t>Max</w:t>
            </w:r>
          </w:p>
        </w:tc>
        <w:tc>
          <w:tcPr>
            <w:tcW w:w="1124" w:type="dxa"/>
            <w:tcBorders>
              <w:bottom w:val="single" w:sz="6" w:space="0" w:color="000000"/>
            </w:tcBorders>
            <w:vAlign w:val="bottom"/>
          </w:tcPr>
          <w:p w14:paraId="72CB42E4" w14:textId="77777777" w:rsidR="00936766" w:rsidRDefault="00397B73">
            <w:pPr>
              <w:pStyle w:val="Compact"/>
              <w:jc w:val="right"/>
            </w:pPr>
            <w:r>
              <w:t>p-value</w:t>
            </w:r>
          </w:p>
        </w:tc>
        <w:tc>
          <w:tcPr>
            <w:tcW w:w="890" w:type="dxa"/>
            <w:tcBorders>
              <w:bottom w:val="single" w:sz="6" w:space="0" w:color="000000"/>
            </w:tcBorders>
            <w:vAlign w:val="bottom"/>
          </w:tcPr>
          <w:p w14:paraId="7AD22B52" w14:textId="77777777" w:rsidR="00936766" w:rsidRDefault="00397B73">
            <w:pPr>
              <w:pStyle w:val="Compact"/>
              <w:jc w:val="right"/>
            </w:pPr>
            <w:r>
              <w:t>N</w:t>
            </w:r>
            <m:oMath>
              <m:sSub>
                <m:sSubPr>
                  <m:ctrlPr>
                    <w:rPr>
                      <w:rFonts w:ascii="Cambria Math" w:hAnsi="Cambria Math"/>
                    </w:rPr>
                  </m:ctrlPr>
                </m:sSubPr>
                <m:e/>
                <m:sub>
                  <m:r>
                    <w:rPr>
                      <w:rFonts w:ascii="Cambria Math" w:hAnsi="Cambria Math"/>
                    </w:rPr>
                    <m:t>eff</m:t>
                  </m:r>
                </m:sub>
              </m:sSub>
            </m:oMath>
          </w:p>
        </w:tc>
        <w:tc>
          <w:tcPr>
            <w:tcW w:w="924" w:type="dxa"/>
            <w:tcBorders>
              <w:bottom w:val="single" w:sz="6" w:space="0" w:color="000000"/>
            </w:tcBorders>
            <w:vAlign w:val="bottom"/>
          </w:tcPr>
          <w:p w14:paraId="6BD4EACA" w14:textId="77777777" w:rsidR="00936766" w:rsidRDefault="00397B73">
            <w:pPr>
              <w:pStyle w:val="Compact"/>
              <w:jc w:val="right"/>
            </w:pPr>
            <m:oMathPara>
              <m:oMathParaPr>
                <m:jc m:val="right"/>
              </m:oMathParaPr>
              <m:oMath>
                <m:acc>
                  <m:accPr>
                    <m:chr m:val="^"/>
                    <m:ctrlPr>
                      <w:rPr>
                        <w:rFonts w:ascii="Cambria Math" w:hAnsi="Cambria Math"/>
                      </w:rPr>
                    </m:ctrlPr>
                  </m:accPr>
                  <m:e>
                    <m:r>
                      <w:rPr>
                        <w:rFonts w:ascii="Cambria Math" w:hAnsi="Cambria Math"/>
                      </w:rPr>
                      <m:t>R</m:t>
                    </m:r>
                  </m:e>
                </m:acc>
              </m:oMath>
            </m:oMathPara>
          </w:p>
        </w:tc>
      </w:tr>
      <w:tr w:rsidR="00936766" w14:paraId="6846CEDE" w14:textId="77777777">
        <w:tc>
          <w:tcPr>
            <w:tcW w:w="1521" w:type="dxa"/>
          </w:tcPr>
          <w:p w14:paraId="5221CFA0" w14:textId="77777777" w:rsidR="00936766" w:rsidRDefault="00936766"/>
        </w:tc>
        <w:tc>
          <w:tcPr>
            <w:tcW w:w="3609" w:type="dxa"/>
          </w:tcPr>
          <w:p w14:paraId="76270730" w14:textId="77777777" w:rsidR="00936766" w:rsidRDefault="00397B73">
            <w:pPr>
              <w:pStyle w:val="Compact"/>
            </w:pPr>
            <w:r>
              <w:t>Intercept</w:t>
            </w:r>
          </w:p>
        </w:tc>
        <w:tc>
          <w:tcPr>
            <w:tcW w:w="1005" w:type="dxa"/>
          </w:tcPr>
          <w:p w14:paraId="524BA303" w14:textId="77777777" w:rsidR="00936766" w:rsidRDefault="00397B73">
            <w:pPr>
              <w:pStyle w:val="Compact"/>
              <w:jc w:val="right"/>
            </w:pPr>
            <w:r>
              <w:t>-0.318</w:t>
            </w:r>
          </w:p>
        </w:tc>
        <w:tc>
          <w:tcPr>
            <w:tcW w:w="924" w:type="dxa"/>
          </w:tcPr>
          <w:p w14:paraId="3AB99D8E" w14:textId="77777777" w:rsidR="00936766" w:rsidRDefault="00397B73">
            <w:pPr>
              <w:pStyle w:val="Compact"/>
              <w:jc w:val="right"/>
            </w:pPr>
            <w:r>
              <w:t>0.042</w:t>
            </w:r>
          </w:p>
        </w:tc>
        <w:tc>
          <w:tcPr>
            <w:tcW w:w="1158" w:type="dxa"/>
          </w:tcPr>
          <w:p w14:paraId="7DDE26E6" w14:textId="77777777" w:rsidR="00936766" w:rsidRDefault="00397B73">
            <w:pPr>
              <w:pStyle w:val="Compact"/>
              <w:jc w:val="right"/>
            </w:pPr>
            <w:r>
              <w:t>-7.62</w:t>
            </w:r>
          </w:p>
        </w:tc>
        <w:tc>
          <w:tcPr>
            <w:tcW w:w="1135" w:type="dxa"/>
          </w:tcPr>
          <w:p w14:paraId="4E874F59" w14:textId="77777777" w:rsidR="00936766" w:rsidRDefault="00397B73">
            <w:pPr>
              <w:pStyle w:val="Compact"/>
              <w:jc w:val="right"/>
            </w:pPr>
            <w:r>
              <w:t>-0.317</w:t>
            </w:r>
          </w:p>
        </w:tc>
        <w:tc>
          <w:tcPr>
            <w:tcW w:w="1005" w:type="dxa"/>
          </w:tcPr>
          <w:p w14:paraId="37FBE4AC" w14:textId="77777777" w:rsidR="00936766" w:rsidRDefault="00397B73">
            <w:pPr>
              <w:pStyle w:val="Compact"/>
              <w:jc w:val="right"/>
            </w:pPr>
            <w:r>
              <w:t>-0.397</w:t>
            </w:r>
          </w:p>
        </w:tc>
        <w:tc>
          <w:tcPr>
            <w:tcW w:w="1005" w:type="dxa"/>
          </w:tcPr>
          <w:p w14:paraId="55805E12" w14:textId="77777777" w:rsidR="00936766" w:rsidRDefault="00397B73">
            <w:pPr>
              <w:pStyle w:val="Compact"/>
              <w:jc w:val="right"/>
            </w:pPr>
            <w:r>
              <w:t>-0.236</w:t>
            </w:r>
          </w:p>
        </w:tc>
        <w:tc>
          <w:tcPr>
            <w:tcW w:w="1124" w:type="dxa"/>
          </w:tcPr>
          <w:p w14:paraId="38A5AC3C" w14:textId="77777777" w:rsidR="00936766" w:rsidRDefault="00397B73">
            <w:pPr>
              <w:pStyle w:val="Compact"/>
              <w:jc w:val="right"/>
            </w:pPr>
            <w:r>
              <w:t>0.000</w:t>
            </w:r>
          </w:p>
        </w:tc>
        <w:tc>
          <w:tcPr>
            <w:tcW w:w="890" w:type="dxa"/>
          </w:tcPr>
          <w:p w14:paraId="46CD4F84" w14:textId="77777777" w:rsidR="00936766" w:rsidRDefault="00397B73">
            <w:pPr>
              <w:pStyle w:val="Compact"/>
              <w:jc w:val="right"/>
            </w:pPr>
            <w:r>
              <w:t>982</w:t>
            </w:r>
          </w:p>
        </w:tc>
        <w:tc>
          <w:tcPr>
            <w:tcW w:w="924" w:type="dxa"/>
          </w:tcPr>
          <w:p w14:paraId="4D704D00" w14:textId="77777777" w:rsidR="00936766" w:rsidRDefault="00397B73">
            <w:pPr>
              <w:pStyle w:val="Compact"/>
              <w:jc w:val="right"/>
            </w:pPr>
            <w:r>
              <w:t>1.000</w:t>
            </w:r>
          </w:p>
        </w:tc>
      </w:tr>
      <w:tr w:rsidR="00936766" w14:paraId="69002C6E" w14:textId="77777777">
        <w:tc>
          <w:tcPr>
            <w:tcW w:w="1521" w:type="dxa"/>
          </w:tcPr>
          <w:p w14:paraId="7F7AFAA1" w14:textId="77777777" w:rsidR="00936766" w:rsidRDefault="00936766"/>
        </w:tc>
        <w:tc>
          <w:tcPr>
            <w:tcW w:w="3609" w:type="dxa"/>
          </w:tcPr>
          <w:p w14:paraId="2BEDE67B" w14:textId="77777777" w:rsidR="00936766" w:rsidRDefault="00397B73">
            <w:pPr>
              <w:pStyle w:val="Compact"/>
            </w:pPr>
            <w:r>
              <w:t>Predicted Yield</w:t>
            </w:r>
          </w:p>
        </w:tc>
        <w:tc>
          <w:tcPr>
            <w:tcW w:w="1005" w:type="dxa"/>
          </w:tcPr>
          <w:p w14:paraId="60AFB70D" w14:textId="77777777" w:rsidR="00936766" w:rsidRDefault="00397B73">
            <w:pPr>
              <w:pStyle w:val="Compact"/>
              <w:jc w:val="right"/>
            </w:pPr>
            <w:r>
              <w:t>1.007</w:t>
            </w:r>
          </w:p>
        </w:tc>
        <w:tc>
          <w:tcPr>
            <w:tcW w:w="924" w:type="dxa"/>
          </w:tcPr>
          <w:p w14:paraId="500E5AAB" w14:textId="77777777" w:rsidR="00936766" w:rsidRDefault="00397B73">
            <w:pPr>
              <w:pStyle w:val="Compact"/>
              <w:jc w:val="right"/>
            </w:pPr>
            <w:r>
              <w:t>0.018</w:t>
            </w:r>
          </w:p>
        </w:tc>
        <w:tc>
          <w:tcPr>
            <w:tcW w:w="1158" w:type="dxa"/>
          </w:tcPr>
          <w:p w14:paraId="51B93001" w14:textId="77777777" w:rsidR="00936766" w:rsidRDefault="00397B73">
            <w:pPr>
              <w:pStyle w:val="Compact"/>
              <w:jc w:val="right"/>
            </w:pPr>
            <w:r>
              <w:t>55.64</w:t>
            </w:r>
          </w:p>
        </w:tc>
        <w:tc>
          <w:tcPr>
            <w:tcW w:w="1135" w:type="dxa"/>
          </w:tcPr>
          <w:p w14:paraId="4873870E" w14:textId="77777777" w:rsidR="00936766" w:rsidRDefault="00397B73">
            <w:pPr>
              <w:pStyle w:val="Compact"/>
              <w:jc w:val="right"/>
            </w:pPr>
            <w:r>
              <w:t>1.007</w:t>
            </w:r>
          </w:p>
        </w:tc>
        <w:tc>
          <w:tcPr>
            <w:tcW w:w="1005" w:type="dxa"/>
          </w:tcPr>
          <w:p w14:paraId="1311051F" w14:textId="77777777" w:rsidR="00936766" w:rsidRDefault="00397B73">
            <w:pPr>
              <w:pStyle w:val="Compact"/>
              <w:jc w:val="right"/>
            </w:pPr>
            <w:r>
              <w:t>0.972</w:t>
            </w:r>
          </w:p>
        </w:tc>
        <w:tc>
          <w:tcPr>
            <w:tcW w:w="1005" w:type="dxa"/>
          </w:tcPr>
          <w:p w14:paraId="0EFE325C" w14:textId="77777777" w:rsidR="00936766" w:rsidRDefault="00397B73">
            <w:pPr>
              <w:pStyle w:val="Compact"/>
              <w:jc w:val="right"/>
            </w:pPr>
            <w:r>
              <w:t>1.044</w:t>
            </w:r>
          </w:p>
        </w:tc>
        <w:tc>
          <w:tcPr>
            <w:tcW w:w="1124" w:type="dxa"/>
          </w:tcPr>
          <w:p w14:paraId="48DE9A76" w14:textId="77777777" w:rsidR="00936766" w:rsidRDefault="00397B73">
            <w:pPr>
              <w:pStyle w:val="Compact"/>
              <w:jc w:val="right"/>
            </w:pPr>
            <w:r>
              <w:t>0.000</w:t>
            </w:r>
          </w:p>
        </w:tc>
        <w:tc>
          <w:tcPr>
            <w:tcW w:w="890" w:type="dxa"/>
          </w:tcPr>
          <w:p w14:paraId="1ED86CB2" w14:textId="77777777" w:rsidR="00936766" w:rsidRDefault="00397B73">
            <w:pPr>
              <w:pStyle w:val="Compact"/>
              <w:jc w:val="right"/>
            </w:pPr>
            <w:r>
              <w:t>1044</w:t>
            </w:r>
          </w:p>
        </w:tc>
        <w:tc>
          <w:tcPr>
            <w:tcW w:w="924" w:type="dxa"/>
          </w:tcPr>
          <w:p w14:paraId="6FCEBB9B" w14:textId="77777777" w:rsidR="00936766" w:rsidRDefault="00397B73">
            <w:pPr>
              <w:pStyle w:val="Compact"/>
              <w:jc w:val="right"/>
            </w:pPr>
            <w:r>
              <w:t>1.000</w:t>
            </w:r>
          </w:p>
        </w:tc>
      </w:tr>
      <w:tr w:rsidR="00936766" w14:paraId="69ED5B1D" w14:textId="77777777">
        <w:tc>
          <w:tcPr>
            <w:tcW w:w="1521" w:type="dxa"/>
          </w:tcPr>
          <w:p w14:paraId="46B5735E" w14:textId="77777777" w:rsidR="00936766" w:rsidRDefault="00936766"/>
        </w:tc>
        <w:tc>
          <w:tcPr>
            <w:tcW w:w="3609" w:type="dxa"/>
          </w:tcPr>
          <w:p w14:paraId="3A17BD35" w14:textId="77777777" w:rsidR="00936766" w:rsidRDefault="00397B73">
            <w:pPr>
              <w:pStyle w:val="Compact"/>
            </w:pPr>
            <w:r>
              <w:t>Sigma (field intercept)</w:t>
            </w:r>
          </w:p>
        </w:tc>
        <w:tc>
          <w:tcPr>
            <w:tcW w:w="1005" w:type="dxa"/>
          </w:tcPr>
          <w:p w14:paraId="3BC26ED9" w14:textId="77777777" w:rsidR="00936766" w:rsidRDefault="00397B73">
            <w:pPr>
              <w:pStyle w:val="Compact"/>
              <w:jc w:val="right"/>
            </w:pPr>
            <w:r>
              <w:t>0.119</w:t>
            </w:r>
          </w:p>
        </w:tc>
        <w:tc>
          <w:tcPr>
            <w:tcW w:w="924" w:type="dxa"/>
          </w:tcPr>
          <w:p w14:paraId="2D235772" w14:textId="77777777" w:rsidR="00936766" w:rsidRDefault="00397B73">
            <w:pPr>
              <w:pStyle w:val="Compact"/>
              <w:jc w:val="right"/>
            </w:pPr>
            <w:r>
              <w:t>0.041</w:t>
            </w:r>
          </w:p>
        </w:tc>
        <w:tc>
          <w:tcPr>
            <w:tcW w:w="1158" w:type="dxa"/>
          </w:tcPr>
          <w:p w14:paraId="3FDE775F" w14:textId="77777777" w:rsidR="00936766" w:rsidRDefault="00397B73">
            <w:pPr>
              <w:pStyle w:val="Compact"/>
              <w:jc w:val="right"/>
            </w:pPr>
            <w:r>
              <w:t>2.89</w:t>
            </w:r>
          </w:p>
        </w:tc>
        <w:tc>
          <w:tcPr>
            <w:tcW w:w="1135" w:type="dxa"/>
          </w:tcPr>
          <w:p w14:paraId="549651E0" w14:textId="77777777" w:rsidR="00936766" w:rsidRDefault="00397B73">
            <w:pPr>
              <w:pStyle w:val="Compact"/>
              <w:jc w:val="right"/>
            </w:pPr>
            <w:r>
              <w:t>0.112</w:t>
            </w:r>
          </w:p>
        </w:tc>
        <w:tc>
          <w:tcPr>
            <w:tcW w:w="1005" w:type="dxa"/>
          </w:tcPr>
          <w:p w14:paraId="25CFDA77" w14:textId="77777777" w:rsidR="00936766" w:rsidRDefault="00397B73">
            <w:pPr>
              <w:pStyle w:val="Compact"/>
              <w:jc w:val="right"/>
            </w:pPr>
            <w:r>
              <w:t>0.051</w:t>
            </w:r>
          </w:p>
        </w:tc>
        <w:tc>
          <w:tcPr>
            <w:tcW w:w="1005" w:type="dxa"/>
          </w:tcPr>
          <w:p w14:paraId="31FCC3C6" w14:textId="77777777" w:rsidR="00936766" w:rsidRDefault="00397B73">
            <w:pPr>
              <w:pStyle w:val="Compact"/>
              <w:jc w:val="right"/>
            </w:pPr>
            <w:r>
              <w:t>0.216</w:t>
            </w:r>
          </w:p>
        </w:tc>
        <w:tc>
          <w:tcPr>
            <w:tcW w:w="1124" w:type="dxa"/>
          </w:tcPr>
          <w:p w14:paraId="48EF53C7" w14:textId="77777777" w:rsidR="00936766" w:rsidRDefault="00397B73">
            <w:pPr>
              <w:pStyle w:val="Compact"/>
              <w:jc w:val="right"/>
            </w:pPr>
            <w:r>
              <w:t>0.004</w:t>
            </w:r>
          </w:p>
        </w:tc>
        <w:tc>
          <w:tcPr>
            <w:tcW w:w="890" w:type="dxa"/>
          </w:tcPr>
          <w:p w14:paraId="206DD2C2" w14:textId="77777777" w:rsidR="00936766" w:rsidRDefault="00397B73">
            <w:pPr>
              <w:pStyle w:val="Compact"/>
              <w:jc w:val="right"/>
            </w:pPr>
            <w:r>
              <w:t>292</w:t>
            </w:r>
          </w:p>
        </w:tc>
        <w:tc>
          <w:tcPr>
            <w:tcW w:w="924" w:type="dxa"/>
          </w:tcPr>
          <w:p w14:paraId="303B31AC" w14:textId="77777777" w:rsidR="00936766" w:rsidRDefault="00397B73">
            <w:pPr>
              <w:pStyle w:val="Compact"/>
              <w:jc w:val="right"/>
            </w:pPr>
            <w:r>
              <w:t>1.020</w:t>
            </w:r>
          </w:p>
        </w:tc>
      </w:tr>
      <w:tr w:rsidR="00936766" w14:paraId="217CDE9F" w14:textId="77777777">
        <w:tc>
          <w:tcPr>
            <w:tcW w:w="1521" w:type="dxa"/>
          </w:tcPr>
          <w:p w14:paraId="51CD5A40" w14:textId="77777777" w:rsidR="00936766" w:rsidRDefault="00936766"/>
        </w:tc>
        <w:tc>
          <w:tcPr>
            <w:tcW w:w="3609" w:type="dxa"/>
          </w:tcPr>
          <w:p w14:paraId="4E0C269C" w14:textId="77777777" w:rsidR="00936766" w:rsidRDefault="00397B73">
            <w:pPr>
              <w:pStyle w:val="Compact"/>
            </w:pPr>
            <w:r>
              <w:t>Sigma (field slope)</w:t>
            </w:r>
          </w:p>
        </w:tc>
        <w:tc>
          <w:tcPr>
            <w:tcW w:w="1005" w:type="dxa"/>
          </w:tcPr>
          <w:p w14:paraId="433214F3" w14:textId="77777777" w:rsidR="00936766" w:rsidRDefault="00397B73">
            <w:pPr>
              <w:pStyle w:val="Compact"/>
              <w:jc w:val="right"/>
            </w:pPr>
            <w:r>
              <w:t>0.026</w:t>
            </w:r>
          </w:p>
        </w:tc>
        <w:tc>
          <w:tcPr>
            <w:tcW w:w="924" w:type="dxa"/>
          </w:tcPr>
          <w:p w14:paraId="735A85CA" w14:textId="77777777" w:rsidR="00936766" w:rsidRDefault="00397B73">
            <w:pPr>
              <w:pStyle w:val="Compact"/>
              <w:jc w:val="right"/>
            </w:pPr>
            <w:r>
              <w:t>0.019</w:t>
            </w:r>
          </w:p>
        </w:tc>
        <w:tc>
          <w:tcPr>
            <w:tcW w:w="1158" w:type="dxa"/>
          </w:tcPr>
          <w:p w14:paraId="72CB9C94" w14:textId="77777777" w:rsidR="00936766" w:rsidRDefault="00397B73">
            <w:pPr>
              <w:pStyle w:val="Compact"/>
              <w:jc w:val="right"/>
            </w:pPr>
            <w:r>
              <w:t>1.37</w:t>
            </w:r>
          </w:p>
        </w:tc>
        <w:tc>
          <w:tcPr>
            <w:tcW w:w="1135" w:type="dxa"/>
          </w:tcPr>
          <w:p w14:paraId="0842BFE6" w14:textId="77777777" w:rsidR="00936766" w:rsidRDefault="00397B73">
            <w:pPr>
              <w:pStyle w:val="Compact"/>
              <w:jc w:val="right"/>
            </w:pPr>
            <w:r>
              <w:t>0.023</w:t>
            </w:r>
          </w:p>
        </w:tc>
        <w:tc>
          <w:tcPr>
            <w:tcW w:w="1005" w:type="dxa"/>
          </w:tcPr>
          <w:p w14:paraId="03C87DDA" w14:textId="77777777" w:rsidR="00936766" w:rsidRDefault="00397B73">
            <w:pPr>
              <w:pStyle w:val="Compact"/>
              <w:jc w:val="right"/>
            </w:pPr>
            <w:r>
              <w:t>0.001</w:t>
            </w:r>
          </w:p>
        </w:tc>
        <w:tc>
          <w:tcPr>
            <w:tcW w:w="1005" w:type="dxa"/>
          </w:tcPr>
          <w:p w14:paraId="3D90B683" w14:textId="77777777" w:rsidR="00936766" w:rsidRDefault="00397B73">
            <w:pPr>
              <w:pStyle w:val="Compact"/>
              <w:jc w:val="right"/>
            </w:pPr>
            <w:r>
              <w:t>0.072</w:t>
            </w:r>
          </w:p>
        </w:tc>
        <w:tc>
          <w:tcPr>
            <w:tcW w:w="1124" w:type="dxa"/>
          </w:tcPr>
          <w:p w14:paraId="73B6A0C5" w14:textId="77777777" w:rsidR="00936766" w:rsidRDefault="00397B73">
            <w:pPr>
              <w:pStyle w:val="Compact"/>
              <w:jc w:val="right"/>
            </w:pPr>
            <w:r>
              <w:t>0.170</w:t>
            </w:r>
          </w:p>
        </w:tc>
        <w:tc>
          <w:tcPr>
            <w:tcW w:w="890" w:type="dxa"/>
          </w:tcPr>
          <w:p w14:paraId="404295F6" w14:textId="77777777" w:rsidR="00936766" w:rsidRDefault="00397B73">
            <w:pPr>
              <w:pStyle w:val="Compact"/>
              <w:jc w:val="right"/>
            </w:pPr>
            <w:r>
              <w:t>295</w:t>
            </w:r>
          </w:p>
        </w:tc>
        <w:tc>
          <w:tcPr>
            <w:tcW w:w="924" w:type="dxa"/>
          </w:tcPr>
          <w:p w14:paraId="557FC386" w14:textId="77777777" w:rsidR="00936766" w:rsidRDefault="00397B73">
            <w:pPr>
              <w:pStyle w:val="Compact"/>
              <w:jc w:val="right"/>
            </w:pPr>
            <w:r>
              <w:t>1.013</w:t>
            </w:r>
          </w:p>
        </w:tc>
      </w:tr>
      <w:tr w:rsidR="00936766" w14:paraId="1DB0CCC0" w14:textId="77777777">
        <w:tc>
          <w:tcPr>
            <w:tcW w:w="1521" w:type="dxa"/>
          </w:tcPr>
          <w:p w14:paraId="4E7545AA" w14:textId="77777777" w:rsidR="00936766" w:rsidRDefault="00936766"/>
        </w:tc>
        <w:tc>
          <w:tcPr>
            <w:tcW w:w="3609" w:type="dxa"/>
          </w:tcPr>
          <w:p w14:paraId="03FE64AD" w14:textId="77777777" w:rsidR="00936766" w:rsidRDefault="00397B73">
            <w:pPr>
              <w:pStyle w:val="Compact"/>
            </w:pPr>
            <w:r>
              <w:t>Sigma (plot intercept)</w:t>
            </w:r>
          </w:p>
        </w:tc>
        <w:tc>
          <w:tcPr>
            <w:tcW w:w="1005" w:type="dxa"/>
          </w:tcPr>
          <w:p w14:paraId="5168F320" w14:textId="77777777" w:rsidR="00936766" w:rsidRDefault="00397B73">
            <w:pPr>
              <w:pStyle w:val="Compact"/>
              <w:jc w:val="right"/>
            </w:pPr>
            <w:r>
              <w:t>0.389</w:t>
            </w:r>
          </w:p>
        </w:tc>
        <w:tc>
          <w:tcPr>
            <w:tcW w:w="924" w:type="dxa"/>
          </w:tcPr>
          <w:p w14:paraId="4243E7E5" w14:textId="77777777" w:rsidR="00936766" w:rsidRDefault="00397B73">
            <w:pPr>
              <w:pStyle w:val="Compact"/>
              <w:jc w:val="right"/>
            </w:pPr>
            <w:r>
              <w:t>0.037</w:t>
            </w:r>
          </w:p>
        </w:tc>
        <w:tc>
          <w:tcPr>
            <w:tcW w:w="1158" w:type="dxa"/>
          </w:tcPr>
          <w:p w14:paraId="42240ACB" w14:textId="77777777" w:rsidR="00936766" w:rsidRDefault="00397B73">
            <w:pPr>
              <w:pStyle w:val="Compact"/>
              <w:jc w:val="right"/>
            </w:pPr>
            <w:r>
              <w:t>10.47</w:t>
            </w:r>
          </w:p>
        </w:tc>
        <w:tc>
          <w:tcPr>
            <w:tcW w:w="1135" w:type="dxa"/>
          </w:tcPr>
          <w:p w14:paraId="7BBED5F9" w14:textId="77777777" w:rsidR="00936766" w:rsidRDefault="00397B73">
            <w:pPr>
              <w:pStyle w:val="Compact"/>
              <w:jc w:val="right"/>
            </w:pPr>
            <w:r>
              <w:t>0.388</w:t>
            </w:r>
          </w:p>
        </w:tc>
        <w:tc>
          <w:tcPr>
            <w:tcW w:w="1005" w:type="dxa"/>
          </w:tcPr>
          <w:p w14:paraId="6323B58E" w14:textId="77777777" w:rsidR="00936766" w:rsidRDefault="00397B73">
            <w:pPr>
              <w:pStyle w:val="Compact"/>
              <w:jc w:val="right"/>
            </w:pPr>
            <w:r>
              <w:t>0.318</w:t>
            </w:r>
          </w:p>
        </w:tc>
        <w:tc>
          <w:tcPr>
            <w:tcW w:w="1005" w:type="dxa"/>
          </w:tcPr>
          <w:p w14:paraId="6BF8EB6A" w14:textId="77777777" w:rsidR="00936766" w:rsidRDefault="00397B73">
            <w:pPr>
              <w:pStyle w:val="Compact"/>
              <w:jc w:val="right"/>
            </w:pPr>
            <w:r>
              <w:t>0.465</w:t>
            </w:r>
          </w:p>
        </w:tc>
        <w:tc>
          <w:tcPr>
            <w:tcW w:w="1124" w:type="dxa"/>
          </w:tcPr>
          <w:p w14:paraId="476C31C0" w14:textId="77777777" w:rsidR="00936766" w:rsidRDefault="00397B73">
            <w:pPr>
              <w:pStyle w:val="Compact"/>
              <w:jc w:val="right"/>
            </w:pPr>
            <w:r>
              <w:t>0.000</w:t>
            </w:r>
          </w:p>
        </w:tc>
        <w:tc>
          <w:tcPr>
            <w:tcW w:w="890" w:type="dxa"/>
          </w:tcPr>
          <w:p w14:paraId="1CBD707D" w14:textId="77777777" w:rsidR="00936766" w:rsidRDefault="00397B73">
            <w:pPr>
              <w:pStyle w:val="Compact"/>
              <w:jc w:val="right"/>
            </w:pPr>
            <w:r>
              <w:t>506</w:t>
            </w:r>
          </w:p>
        </w:tc>
        <w:tc>
          <w:tcPr>
            <w:tcW w:w="924" w:type="dxa"/>
          </w:tcPr>
          <w:p w14:paraId="2A9127CE" w14:textId="77777777" w:rsidR="00936766" w:rsidRDefault="00397B73">
            <w:pPr>
              <w:pStyle w:val="Compact"/>
              <w:jc w:val="right"/>
            </w:pPr>
            <w:r>
              <w:t>1.005</w:t>
            </w:r>
          </w:p>
        </w:tc>
      </w:tr>
      <w:tr w:rsidR="00936766" w14:paraId="454B59F8" w14:textId="77777777">
        <w:tc>
          <w:tcPr>
            <w:tcW w:w="1521" w:type="dxa"/>
          </w:tcPr>
          <w:p w14:paraId="22AB9D18" w14:textId="77777777" w:rsidR="00936766" w:rsidRDefault="00936766"/>
        </w:tc>
        <w:tc>
          <w:tcPr>
            <w:tcW w:w="3609" w:type="dxa"/>
          </w:tcPr>
          <w:p w14:paraId="2CB6762A" w14:textId="77777777" w:rsidR="00936766" w:rsidRDefault="00397B73">
            <w:pPr>
              <w:pStyle w:val="Compact"/>
            </w:pPr>
            <w:r>
              <w:t>Sigma (plot slope)</w:t>
            </w:r>
          </w:p>
        </w:tc>
        <w:tc>
          <w:tcPr>
            <w:tcW w:w="1005" w:type="dxa"/>
          </w:tcPr>
          <w:p w14:paraId="6EDFF7EE" w14:textId="77777777" w:rsidR="00936766" w:rsidRDefault="00397B73">
            <w:pPr>
              <w:pStyle w:val="Compact"/>
              <w:jc w:val="right"/>
            </w:pPr>
            <w:r>
              <w:t>0.169</w:t>
            </w:r>
          </w:p>
        </w:tc>
        <w:tc>
          <w:tcPr>
            <w:tcW w:w="924" w:type="dxa"/>
          </w:tcPr>
          <w:p w14:paraId="21375B07" w14:textId="77777777" w:rsidR="00936766" w:rsidRDefault="00397B73">
            <w:pPr>
              <w:pStyle w:val="Compact"/>
              <w:jc w:val="right"/>
            </w:pPr>
            <w:r>
              <w:t>0.017</w:t>
            </w:r>
          </w:p>
        </w:tc>
        <w:tc>
          <w:tcPr>
            <w:tcW w:w="1158" w:type="dxa"/>
          </w:tcPr>
          <w:p w14:paraId="63ABCEDE" w14:textId="77777777" w:rsidR="00936766" w:rsidRDefault="00397B73">
            <w:pPr>
              <w:pStyle w:val="Compact"/>
              <w:jc w:val="right"/>
            </w:pPr>
            <w:r>
              <w:t>9.86</w:t>
            </w:r>
          </w:p>
        </w:tc>
        <w:tc>
          <w:tcPr>
            <w:tcW w:w="1135" w:type="dxa"/>
          </w:tcPr>
          <w:p w14:paraId="512C04BF" w14:textId="77777777" w:rsidR="00936766" w:rsidRDefault="00397B73">
            <w:pPr>
              <w:pStyle w:val="Compact"/>
              <w:jc w:val="right"/>
            </w:pPr>
            <w:r>
              <w:t>0.168</w:t>
            </w:r>
          </w:p>
        </w:tc>
        <w:tc>
          <w:tcPr>
            <w:tcW w:w="1005" w:type="dxa"/>
          </w:tcPr>
          <w:p w14:paraId="20BEF505" w14:textId="77777777" w:rsidR="00936766" w:rsidRDefault="00397B73">
            <w:pPr>
              <w:pStyle w:val="Compact"/>
              <w:jc w:val="right"/>
            </w:pPr>
            <w:r>
              <w:t>0.135</w:t>
            </w:r>
          </w:p>
        </w:tc>
        <w:tc>
          <w:tcPr>
            <w:tcW w:w="1005" w:type="dxa"/>
          </w:tcPr>
          <w:p w14:paraId="58CA8E4B" w14:textId="77777777" w:rsidR="00936766" w:rsidRDefault="00397B73">
            <w:pPr>
              <w:pStyle w:val="Compact"/>
              <w:jc w:val="right"/>
            </w:pPr>
            <w:r>
              <w:t>0.204</w:t>
            </w:r>
          </w:p>
        </w:tc>
        <w:tc>
          <w:tcPr>
            <w:tcW w:w="1124" w:type="dxa"/>
          </w:tcPr>
          <w:p w14:paraId="6DC1A60A" w14:textId="77777777" w:rsidR="00936766" w:rsidRDefault="00397B73">
            <w:pPr>
              <w:pStyle w:val="Compact"/>
              <w:jc w:val="right"/>
            </w:pPr>
            <w:r>
              <w:t>0.000</w:t>
            </w:r>
          </w:p>
        </w:tc>
        <w:tc>
          <w:tcPr>
            <w:tcW w:w="890" w:type="dxa"/>
          </w:tcPr>
          <w:p w14:paraId="390BC2D2" w14:textId="77777777" w:rsidR="00936766" w:rsidRDefault="00397B73">
            <w:pPr>
              <w:pStyle w:val="Compact"/>
              <w:jc w:val="right"/>
            </w:pPr>
            <w:r>
              <w:t>556</w:t>
            </w:r>
          </w:p>
        </w:tc>
        <w:tc>
          <w:tcPr>
            <w:tcW w:w="924" w:type="dxa"/>
          </w:tcPr>
          <w:p w14:paraId="133DCF6E" w14:textId="77777777" w:rsidR="00936766" w:rsidRDefault="00397B73">
            <w:pPr>
              <w:pStyle w:val="Compact"/>
              <w:jc w:val="right"/>
            </w:pPr>
            <w:r>
              <w:t>1.006</w:t>
            </w:r>
          </w:p>
        </w:tc>
      </w:tr>
      <w:tr w:rsidR="00936766" w14:paraId="465FFAFA" w14:textId="77777777">
        <w:tc>
          <w:tcPr>
            <w:tcW w:w="1521" w:type="dxa"/>
          </w:tcPr>
          <w:p w14:paraId="76C762F8" w14:textId="77777777" w:rsidR="00936766" w:rsidRDefault="00936766"/>
        </w:tc>
        <w:tc>
          <w:tcPr>
            <w:tcW w:w="3609" w:type="dxa"/>
          </w:tcPr>
          <w:p w14:paraId="5A2CC92A" w14:textId="77777777" w:rsidR="00936766" w:rsidRDefault="00397B73">
            <w:pPr>
              <w:pStyle w:val="Compact"/>
            </w:pPr>
            <w:r>
              <w:t>Sigma</w:t>
            </w:r>
          </w:p>
        </w:tc>
        <w:tc>
          <w:tcPr>
            <w:tcW w:w="1005" w:type="dxa"/>
          </w:tcPr>
          <w:p w14:paraId="032E40E1" w14:textId="77777777" w:rsidR="00936766" w:rsidRDefault="00397B73">
            <w:pPr>
              <w:pStyle w:val="Compact"/>
              <w:jc w:val="right"/>
            </w:pPr>
            <w:r>
              <w:t>0.253</w:t>
            </w:r>
          </w:p>
        </w:tc>
        <w:tc>
          <w:tcPr>
            <w:tcW w:w="924" w:type="dxa"/>
          </w:tcPr>
          <w:p w14:paraId="207BAB71" w14:textId="77777777" w:rsidR="00936766" w:rsidRDefault="00397B73">
            <w:pPr>
              <w:pStyle w:val="Compact"/>
              <w:jc w:val="right"/>
            </w:pPr>
            <w:r>
              <w:t>0.008</w:t>
            </w:r>
          </w:p>
        </w:tc>
        <w:tc>
          <w:tcPr>
            <w:tcW w:w="1158" w:type="dxa"/>
          </w:tcPr>
          <w:p w14:paraId="436CCE44" w14:textId="77777777" w:rsidR="00936766" w:rsidRDefault="00397B73">
            <w:pPr>
              <w:pStyle w:val="Compact"/>
              <w:jc w:val="right"/>
            </w:pPr>
            <w:r>
              <w:t>33.30</w:t>
            </w:r>
          </w:p>
        </w:tc>
        <w:tc>
          <w:tcPr>
            <w:tcW w:w="1135" w:type="dxa"/>
          </w:tcPr>
          <w:p w14:paraId="4031EABC" w14:textId="77777777" w:rsidR="00936766" w:rsidRDefault="00397B73">
            <w:pPr>
              <w:pStyle w:val="Compact"/>
              <w:jc w:val="right"/>
            </w:pPr>
            <w:r>
              <w:t>0.253</w:t>
            </w:r>
          </w:p>
        </w:tc>
        <w:tc>
          <w:tcPr>
            <w:tcW w:w="1005" w:type="dxa"/>
          </w:tcPr>
          <w:p w14:paraId="5606F494" w14:textId="77777777" w:rsidR="00936766" w:rsidRDefault="00397B73">
            <w:pPr>
              <w:pStyle w:val="Compact"/>
              <w:jc w:val="right"/>
            </w:pPr>
            <w:r>
              <w:t>0.239</w:t>
            </w:r>
          </w:p>
        </w:tc>
        <w:tc>
          <w:tcPr>
            <w:tcW w:w="1005" w:type="dxa"/>
          </w:tcPr>
          <w:p w14:paraId="63E1BA24" w14:textId="77777777" w:rsidR="00936766" w:rsidRDefault="00397B73">
            <w:pPr>
              <w:pStyle w:val="Compact"/>
              <w:jc w:val="right"/>
            </w:pPr>
            <w:r>
              <w:t>0.268</w:t>
            </w:r>
          </w:p>
        </w:tc>
        <w:tc>
          <w:tcPr>
            <w:tcW w:w="1124" w:type="dxa"/>
          </w:tcPr>
          <w:p w14:paraId="65AED1E4" w14:textId="77777777" w:rsidR="00936766" w:rsidRDefault="00397B73">
            <w:pPr>
              <w:pStyle w:val="Compact"/>
              <w:jc w:val="right"/>
            </w:pPr>
            <w:r>
              <w:t>0.000</w:t>
            </w:r>
          </w:p>
        </w:tc>
        <w:tc>
          <w:tcPr>
            <w:tcW w:w="890" w:type="dxa"/>
          </w:tcPr>
          <w:p w14:paraId="7EB6F75C" w14:textId="77777777" w:rsidR="00936766" w:rsidRDefault="00397B73">
            <w:pPr>
              <w:pStyle w:val="Compact"/>
              <w:jc w:val="right"/>
            </w:pPr>
            <w:r>
              <w:t>2002</w:t>
            </w:r>
          </w:p>
        </w:tc>
        <w:tc>
          <w:tcPr>
            <w:tcW w:w="924" w:type="dxa"/>
          </w:tcPr>
          <w:p w14:paraId="4C3C74F7" w14:textId="77777777" w:rsidR="00936766" w:rsidRDefault="00397B73">
            <w:pPr>
              <w:pStyle w:val="Compact"/>
              <w:jc w:val="right"/>
            </w:pPr>
            <w:r>
              <w:t>1.000</w:t>
            </w:r>
          </w:p>
        </w:tc>
      </w:tr>
      <w:tr w:rsidR="00936766" w14:paraId="713D0805" w14:textId="77777777">
        <w:tc>
          <w:tcPr>
            <w:tcW w:w="1521" w:type="dxa"/>
          </w:tcPr>
          <w:p w14:paraId="6B2C1B17" w14:textId="77777777" w:rsidR="00936766" w:rsidRDefault="00936766"/>
        </w:tc>
        <w:tc>
          <w:tcPr>
            <w:tcW w:w="3609" w:type="dxa"/>
          </w:tcPr>
          <w:p w14:paraId="16182C22" w14:textId="77777777" w:rsidR="00936766" w:rsidRDefault="00397B73">
            <w:pPr>
              <w:pStyle w:val="Compact"/>
            </w:pPr>
            <w:r>
              <w:t>Correlation (Int:Slope field)</w:t>
            </w:r>
          </w:p>
        </w:tc>
        <w:tc>
          <w:tcPr>
            <w:tcW w:w="1005" w:type="dxa"/>
          </w:tcPr>
          <w:p w14:paraId="3861C1AF" w14:textId="77777777" w:rsidR="00936766" w:rsidRDefault="00397B73">
            <w:pPr>
              <w:pStyle w:val="Compact"/>
              <w:jc w:val="right"/>
            </w:pPr>
            <w:r>
              <w:t>-0.400</w:t>
            </w:r>
          </w:p>
        </w:tc>
        <w:tc>
          <w:tcPr>
            <w:tcW w:w="924" w:type="dxa"/>
          </w:tcPr>
          <w:p w14:paraId="19502C4B" w14:textId="77777777" w:rsidR="00936766" w:rsidRDefault="00397B73">
            <w:pPr>
              <w:pStyle w:val="Compact"/>
              <w:jc w:val="right"/>
            </w:pPr>
            <w:r>
              <w:t>0.448</w:t>
            </w:r>
          </w:p>
        </w:tc>
        <w:tc>
          <w:tcPr>
            <w:tcW w:w="1158" w:type="dxa"/>
          </w:tcPr>
          <w:p w14:paraId="33C00B4B" w14:textId="77777777" w:rsidR="00936766" w:rsidRDefault="00397B73">
            <w:pPr>
              <w:pStyle w:val="Compact"/>
              <w:jc w:val="right"/>
            </w:pPr>
            <w:r>
              <w:t>-0.89</w:t>
            </w:r>
          </w:p>
        </w:tc>
        <w:tc>
          <w:tcPr>
            <w:tcW w:w="1135" w:type="dxa"/>
          </w:tcPr>
          <w:p w14:paraId="697E121D" w14:textId="77777777" w:rsidR="00936766" w:rsidRDefault="00397B73">
            <w:pPr>
              <w:pStyle w:val="Compact"/>
              <w:jc w:val="right"/>
            </w:pPr>
            <w:r>
              <w:t>-0.525</w:t>
            </w:r>
          </w:p>
        </w:tc>
        <w:tc>
          <w:tcPr>
            <w:tcW w:w="1005" w:type="dxa"/>
          </w:tcPr>
          <w:p w14:paraId="2489C285" w14:textId="77777777" w:rsidR="00936766" w:rsidRDefault="00397B73">
            <w:pPr>
              <w:pStyle w:val="Compact"/>
              <w:jc w:val="right"/>
            </w:pPr>
            <w:r>
              <w:t>-0.944</w:t>
            </w:r>
          </w:p>
        </w:tc>
        <w:tc>
          <w:tcPr>
            <w:tcW w:w="1005" w:type="dxa"/>
          </w:tcPr>
          <w:p w14:paraId="53F835F1" w14:textId="77777777" w:rsidR="00936766" w:rsidRDefault="00397B73">
            <w:pPr>
              <w:pStyle w:val="Compact"/>
              <w:jc w:val="right"/>
            </w:pPr>
            <w:r>
              <w:t>0.626</w:t>
            </w:r>
          </w:p>
        </w:tc>
        <w:tc>
          <w:tcPr>
            <w:tcW w:w="1124" w:type="dxa"/>
          </w:tcPr>
          <w:p w14:paraId="743A3F48" w14:textId="77777777" w:rsidR="00936766" w:rsidRDefault="00397B73">
            <w:pPr>
              <w:pStyle w:val="Compact"/>
              <w:jc w:val="right"/>
            </w:pPr>
            <w:r>
              <w:t>0.372</w:t>
            </w:r>
          </w:p>
        </w:tc>
        <w:tc>
          <w:tcPr>
            <w:tcW w:w="890" w:type="dxa"/>
          </w:tcPr>
          <w:p w14:paraId="799A9A19" w14:textId="77777777" w:rsidR="00936766" w:rsidRDefault="00397B73">
            <w:pPr>
              <w:pStyle w:val="Compact"/>
              <w:jc w:val="right"/>
            </w:pPr>
            <w:r>
              <w:t>660</w:t>
            </w:r>
          </w:p>
        </w:tc>
        <w:tc>
          <w:tcPr>
            <w:tcW w:w="924" w:type="dxa"/>
          </w:tcPr>
          <w:p w14:paraId="3B16B57B" w14:textId="77777777" w:rsidR="00936766" w:rsidRDefault="00397B73">
            <w:pPr>
              <w:pStyle w:val="Compact"/>
              <w:jc w:val="right"/>
            </w:pPr>
            <w:r>
              <w:t>1.005</w:t>
            </w:r>
          </w:p>
        </w:tc>
      </w:tr>
      <w:tr w:rsidR="00936766" w14:paraId="423A63E3" w14:textId="77777777">
        <w:tc>
          <w:tcPr>
            <w:tcW w:w="1521" w:type="dxa"/>
          </w:tcPr>
          <w:p w14:paraId="4D69ADF0" w14:textId="77777777" w:rsidR="00936766" w:rsidRDefault="00936766"/>
        </w:tc>
        <w:tc>
          <w:tcPr>
            <w:tcW w:w="3609" w:type="dxa"/>
          </w:tcPr>
          <w:p w14:paraId="6A42AF6B" w14:textId="77777777" w:rsidR="00936766" w:rsidRDefault="00397B73">
            <w:pPr>
              <w:pStyle w:val="Compact"/>
            </w:pPr>
            <w:r>
              <w:t>Correlation (Int:Slope plot)</w:t>
            </w:r>
          </w:p>
        </w:tc>
        <w:tc>
          <w:tcPr>
            <w:tcW w:w="1005" w:type="dxa"/>
          </w:tcPr>
          <w:p w14:paraId="1B5096E8" w14:textId="77777777" w:rsidR="00936766" w:rsidRDefault="00397B73">
            <w:pPr>
              <w:pStyle w:val="Compact"/>
              <w:jc w:val="right"/>
            </w:pPr>
            <w:r>
              <w:t>-0.989</w:t>
            </w:r>
          </w:p>
        </w:tc>
        <w:tc>
          <w:tcPr>
            <w:tcW w:w="924" w:type="dxa"/>
          </w:tcPr>
          <w:p w14:paraId="7DB9FF7F" w14:textId="77777777" w:rsidR="00936766" w:rsidRDefault="00397B73">
            <w:pPr>
              <w:pStyle w:val="Compact"/>
              <w:jc w:val="right"/>
            </w:pPr>
            <w:r>
              <w:t>0.007</w:t>
            </w:r>
          </w:p>
        </w:tc>
        <w:tc>
          <w:tcPr>
            <w:tcW w:w="1158" w:type="dxa"/>
          </w:tcPr>
          <w:p w14:paraId="638B9456" w14:textId="77777777" w:rsidR="00936766" w:rsidRDefault="00397B73">
            <w:pPr>
              <w:pStyle w:val="Compact"/>
              <w:jc w:val="right"/>
            </w:pPr>
            <w:r>
              <w:t>-140.44</w:t>
            </w:r>
          </w:p>
        </w:tc>
        <w:tc>
          <w:tcPr>
            <w:tcW w:w="1135" w:type="dxa"/>
          </w:tcPr>
          <w:p w14:paraId="7CC681FA" w14:textId="77777777" w:rsidR="00936766" w:rsidRDefault="00397B73">
            <w:pPr>
              <w:pStyle w:val="Compact"/>
              <w:jc w:val="right"/>
            </w:pPr>
            <w:r>
              <w:t>-0.990</w:t>
            </w:r>
          </w:p>
        </w:tc>
        <w:tc>
          <w:tcPr>
            <w:tcW w:w="1005" w:type="dxa"/>
          </w:tcPr>
          <w:p w14:paraId="667552BF" w14:textId="77777777" w:rsidR="00936766" w:rsidRDefault="00397B73">
            <w:pPr>
              <w:pStyle w:val="Compact"/>
              <w:jc w:val="right"/>
            </w:pPr>
            <w:r>
              <w:t>-0.998</w:t>
            </w:r>
          </w:p>
        </w:tc>
        <w:tc>
          <w:tcPr>
            <w:tcW w:w="1005" w:type="dxa"/>
          </w:tcPr>
          <w:p w14:paraId="3DF45E33" w14:textId="77777777" w:rsidR="00936766" w:rsidRDefault="00397B73">
            <w:pPr>
              <w:pStyle w:val="Compact"/>
              <w:jc w:val="right"/>
            </w:pPr>
            <w:r>
              <w:t>-0.972</w:t>
            </w:r>
          </w:p>
        </w:tc>
        <w:tc>
          <w:tcPr>
            <w:tcW w:w="1124" w:type="dxa"/>
          </w:tcPr>
          <w:p w14:paraId="62CEAB2F" w14:textId="77777777" w:rsidR="00936766" w:rsidRDefault="00397B73">
            <w:pPr>
              <w:pStyle w:val="Compact"/>
              <w:jc w:val="right"/>
            </w:pPr>
            <w:r>
              <w:t>0.000</w:t>
            </w:r>
          </w:p>
        </w:tc>
        <w:tc>
          <w:tcPr>
            <w:tcW w:w="890" w:type="dxa"/>
          </w:tcPr>
          <w:p w14:paraId="2D8A100E" w14:textId="77777777" w:rsidR="00936766" w:rsidRDefault="00397B73">
            <w:pPr>
              <w:pStyle w:val="Compact"/>
              <w:jc w:val="right"/>
            </w:pPr>
            <w:r>
              <w:t>936</w:t>
            </w:r>
          </w:p>
        </w:tc>
        <w:tc>
          <w:tcPr>
            <w:tcW w:w="924" w:type="dxa"/>
          </w:tcPr>
          <w:p w14:paraId="2496A4BB" w14:textId="77777777" w:rsidR="00936766" w:rsidRDefault="00397B73">
            <w:pPr>
              <w:pStyle w:val="Compact"/>
              <w:jc w:val="right"/>
            </w:pPr>
            <w:r>
              <w:t>1.005</w:t>
            </w:r>
          </w:p>
        </w:tc>
      </w:tr>
      <w:tr w:rsidR="00936766" w14:paraId="30D771A6" w14:textId="77777777">
        <w:tc>
          <w:tcPr>
            <w:tcW w:w="1521" w:type="dxa"/>
          </w:tcPr>
          <w:p w14:paraId="5516E005" w14:textId="77777777" w:rsidR="00936766" w:rsidRDefault="00936766"/>
        </w:tc>
        <w:tc>
          <w:tcPr>
            <w:tcW w:w="3609" w:type="dxa"/>
          </w:tcPr>
          <w:p w14:paraId="699CF083" w14:textId="77777777" w:rsidR="00936766" w:rsidRDefault="00397B73">
            <w:pPr>
              <w:pStyle w:val="Compact"/>
            </w:pPr>
            <w:r>
              <w:t>Intercept</w:t>
            </w:r>
          </w:p>
        </w:tc>
        <w:tc>
          <w:tcPr>
            <w:tcW w:w="1005" w:type="dxa"/>
          </w:tcPr>
          <w:p w14:paraId="44C3C37B" w14:textId="77777777" w:rsidR="00936766" w:rsidRDefault="00397B73">
            <w:pPr>
              <w:pStyle w:val="Compact"/>
              <w:jc w:val="right"/>
            </w:pPr>
            <w:r>
              <w:t>-0.210</w:t>
            </w:r>
          </w:p>
        </w:tc>
        <w:tc>
          <w:tcPr>
            <w:tcW w:w="924" w:type="dxa"/>
          </w:tcPr>
          <w:p w14:paraId="252F231F" w14:textId="77777777" w:rsidR="00936766" w:rsidRDefault="00397B73">
            <w:pPr>
              <w:pStyle w:val="Compact"/>
              <w:jc w:val="right"/>
            </w:pPr>
            <w:r>
              <w:t>0.072</w:t>
            </w:r>
          </w:p>
        </w:tc>
        <w:tc>
          <w:tcPr>
            <w:tcW w:w="1158" w:type="dxa"/>
          </w:tcPr>
          <w:p w14:paraId="1C632325" w14:textId="77777777" w:rsidR="00936766" w:rsidRDefault="00397B73">
            <w:pPr>
              <w:pStyle w:val="Compact"/>
              <w:jc w:val="right"/>
            </w:pPr>
            <w:r>
              <w:t>-2.90</w:t>
            </w:r>
          </w:p>
        </w:tc>
        <w:tc>
          <w:tcPr>
            <w:tcW w:w="1135" w:type="dxa"/>
          </w:tcPr>
          <w:p w14:paraId="224815D7" w14:textId="77777777" w:rsidR="00936766" w:rsidRDefault="00397B73">
            <w:pPr>
              <w:pStyle w:val="Compact"/>
              <w:jc w:val="right"/>
            </w:pPr>
            <w:r>
              <w:t>-0.210</w:t>
            </w:r>
          </w:p>
        </w:tc>
        <w:tc>
          <w:tcPr>
            <w:tcW w:w="1005" w:type="dxa"/>
          </w:tcPr>
          <w:p w14:paraId="427A92F3" w14:textId="77777777" w:rsidR="00936766" w:rsidRDefault="00397B73">
            <w:pPr>
              <w:pStyle w:val="Compact"/>
              <w:jc w:val="right"/>
            </w:pPr>
            <w:r>
              <w:t>-0.348</w:t>
            </w:r>
          </w:p>
        </w:tc>
        <w:tc>
          <w:tcPr>
            <w:tcW w:w="1005" w:type="dxa"/>
          </w:tcPr>
          <w:p w14:paraId="736456CE" w14:textId="77777777" w:rsidR="00936766" w:rsidRDefault="00397B73">
            <w:pPr>
              <w:pStyle w:val="Compact"/>
              <w:jc w:val="right"/>
            </w:pPr>
            <w:r>
              <w:t>-0.066</w:t>
            </w:r>
          </w:p>
        </w:tc>
        <w:tc>
          <w:tcPr>
            <w:tcW w:w="1124" w:type="dxa"/>
          </w:tcPr>
          <w:p w14:paraId="6B631791" w14:textId="77777777" w:rsidR="00936766" w:rsidRDefault="00397B73">
            <w:pPr>
              <w:pStyle w:val="Compact"/>
              <w:jc w:val="right"/>
            </w:pPr>
            <w:r>
              <w:t>0.004</w:t>
            </w:r>
          </w:p>
        </w:tc>
        <w:tc>
          <w:tcPr>
            <w:tcW w:w="890" w:type="dxa"/>
          </w:tcPr>
          <w:p w14:paraId="538C03E5" w14:textId="77777777" w:rsidR="00936766" w:rsidRDefault="00397B73">
            <w:pPr>
              <w:pStyle w:val="Compact"/>
              <w:jc w:val="right"/>
            </w:pPr>
            <w:r>
              <w:t>738</w:t>
            </w:r>
          </w:p>
        </w:tc>
        <w:tc>
          <w:tcPr>
            <w:tcW w:w="924" w:type="dxa"/>
          </w:tcPr>
          <w:p w14:paraId="3D7E4986" w14:textId="77777777" w:rsidR="00936766" w:rsidRDefault="00397B73">
            <w:pPr>
              <w:pStyle w:val="Compact"/>
              <w:jc w:val="right"/>
            </w:pPr>
            <w:r>
              <w:t>1.007</w:t>
            </w:r>
          </w:p>
        </w:tc>
      </w:tr>
      <w:tr w:rsidR="00936766" w14:paraId="6FFDC599" w14:textId="77777777">
        <w:tc>
          <w:tcPr>
            <w:tcW w:w="1521" w:type="dxa"/>
          </w:tcPr>
          <w:p w14:paraId="542FAA38" w14:textId="77777777" w:rsidR="00936766" w:rsidRDefault="00936766"/>
        </w:tc>
        <w:tc>
          <w:tcPr>
            <w:tcW w:w="3609" w:type="dxa"/>
          </w:tcPr>
          <w:p w14:paraId="43A21A08" w14:textId="77777777" w:rsidR="00936766" w:rsidRDefault="00397B73">
            <w:pPr>
              <w:pStyle w:val="Compact"/>
            </w:pPr>
            <w:r>
              <w:t>Predicted Yield</w:t>
            </w:r>
          </w:p>
        </w:tc>
        <w:tc>
          <w:tcPr>
            <w:tcW w:w="1005" w:type="dxa"/>
          </w:tcPr>
          <w:p w14:paraId="3CCD9021" w14:textId="77777777" w:rsidR="00936766" w:rsidRDefault="00397B73">
            <w:pPr>
              <w:pStyle w:val="Compact"/>
              <w:jc w:val="right"/>
            </w:pPr>
            <w:r>
              <w:t>0.856</w:t>
            </w:r>
          </w:p>
        </w:tc>
        <w:tc>
          <w:tcPr>
            <w:tcW w:w="924" w:type="dxa"/>
          </w:tcPr>
          <w:p w14:paraId="351F190E" w14:textId="77777777" w:rsidR="00936766" w:rsidRDefault="00397B73">
            <w:pPr>
              <w:pStyle w:val="Compact"/>
              <w:jc w:val="right"/>
            </w:pPr>
            <w:r>
              <w:t>0.025</w:t>
            </w:r>
          </w:p>
        </w:tc>
        <w:tc>
          <w:tcPr>
            <w:tcW w:w="1158" w:type="dxa"/>
          </w:tcPr>
          <w:p w14:paraId="05110A7A" w14:textId="77777777" w:rsidR="00936766" w:rsidRDefault="00397B73">
            <w:pPr>
              <w:pStyle w:val="Compact"/>
              <w:jc w:val="right"/>
            </w:pPr>
            <w:r>
              <w:t>34.62</w:t>
            </w:r>
          </w:p>
        </w:tc>
        <w:tc>
          <w:tcPr>
            <w:tcW w:w="1135" w:type="dxa"/>
          </w:tcPr>
          <w:p w14:paraId="79CB9C5F" w14:textId="77777777" w:rsidR="00936766" w:rsidRDefault="00397B73">
            <w:pPr>
              <w:pStyle w:val="Compact"/>
              <w:jc w:val="right"/>
            </w:pPr>
            <w:r>
              <w:t>0.856</w:t>
            </w:r>
          </w:p>
        </w:tc>
        <w:tc>
          <w:tcPr>
            <w:tcW w:w="1005" w:type="dxa"/>
          </w:tcPr>
          <w:p w14:paraId="133ACF3E" w14:textId="77777777" w:rsidR="00936766" w:rsidRDefault="00397B73">
            <w:pPr>
              <w:pStyle w:val="Compact"/>
              <w:jc w:val="right"/>
            </w:pPr>
            <w:r>
              <w:t>0.806</w:t>
            </w:r>
          </w:p>
        </w:tc>
        <w:tc>
          <w:tcPr>
            <w:tcW w:w="1005" w:type="dxa"/>
          </w:tcPr>
          <w:p w14:paraId="522D3232" w14:textId="77777777" w:rsidR="00936766" w:rsidRDefault="00397B73">
            <w:pPr>
              <w:pStyle w:val="Compact"/>
              <w:jc w:val="right"/>
            </w:pPr>
            <w:r>
              <w:t>0.904</w:t>
            </w:r>
          </w:p>
        </w:tc>
        <w:tc>
          <w:tcPr>
            <w:tcW w:w="1124" w:type="dxa"/>
          </w:tcPr>
          <w:p w14:paraId="2AEB9C9B" w14:textId="77777777" w:rsidR="00936766" w:rsidRDefault="00397B73">
            <w:pPr>
              <w:pStyle w:val="Compact"/>
              <w:jc w:val="right"/>
            </w:pPr>
            <w:r>
              <w:t>0.000</w:t>
            </w:r>
          </w:p>
        </w:tc>
        <w:tc>
          <w:tcPr>
            <w:tcW w:w="890" w:type="dxa"/>
          </w:tcPr>
          <w:p w14:paraId="2BE3A420" w14:textId="77777777" w:rsidR="00936766" w:rsidRDefault="00397B73">
            <w:pPr>
              <w:pStyle w:val="Compact"/>
              <w:jc w:val="right"/>
            </w:pPr>
            <w:r>
              <w:t>672</w:t>
            </w:r>
          </w:p>
        </w:tc>
        <w:tc>
          <w:tcPr>
            <w:tcW w:w="924" w:type="dxa"/>
          </w:tcPr>
          <w:p w14:paraId="571C33D8" w14:textId="77777777" w:rsidR="00936766" w:rsidRDefault="00397B73">
            <w:pPr>
              <w:pStyle w:val="Compact"/>
              <w:jc w:val="right"/>
            </w:pPr>
            <w:r>
              <w:t>1.008</w:t>
            </w:r>
          </w:p>
        </w:tc>
      </w:tr>
      <w:tr w:rsidR="00936766" w14:paraId="3D100E30" w14:textId="77777777">
        <w:tc>
          <w:tcPr>
            <w:tcW w:w="1521" w:type="dxa"/>
          </w:tcPr>
          <w:p w14:paraId="75928081" w14:textId="77777777" w:rsidR="00936766" w:rsidRDefault="00936766"/>
        </w:tc>
        <w:tc>
          <w:tcPr>
            <w:tcW w:w="3609" w:type="dxa"/>
          </w:tcPr>
          <w:p w14:paraId="1058D3DF" w14:textId="77777777" w:rsidR="00936766" w:rsidRDefault="00397B73">
            <w:pPr>
              <w:pStyle w:val="Compact"/>
            </w:pPr>
            <w:r>
              <w:t>Sigma (field intercept)</w:t>
            </w:r>
          </w:p>
        </w:tc>
        <w:tc>
          <w:tcPr>
            <w:tcW w:w="1005" w:type="dxa"/>
          </w:tcPr>
          <w:p w14:paraId="3AC4C0FE" w14:textId="77777777" w:rsidR="00936766" w:rsidRDefault="00397B73">
            <w:pPr>
              <w:pStyle w:val="Compact"/>
              <w:jc w:val="right"/>
            </w:pPr>
            <w:r>
              <w:t>0.040</w:t>
            </w:r>
          </w:p>
        </w:tc>
        <w:tc>
          <w:tcPr>
            <w:tcW w:w="924" w:type="dxa"/>
          </w:tcPr>
          <w:p w14:paraId="292CA5D8" w14:textId="77777777" w:rsidR="00936766" w:rsidRDefault="00397B73">
            <w:pPr>
              <w:pStyle w:val="Compact"/>
              <w:jc w:val="right"/>
            </w:pPr>
            <w:r>
              <w:t>0.018</w:t>
            </w:r>
          </w:p>
        </w:tc>
        <w:tc>
          <w:tcPr>
            <w:tcW w:w="1158" w:type="dxa"/>
          </w:tcPr>
          <w:p w14:paraId="30E31394" w14:textId="77777777" w:rsidR="00936766" w:rsidRDefault="00397B73">
            <w:pPr>
              <w:pStyle w:val="Compact"/>
              <w:jc w:val="right"/>
            </w:pPr>
            <w:r>
              <w:t>2.28</w:t>
            </w:r>
          </w:p>
        </w:tc>
        <w:tc>
          <w:tcPr>
            <w:tcW w:w="1135" w:type="dxa"/>
          </w:tcPr>
          <w:p w14:paraId="1272F2E1" w14:textId="77777777" w:rsidR="00936766" w:rsidRDefault="00397B73">
            <w:pPr>
              <w:pStyle w:val="Compact"/>
              <w:jc w:val="right"/>
            </w:pPr>
            <w:r>
              <w:t>0.038</w:t>
            </w:r>
          </w:p>
        </w:tc>
        <w:tc>
          <w:tcPr>
            <w:tcW w:w="1005" w:type="dxa"/>
          </w:tcPr>
          <w:p w14:paraId="5EDC5A9B" w14:textId="77777777" w:rsidR="00936766" w:rsidRDefault="00397B73">
            <w:pPr>
              <w:pStyle w:val="Compact"/>
              <w:jc w:val="right"/>
            </w:pPr>
            <w:r>
              <w:t>0.011</w:t>
            </w:r>
          </w:p>
        </w:tc>
        <w:tc>
          <w:tcPr>
            <w:tcW w:w="1005" w:type="dxa"/>
          </w:tcPr>
          <w:p w14:paraId="468CE757" w14:textId="77777777" w:rsidR="00936766" w:rsidRDefault="00397B73">
            <w:pPr>
              <w:pStyle w:val="Compact"/>
              <w:jc w:val="right"/>
            </w:pPr>
            <w:r>
              <w:t>0.079</w:t>
            </w:r>
          </w:p>
        </w:tc>
        <w:tc>
          <w:tcPr>
            <w:tcW w:w="1124" w:type="dxa"/>
          </w:tcPr>
          <w:p w14:paraId="2693D830" w14:textId="77777777" w:rsidR="00936766" w:rsidRDefault="00397B73">
            <w:pPr>
              <w:pStyle w:val="Compact"/>
              <w:jc w:val="right"/>
            </w:pPr>
            <w:r>
              <w:t>0.022</w:t>
            </w:r>
          </w:p>
        </w:tc>
        <w:tc>
          <w:tcPr>
            <w:tcW w:w="890" w:type="dxa"/>
          </w:tcPr>
          <w:p w14:paraId="10D96C47" w14:textId="77777777" w:rsidR="00936766" w:rsidRDefault="00397B73">
            <w:pPr>
              <w:pStyle w:val="Compact"/>
              <w:jc w:val="right"/>
            </w:pPr>
            <w:r>
              <w:t>226</w:t>
            </w:r>
          </w:p>
        </w:tc>
        <w:tc>
          <w:tcPr>
            <w:tcW w:w="924" w:type="dxa"/>
          </w:tcPr>
          <w:p w14:paraId="001B942C" w14:textId="77777777" w:rsidR="00936766" w:rsidRDefault="00397B73">
            <w:pPr>
              <w:pStyle w:val="Compact"/>
              <w:jc w:val="right"/>
            </w:pPr>
            <w:r>
              <w:t>1.005</w:t>
            </w:r>
          </w:p>
        </w:tc>
      </w:tr>
      <w:tr w:rsidR="00936766" w14:paraId="44236DF5" w14:textId="77777777">
        <w:tc>
          <w:tcPr>
            <w:tcW w:w="1521" w:type="dxa"/>
          </w:tcPr>
          <w:p w14:paraId="2BFD15BE" w14:textId="77777777" w:rsidR="00936766" w:rsidRDefault="00936766"/>
        </w:tc>
        <w:tc>
          <w:tcPr>
            <w:tcW w:w="3609" w:type="dxa"/>
          </w:tcPr>
          <w:p w14:paraId="2737D4C5" w14:textId="77777777" w:rsidR="00936766" w:rsidRDefault="00397B73">
            <w:pPr>
              <w:pStyle w:val="Compact"/>
            </w:pPr>
            <w:r>
              <w:t>Sigma (field slope)</w:t>
            </w:r>
          </w:p>
        </w:tc>
        <w:tc>
          <w:tcPr>
            <w:tcW w:w="1005" w:type="dxa"/>
          </w:tcPr>
          <w:p w14:paraId="23EA4CA1" w14:textId="77777777" w:rsidR="00936766" w:rsidRDefault="00397B73">
            <w:pPr>
              <w:pStyle w:val="Compact"/>
              <w:jc w:val="right"/>
            </w:pPr>
            <w:r>
              <w:t>0.010</w:t>
            </w:r>
          </w:p>
        </w:tc>
        <w:tc>
          <w:tcPr>
            <w:tcW w:w="924" w:type="dxa"/>
          </w:tcPr>
          <w:p w14:paraId="6E8A85C4" w14:textId="77777777" w:rsidR="00936766" w:rsidRDefault="00397B73">
            <w:pPr>
              <w:pStyle w:val="Compact"/>
              <w:jc w:val="right"/>
            </w:pPr>
            <w:r>
              <w:t>0.007</w:t>
            </w:r>
          </w:p>
        </w:tc>
        <w:tc>
          <w:tcPr>
            <w:tcW w:w="1158" w:type="dxa"/>
          </w:tcPr>
          <w:p w14:paraId="533AA2C5" w14:textId="77777777" w:rsidR="00936766" w:rsidRDefault="00397B73">
            <w:pPr>
              <w:pStyle w:val="Compact"/>
              <w:jc w:val="right"/>
            </w:pPr>
            <w:r>
              <w:t>1.56</w:t>
            </w:r>
          </w:p>
        </w:tc>
        <w:tc>
          <w:tcPr>
            <w:tcW w:w="1135" w:type="dxa"/>
          </w:tcPr>
          <w:p w14:paraId="0B832F12" w14:textId="77777777" w:rsidR="00936766" w:rsidRDefault="00397B73">
            <w:pPr>
              <w:pStyle w:val="Compact"/>
              <w:jc w:val="right"/>
            </w:pPr>
            <w:r>
              <w:t>0.009</w:t>
            </w:r>
          </w:p>
        </w:tc>
        <w:tc>
          <w:tcPr>
            <w:tcW w:w="1005" w:type="dxa"/>
          </w:tcPr>
          <w:p w14:paraId="42B16E4D" w14:textId="77777777" w:rsidR="00936766" w:rsidRDefault="00397B73">
            <w:pPr>
              <w:pStyle w:val="Compact"/>
              <w:jc w:val="right"/>
            </w:pPr>
            <w:r>
              <w:t>0.001</w:t>
            </w:r>
          </w:p>
        </w:tc>
        <w:tc>
          <w:tcPr>
            <w:tcW w:w="1005" w:type="dxa"/>
          </w:tcPr>
          <w:p w14:paraId="2BE1529F" w14:textId="77777777" w:rsidR="00936766" w:rsidRDefault="00397B73">
            <w:pPr>
              <w:pStyle w:val="Compact"/>
              <w:jc w:val="right"/>
            </w:pPr>
            <w:r>
              <w:t>0.023</w:t>
            </w:r>
          </w:p>
        </w:tc>
        <w:tc>
          <w:tcPr>
            <w:tcW w:w="1124" w:type="dxa"/>
          </w:tcPr>
          <w:p w14:paraId="7E2B5EA5" w14:textId="77777777" w:rsidR="00936766" w:rsidRDefault="00397B73">
            <w:pPr>
              <w:pStyle w:val="Compact"/>
              <w:jc w:val="right"/>
            </w:pPr>
            <w:r>
              <w:t>0.118</w:t>
            </w:r>
          </w:p>
        </w:tc>
        <w:tc>
          <w:tcPr>
            <w:tcW w:w="890" w:type="dxa"/>
          </w:tcPr>
          <w:p w14:paraId="60DAEBAE" w14:textId="77777777" w:rsidR="00936766" w:rsidRDefault="00397B73">
            <w:pPr>
              <w:pStyle w:val="Compact"/>
              <w:jc w:val="right"/>
            </w:pPr>
            <w:r>
              <w:t>217</w:t>
            </w:r>
          </w:p>
        </w:tc>
        <w:tc>
          <w:tcPr>
            <w:tcW w:w="924" w:type="dxa"/>
          </w:tcPr>
          <w:p w14:paraId="49906946" w14:textId="77777777" w:rsidR="00936766" w:rsidRDefault="00397B73">
            <w:pPr>
              <w:pStyle w:val="Compact"/>
              <w:jc w:val="right"/>
            </w:pPr>
            <w:r>
              <w:t>1.005</w:t>
            </w:r>
          </w:p>
        </w:tc>
      </w:tr>
      <w:tr w:rsidR="00936766" w14:paraId="3B7C2C9D" w14:textId="77777777">
        <w:tc>
          <w:tcPr>
            <w:tcW w:w="1521" w:type="dxa"/>
          </w:tcPr>
          <w:p w14:paraId="1E3E2D71" w14:textId="77777777" w:rsidR="00936766" w:rsidRDefault="00936766"/>
        </w:tc>
        <w:tc>
          <w:tcPr>
            <w:tcW w:w="3609" w:type="dxa"/>
          </w:tcPr>
          <w:p w14:paraId="52620EEF" w14:textId="77777777" w:rsidR="00936766" w:rsidRDefault="00397B73">
            <w:pPr>
              <w:pStyle w:val="Compact"/>
            </w:pPr>
            <w:r>
              <w:t>Sigma (plot intercept)</w:t>
            </w:r>
          </w:p>
        </w:tc>
        <w:tc>
          <w:tcPr>
            <w:tcW w:w="1005" w:type="dxa"/>
          </w:tcPr>
          <w:p w14:paraId="16E3BA39" w14:textId="77777777" w:rsidR="00936766" w:rsidRDefault="00397B73">
            <w:pPr>
              <w:pStyle w:val="Compact"/>
              <w:jc w:val="right"/>
            </w:pPr>
            <w:r>
              <w:t>0.097</w:t>
            </w:r>
          </w:p>
        </w:tc>
        <w:tc>
          <w:tcPr>
            <w:tcW w:w="924" w:type="dxa"/>
          </w:tcPr>
          <w:p w14:paraId="396BD68D" w14:textId="77777777" w:rsidR="00936766" w:rsidRDefault="00397B73">
            <w:pPr>
              <w:pStyle w:val="Compact"/>
              <w:jc w:val="right"/>
            </w:pPr>
            <w:r>
              <w:t>0.013</w:t>
            </w:r>
          </w:p>
        </w:tc>
        <w:tc>
          <w:tcPr>
            <w:tcW w:w="1158" w:type="dxa"/>
          </w:tcPr>
          <w:p w14:paraId="7912C1C0" w14:textId="77777777" w:rsidR="00936766" w:rsidRDefault="00397B73">
            <w:pPr>
              <w:pStyle w:val="Compact"/>
              <w:jc w:val="right"/>
            </w:pPr>
            <w:r>
              <w:t>7.26</w:t>
            </w:r>
          </w:p>
        </w:tc>
        <w:tc>
          <w:tcPr>
            <w:tcW w:w="1135" w:type="dxa"/>
          </w:tcPr>
          <w:p w14:paraId="5F9FDD7B" w14:textId="77777777" w:rsidR="00936766" w:rsidRDefault="00397B73">
            <w:pPr>
              <w:pStyle w:val="Compact"/>
              <w:jc w:val="right"/>
            </w:pPr>
            <w:r>
              <w:t>0.097</w:t>
            </w:r>
          </w:p>
        </w:tc>
        <w:tc>
          <w:tcPr>
            <w:tcW w:w="1005" w:type="dxa"/>
          </w:tcPr>
          <w:p w14:paraId="1300A5E8" w14:textId="77777777" w:rsidR="00936766" w:rsidRDefault="00397B73">
            <w:pPr>
              <w:pStyle w:val="Compact"/>
              <w:jc w:val="right"/>
            </w:pPr>
            <w:r>
              <w:t>0.072</w:t>
            </w:r>
          </w:p>
        </w:tc>
        <w:tc>
          <w:tcPr>
            <w:tcW w:w="1005" w:type="dxa"/>
          </w:tcPr>
          <w:p w14:paraId="1AE9702D" w14:textId="77777777" w:rsidR="00936766" w:rsidRDefault="00397B73">
            <w:pPr>
              <w:pStyle w:val="Compact"/>
              <w:jc w:val="right"/>
            </w:pPr>
            <w:r>
              <w:t>0.124</w:t>
            </w:r>
          </w:p>
        </w:tc>
        <w:tc>
          <w:tcPr>
            <w:tcW w:w="1124" w:type="dxa"/>
          </w:tcPr>
          <w:p w14:paraId="08813F59" w14:textId="77777777" w:rsidR="00936766" w:rsidRDefault="00397B73">
            <w:pPr>
              <w:pStyle w:val="Compact"/>
              <w:jc w:val="right"/>
            </w:pPr>
            <w:r>
              <w:t>0.000</w:t>
            </w:r>
          </w:p>
        </w:tc>
        <w:tc>
          <w:tcPr>
            <w:tcW w:w="890" w:type="dxa"/>
          </w:tcPr>
          <w:p w14:paraId="6167FA5E" w14:textId="77777777" w:rsidR="00936766" w:rsidRDefault="00397B73">
            <w:pPr>
              <w:pStyle w:val="Compact"/>
              <w:jc w:val="right"/>
            </w:pPr>
            <w:r>
              <w:t>470</w:t>
            </w:r>
          </w:p>
        </w:tc>
        <w:tc>
          <w:tcPr>
            <w:tcW w:w="924" w:type="dxa"/>
          </w:tcPr>
          <w:p w14:paraId="6CFCDB76" w14:textId="77777777" w:rsidR="00936766" w:rsidRDefault="00397B73">
            <w:pPr>
              <w:pStyle w:val="Compact"/>
              <w:jc w:val="right"/>
            </w:pPr>
            <w:r>
              <w:t>1.005</w:t>
            </w:r>
          </w:p>
        </w:tc>
      </w:tr>
      <w:tr w:rsidR="00936766" w14:paraId="76DC796D" w14:textId="77777777">
        <w:tc>
          <w:tcPr>
            <w:tcW w:w="1521" w:type="dxa"/>
          </w:tcPr>
          <w:p w14:paraId="25C8487F" w14:textId="77777777" w:rsidR="00936766" w:rsidRDefault="00936766"/>
        </w:tc>
        <w:tc>
          <w:tcPr>
            <w:tcW w:w="3609" w:type="dxa"/>
          </w:tcPr>
          <w:p w14:paraId="0F91F23A" w14:textId="77777777" w:rsidR="00936766" w:rsidRDefault="00397B73">
            <w:pPr>
              <w:pStyle w:val="Compact"/>
            </w:pPr>
            <w:r>
              <w:t>Sigma (plot slope)</w:t>
            </w:r>
          </w:p>
        </w:tc>
        <w:tc>
          <w:tcPr>
            <w:tcW w:w="1005" w:type="dxa"/>
          </w:tcPr>
          <w:p w14:paraId="6D06567C" w14:textId="77777777" w:rsidR="00936766" w:rsidRDefault="00397B73">
            <w:pPr>
              <w:pStyle w:val="Compact"/>
              <w:jc w:val="right"/>
            </w:pPr>
            <w:r>
              <w:t>0.032</w:t>
            </w:r>
          </w:p>
        </w:tc>
        <w:tc>
          <w:tcPr>
            <w:tcW w:w="924" w:type="dxa"/>
          </w:tcPr>
          <w:p w14:paraId="2730D4D3" w14:textId="77777777" w:rsidR="00936766" w:rsidRDefault="00397B73">
            <w:pPr>
              <w:pStyle w:val="Compact"/>
              <w:jc w:val="right"/>
            </w:pPr>
            <w:r>
              <w:t>0.005</w:t>
            </w:r>
          </w:p>
        </w:tc>
        <w:tc>
          <w:tcPr>
            <w:tcW w:w="1158" w:type="dxa"/>
          </w:tcPr>
          <w:p w14:paraId="17616D35" w14:textId="77777777" w:rsidR="00936766" w:rsidRDefault="00397B73">
            <w:pPr>
              <w:pStyle w:val="Compact"/>
              <w:jc w:val="right"/>
            </w:pPr>
            <w:r>
              <w:t>5.83</w:t>
            </w:r>
          </w:p>
        </w:tc>
        <w:tc>
          <w:tcPr>
            <w:tcW w:w="1135" w:type="dxa"/>
          </w:tcPr>
          <w:p w14:paraId="0FA759D5" w14:textId="77777777" w:rsidR="00936766" w:rsidRDefault="00397B73">
            <w:pPr>
              <w:pStyle w:val="Compact"/>
              <w:jc w:val="right"/>
            </w:pPr>
            <w:r>
              <w:t>0.032</w:t>
            </w:r>
          </w:p>
        </w:tc>
        <w:tc>
          <w:tcPr>
            <w:tcW w:w="1005" w:type="dxa"/>
          </w:tcPr>
          <w:p w14:paraId="222DF01C" w14:textId="77777777" w:rsidR="00936766" w:rsidRDefault="00397B73">
            <w:pPr>
              <w:pStyle w:val="Compact"/>
              <w:jc w:val="right"/>
            </w:pPr>
            <w:r>
              <w:t>0.021</w:t>
            </w:r>
          </w:p>
        </w:tc>
        <w:tc>
          <w:tcPr>
            <w:tcW w:w="1005" w:type="dxa"/>
          </w:tcPr>
          <w:p w14:paraId="576130B2" w14:textId="77777777" w:rsidR="00936766" w:rsidRDefault="00397B73">
            <w:pPr>
              <w:pStyle w:val="Compact"/>
              <w:jc w:val="right"/>
            </w:pPr>
            <w:r>
              <w:t>0.043</w:t>
            </w:r>
          </w:p>
        </w:tc>
        <w:tc>
          <w:tcPr>
            <w:tcW w:w="1124" w:type="dxa"/>
          </w:tcPr>
          <w:p w14:paraId="4696044A" w14:textId="77777777" w:rsidR="00936766" w:rsidRDefault="00397B73">
            <w:pPr>
              <w:pStyle w:val="Compact"/>
              <w:jc w:val="right"/>
            </w:pPr>
            <w:r>
              <w:t>0.000</w:t>
            </w:r>
          </w:p>
        </w:tc>
        <w:tc>
          <w:tcPr>
            <w:tcW w:w="890" w:type="dxa"/>
          </w:tcPr>
          <w:p w14:paraId="042F6CBE" w14:textId="77777777" w:rsidR="00936766" w:rsidRDefault="00397B73">
            <w:pPr>
              <w:pStyle w:val="Compact"/>
              <w:jc w:val="right"/>
            </w:pPr>
            <w:r>
              <w:t>379</w:t>
            </w:r>
          </w:p>
        </w:tc>
        <w:tc>
          <w:tcPr>
            <w:tcW w:w="924" w:type="dxa"/>
          </w:tcPr>
          <w:p w14:paraId="2A6B710B" w14:textId="77777777" w:rsidR="00936766" w:rsidRDefault="00397B73">
            <w:pPr>
              <w:pStyle w:val="Compact"/>
              <w:jc w:val="right"/>
            </w:pPr>
            <w:r>
              <w:t>1.006</w:t>
            </w:r>
          </w:p>
        </w:tc>
      </w:tr>
      <w:tr w:rsidR="00936766" w14:paraId="2A23E069" w14:textId="77777777">
        <w:tc>
          <w:tcPr>
            <w:tcW w:w="1521" w:type="dxa"/>
          </w:tcPr>
          <w:p w14:paraId="032B40EA" w14:textId="77777777" w:rsidR="00936766" w:rsidRDefault="00936766"/>
        </w:tc>
        <w:tc>
          <w:tcPr>
            <w:tcW w:w="3609" w:type="dxa"/>
          </w:tcPr>
          <w:p w14:paraId="2D65FD4B" w14:textId="77777777" w:rsidR="00936766" w:rsidRDefault="00397B73">
            <w:pPr>
              <w:pStyle w:val="Compact"/>
            </w:pPr>
            <w:r>
              <w:t>Sigma</w:t>
            </w:r>
          </w:p>
        </w:tc>
        <w:tc>
          <w:tcPr>
            <w:tcW w:w="1005" w:type="dxa"/>
          </w:tcPr>
          <w:p w14:paraId="3CB2E723" w14:textId="77777777" w:rsidR="00936766" w:rsidRDefault="00397B73">
            <w:pPr>
              <w:pStyle w:val="Compact"/>
              <w:jc w:val="right"/>
            </w:pPr>
            <w:r>
              <w:t>0.289</w:t>
            </w:r>
          </w:p>
        </w:tc>
        <w:tc>
          <w:tcPr>
            <w:tcW w:w="924" w:type="dxa"/>
          </w:tcPr>
          <w:p w14:paraId="3659FFBC" w14:textId="77777777" w:rsidR="00936766" w:rsidRDefault="00397B73">
            <w:pPr>
              <w:pStyle w:val="Compact"/>
              <w:jc w:val="right"/>
            </w:pPr>
            <w:r>
              <w:t>0.012</w:t>
            </w:r>
          </w:p>
        </w:tc>
        <w:tc>
          <w:tcPr>
            <w:tcW w:w="1158" w:type="dxa"/>
          </w:tcPr>
          <w:p w14:paraId="35B496DB" w14:textId="77777777" w:rsidR="00936766" w:rsidRDefault="00397B73">
            <w:pPr>
              <w:pStyle w:val="Compact"/>
              <w:jc w:val="right"/>
            </w:pPr>
            <w:r>
              <w:t>23.59</w:t>
            </w:r>
          </w:p>
        </w:tc>
        <w:tc>
          <w:tcPr>
            <w:tcW w:w="1135" w:type="dxa"/>
          </w:tcPr>
          <w:p w14:paraId="6C0C14F1" w14:textId="77777777" w:rsidR="00936766" w:rsidRDefault="00397B73">
            <w:pPr>
              <w:pStyle w:val="Compact"/>
              <w:jc w:val="right"/>
            </w:pPr>
            <w:r>
              <w:t>0.289</w:t>
            </w:r>
          </w:p>
        </w:tc>
        <w:tc>
          <w:tcPr>
            <w:tcW w:w="1005" w:type="dxa"/>
          </w:tcPr>
          <w:p w14:paraId="268C4309" w14:textId="77777777" w:rsidR="00936766" w:rsidRDefault="00397B73">
            <w:pPr>
              <w:pStyle w:val="Compact"/>
              <w:jc w:val="right"/>
            </w:pPr>
            <w:r>
              <w:t>0.266</w:t>
            </w:r>
          </w:p>
        </w:tc>
        <w:tc>
          <w:tcPr>
            <w:tcW w:w="1005" w:type="dxa"/>
          </w:tcPr>
          <w:p w14:paraId="6DF46FE2" w14:textId="77777777" w:rsidR="00936766" w:rsidRDefault="00397B73">
            <w:pPr>
              <w:pStyle w:val="Compact"/>
              <w:jc w:val="right"/>
            </w:pPr>
            <w:r>
              <w:t>0.314</w:t>
            </w:r>
          </w:p>
        </w:tc>
        <w:tc>
          <w:tcPr>
            <w:tcW w:w="1124" w:type="dxa"/>
          </w:tcPr>
          <w:p w14:paraId="5575131B" w14:textId="77777777" w:rsidR="00936766" w:rsidRDefault="00397B73">
            <w:pPr>
              <w:pStyle w:val="Compact"/>
              <w:jc w:val="right"/>
            </w:pPr>
            <w:r>
              <w:t>0.000</w:t>
            </w:r>
          </w:p>
        </w:tc>
        <w:tc>
          <w:tcPr>
            <w:tcW w:w="890" w:type="dxa"/>
          </w:tcPr>
          <w:p w14:paraId="076AE321" w14:textId="77777777" w:rsidR="00936766" w:rsidRDefault="00397B73">
            <w:pPr>
              <w:pStyle w:val="Compact"/>
              <w:jc w:val="right"/>
            </w:pPr>
            <w:r>
              <w:t>1218</w:t>
            </w:r>
          </w:p>
        </w:tc>
        <w:tc>
          <w:tcPr>
            <w:tcW w:w="924" w:type="dxa"/>
          </w:tcPr>
          <w:p w14:paraId="2A98272E" w14:textId="77777777" w:rsidR="00936766" w:rsidRDefault="00397B73">
            <w:pPr>
              <w:pStyle w:val="Compact"/>
              <w:jc w:val="right"/>
            </w:pPr>
            <w:r>
              <w:t>1.001</w:t>
            </w:r>
          </w:p>
        </w:tc>
      </w:tr>
      <w:tr w:rsidR="00936766" w14:paraId="046764C2" w14:textId="77777777">
        <w:tc>
          <w:tcPr>
            <w:tcW w:w="1521" w:type="dxa"/>
          </w:tcPr>
          <w:p w14:paraId="3D64E7AC" w14:textId="77777777" w:rsidR="00936766" w:rsidRDefault="00936766"/>
        </w:tc>
        <w:tc>
          <w:tcPr>
            <w:tcW w:w="3609" w:type="dxa"/>
          </w:tcPr>
          <w:p w14:paraId="63188EEB" w14:textId="77777777" w:rsidR="00936766" w:rsidRDefault="00397B73">
            <w:pPr>
              <w:pStyle w:val="Compact"/>
            </w:pPr>
            <w:r>
              <w:t>Correlation (Int:Slope field)</w:t>
            </w:r>
          </w:p>
        </w:tc>
        <w:tc>
          <w:tcPr>
            <w:tcW w:w="1005" w:type="dxa"/>
          </w:tcPr>
          <w:p w14:paraId="402FBA9E" w14:textId="77777777" w:rsidR="00936766" w:rsidRDefault="00397B73">
            <w:pPr>
              <w:pStyle w:val="Compact"/>
              <w:jc w:val="right"/>
            </w:pPr>
            <w:r>
              <w:t>-0.470</w:t>
            </w:r>
          </w:p>
        </w:tc>
        <w:tc>
          <w:tcPr>
            <w:tcW w:w="924" w:type="dxa"/>
          </w:tcPr>
          <w:p w14:paraId="021712CC" w14:textId="77777777" w:rsidR="00936766" w:rsidRDefault="00397B73">
            <w:pPr>
              <w:pStyle w:val="Compact"/>
              <w:jc w:val="right"/>
            </w:pPr>
            <w:r>
              <w:t>0.436</w:t>
            </w:r>
          </w:p>
        </w:tc>
        <w:tc>
          <w:tcPr>
            <w:tcW w:w="1158" w:type="dxa"/>
          </w:tcPr>
          <w:p w14:paraId="4A38D5F4" w14:textId="77777777" w:rsidR="00936766" w:rsidRDefault="00397B73">
            <w:pPr>
              <w:pStyle w:val="Compact"/>
              <w:jc w:val="right"/>
            </w:pPr>
            <w:r>
              <w:t>-1.08</w:t>
            </w:r>
          </w:p>
        </w:tc>
        <w:tc>
          <w:tcPr>
            <w:tcW w:w="1135" w:type="dxa"/>
          </w:tcPr>
          <w:p w14:paraId="0174D42E" w14:textId="77777777" w:rsidR="00936766" w:rsidRDefault="00397B73">
            <w:pPr>
              <w:pStyle w:val="Compact"/>
              <w:jc w:val="right"/>
            </w:pPr>
            <w:r>
              <w:t>-0.616</w:t>
            </w:r>
          </w:p>
        </w:tc>
        <w:tc>
          <w:tcPr>
            <w:tcW w:w="1005" w:type="dxa"/>
          </w:tcPr>
          <w:p w14:paraId="79FC875A" w14:textId="77777777" w:rsidR="00936766" w:rsidRDefault="00397B73">
            <w:pPr>
              <w:pStyle w:val="Compact"/>
              <w:jc w:val="right"/>
            </w:pPr>
            <w:r>
              <w:t>-0.946</w:t>
            </w:r>
          </w:p>
        </w:tc>
        <w:tc>
          <w:tcPr>
            <w:tcW w:w="1005" w:type="dxa"/>
          </w:tcPr>
          <w:p w14:paraId="67E19310" w14:textId="77777777" w:rsidR="00936766" w:rsidRDefault="00397B73">
            <w:pPr>
              <w:pStyle w:val="Compact"/>
              <w:jc w:val="right"/>
            </w:pPr>
            <w:r>
              <w:t>0.603</w:t>
            </w:r>
          </w:p>
        </w:tc>
        <w:tc>
          <w:tcPr>
            <w:tcW w:w="1124" w:type="dxa"/>
          </w:tcPr>
          <w:p w14:paraId="53D3AC7F" w14:textId="77777777" w:rsidR="00936766" w:rsidRDefault="00397B73">
            <w:pPr>
              <w:pStyle w:val="Compact"/>
              <w:jc w:val="right"/>
            </w:pPr>
            <w:r>
              <w:t>0.281</w:t>
            </w:r>
          </w:p>
        </w:tc>
        <w:tc>
          <w:tcPr>
            <w:tcW w:w="890" w:type="dxa"/>
          </w:tcPr>
          <w:p w14:paraId="7A8D5C40" w14:textId="77777777" w:rsidR="00936766" w:rsidRDefault="00397B73">
            <w:pPr>
              <w:pStyle w:val="Compact"/>
              <w:jc w:val="right"/>
            </w:pPr>
            <w:r>
              <w:t>457</w:t>
            </w:r>
          </w:p>
        </w:tc>
        <w:tc>
          <w:tcPr>
            <w:tcW w:w="924" w:type="dxa"/>
          </w:tcPr>
          <w:p w14:paraId="1C18F478" w14:textId="77777777" w:rsidR="00936766" w:rsidRDefault="00397B73">
            <w:pPr>
              <w:pStyle w:val="Compact"/>
              <w:jc w:val="right"/>
            </w:pPr>
            <w:r>
              <w:t>1.005</w:t>
            </w:r>
          </w:p>
        </w:tc>
      </w:tr>
      <w:tr w:rsidR="00936766" w14:paraId="3176B371" w14:textId="77777777">
        <w:tc>
          <w:tcPr>
            <w:tcW w:w="1521" w:type="dxa"/>
          </w:tcPr>
          <w:p w14:paraId="0D910CB2" w14:textId="77777777" w:rsidR="00936766" w:rsidRDefault="00936766"/>
        </w:tc>
        <w:tc>
          <w:tcPr>
            <w:tcW w:w="3609" w:type="dxa"/>
          </w:tcPr>
          <w:p w14:paraId="10A0AE35" w14:textId="77777777" w:rsidR="00936766" w:rsidRDefault="00397B73">
            <w:pPr>
              <w:pStyle w:val="Compact"/>
            </w:pPr>
            <w:r>
              <w:t>Correlation (Int:Slope plot)</w:t>
            </w:r>
          </w:p>
        </w:tc>
        <w:tc>
          <w:tcPr>
            <w:tcW w:w="1005" w:type="dxa"/>
          </w:tcPr>
          <w:p w14:paraId="7F47DACD" w14:textId="77777777" w:rsidR="00936766" w:rsidRDefault="00397B73">
            <w:pPr>
              <w:pStyle w:val="Compact"/>
              <w:jc w:val="right"/>
            </w:pPr>
            <w:r>
              <w:t>-0.902</w:t>
            </w:r>
          </w:p>
        </w:tc>
        <w:tc>
          <w:tcPr>
            <w:tcW w:w="924" w:type="dxa"/>
          </w:tcPr>
          <w:p w14:paraId="02A1E97B" w14:textId="77777777" w:rsidR="00936766" w:rsidRDefault="00397B73">
            <w:pPr>
              <w:pStyle w:val="Compact"/>
              <w:jc w:val="right"/>
            </w:pPr>
            <w:r>
              <w:t>0.038</w:t>
            </w:r>
          </w:p>
        </w:tc>
        <w:tc>
          <w:tcPr>
            <w:tcW w:w="1158" w:type="dxa"/>
          </w:tcPr>
          <w:p w14:paraId="1886C2AB" w14:textId="77777777" w:rsidR="00936766" w:rsidRDefault="00397B73">
            <w:pPr>
              <w:pStyle w:val="Compact"/>
              <w:jc w:val="right"/>
            </w:pPr>
            <w:r>
              <w:t>-23.81</w:t>
            </w:r>
          </w:p>
        </w:tc>
        <w:tc>
          <w:tcPr>
            <w:tcW w:w="1135" w:type="dxa"/>
          </w:tcPr>
          <w:p w14:paraId="04E6C955" w14:textId="77777777" w:rsidR="00936766" w:rsidRDefault="00397B73">
            <w:pPr>
              <w:pStyle w:val="Compact"/>
              <w:jc w:val="right"/>
            </w:pPr>
            <w:r>
              <w:t>-0.909</w:t>
            </w:r>
          </w:p>
        </w:tc>
        <w:tc>
          <w:tcPr>
            <w:tcW w:w="1005" w:type="dxa"/>
          </w:tcPr>
          <w:p w14:paraId="24C676A1" w14:textId="77777777" w:rsidR="00936766" w:rsidRDefault="00397B73">
            <w:pPr>
              <w:pStyle w:val="Compact"/>
              <w:jc w:val="right"/>
            </w:pPr>
            <w:r>
              <w:t>-0.954</w:t>
            </w:r>
          </w:p>
        </w:tc>
        <w:tc>
          <w:tcPr>
            <w:tcW w:w="1005" w:type="dxa"/>
          </w:tcPr>
          <w:p w14:paraId="6CC1D388" w14:textId="77777777" w:rsidR="00936766" w:rsidRDefault="00397B73">
            <w:pPr>
              <w:pStyle w:val="Compact"/>
              <w:jc w:val="right"/>
            </w:pPr>
            <w:r>
              <w:t>-0.808</w:t>
            </w:r>
          </w:p>
        </w:tc>
        <w:tc>
          <w:tcPr>
            <w:tcW w:w="1124" w:type="dxa"/>
          </w:tcPr>
          <w:p w14:paraId="62DCE876" w14:textId="77777777" w:rsidR="00936766" w:rsidRDefault="00397B73">
            <w:pPr>
              <w:pStyle w:val="Compact"/>
              <w:jc w:val="right"/>
            </w:pPr>
            <w:r>
              <w:t>0.000</w:t>
            </w:r>
          </w:p>
        </w:tc>
        <w:tc>
          <w:tcPr>
            <w:tcW w:w="890" w:type="dxa"/>
          </w:tcPr>
          <w:p w14:paraId="4FCEF1F9" w14:textId="77777777" w:rsidR="00936766" w:rsidRDefault="00397B73">
            <w:pPr>
              <w:pStyle w:val="Compact"/>
              <w:jc w:val="right"/>
            </w:pPr>
            <w:r>
              <w:t>486</w:t>
            </w:r>
          </w:p>
        </w:tc>
        <w:tc>
          <w:tcPr>
            <w:tcW w:w="924" w:type="dxa"/>
          </w:tcPr>
          <w:p w14:paraId="5125C801" w14:textId="77777777" w:rsidR="00936766" w:rsidRDefault="00397B73">
            <w:pPr>
              <w:pStyle w:val="Compact"/>
              <w:jc w:val="right"/>
            </w:pPr>
            <w:r>
              <w:t>1.007</w:t>
            </w:r>
          </w:p>
        </w:tc>
      </w:tr>
    </w:tbl>
    <w:p w14:paraId="31CED12A" w14:textId="77777777" w:rsidR="00936766" w:rsidRDefault="00397B73">
      <w:pPr>
        <w:pStyle w:val="BodyText"/>
      </w:pPr>
      <w:bookmarkStart w:id="75" w:name="tab%3AtotalYieldCoefs1"/>
      <w:r>
        <w:t>[tab:totalYieldCoefs]</w:t>
      </w:r>
      <w:bookmarkEnd w:id="75"/>
    </w:p>
    <w:sectPr w:rsidR="00936766">
      <w:pgSz w:w="12240" w:h="15840"/>
      <w:pgMar w:top="1440" w:right="1440" w:bottom="1440" w:left="1440" w:header="0" w:footer="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Pernal, Steve (AAFC/AAC)" w:date="2022-10-23T13:07:00Z" w:initials="PS(">
    <w:p w14:paraId="790CB6D8" w14:textId="77777777" w:rsidR="003E0508" w:rsidRPr="003E0508" w:rsidRDefault="003E0508" w:rsidP="003E0508">
      <w:pPr>
        <w:pStyle w:val="CommentText"/>
        <w:rPr>
          <w:lang w:val="en-CA"/>
        </w:rPr>
      </w:pPr>
      <w:r>
        <w:rPr>
          <w:lang w:val="en-CA"/>
        </w:rPr>
        <w:t>In fact – they are mowed down before producing seed.</w:t>
      </w:r>
    </w:p>
  </w:comment>
  <w:comment w:id="5" w:author="Pernal, Steve (AAFC/AAC)" w:date="2022-10-23T13:24:00Z" w:initials="PS(">
    <w:p w14:paraId="77CF8822" w14:textId="77777777" w:rsidR="008A577F" w:rsidRDefault="008A577F">
      <w:pPr>
        <w:pStyle w:val="CommentText"/>
      </w:pPr>
      <w:r>
        <w:rPr>
          <w:rStyle w:val="CommentReference"/>
        </w:rPr>
        <w:annotationRef/>
      </w:r>
      <w:r>
        <w:t xml:space="preserve">May want to cite this, as </w:t>
      </w:r>
      <w:r w:rsidR="00E56DFB">
        <w:t>an example of a cage study</w:t>
      </w:r>
      <w:r>
        <w:t>:  Munawar et al. (2009) The pollination by honeybee (Apis mellifera L.) increases yield of canola (Brassica napus L.). Pak. Entomol. 31(2):103-106.</w:t>
      </w:r>
    </w:p>
    <w:p w14:paraId="6FA6705E" w14:textId="77777777" w:rsidR="008A577F" w:rsidRDefault="008A577F">
      <w:pPr>
        <w:pStyle w:val="CommentText"/>
      </w:pPr>
    </w:p>
    <w:p w14:paraId="5F31B544" w14:textId="77777777" w:rsidR="008A577F" w:rsidRDefault="008A577F">
      <w:pPr>
        <w:pStyle w:val="CommentText"/>
      </w:pPr>
      <w:r>
        <w:t xml:space="preserve">Not a </w:t>
      </w:r>
      <w:r w:rsidR="00E56DFB">
        <w:t xml:space="preserve">super </w:t>
      </w:r>
      <w:r>
        <w:t>great study, but as such, substantiates your point.</w:t>
      </w:r>
    </w:p>
  </w:comment>
  <w:comment w:id="9" w:author="Pernal, Steve (AAFC/AAC)" w:date="2022-10-23T14:05:00Z" w:initials="PS(">
    <w:p w14:paraId="1103D9EE" w14:textId="77777777" w:rsidR="00193125" w:rsidRDefault="00193125">
      <w:pPr>
        <w:pStyle w:val="CommentText"/>
      </w:pPr>
      <w:r>
        <w:rPr>
          <w:rStyle w:val="CommentReference"/>
        </w:rPr>
        <w:annotationRef/>
      </w:r>
      <w:r>
        <w:t>Why is Fig S1 not referenced?</w:t>
      </w:r>
    </w:p>
  </w:comment>
  <w:comment w:id="10" w:author="Pernal, Steve (AAFC/AAC)" w:date="2022-10-23T13:37:00Z" w:initials="PS(">
    <w:p w14:paraId="5BCC4C56" w14:textId="77777777" w:rsidR="00E56DFB" w:rsidRDefault="00E56DFB">
      <w:pPr>
        <w:pStyle w:val="CommentText"/>
      </w:pPr>
      <w:r>
        <w:rPr>
          <w:rStyle w:val="CommentReference"/>
        </w:rPr>
        <w:annotationRef/>
      </w:r>
      <w:r>
        <w:t>Never start a sentence with a numeral.  Write this out.</w:t>
      </w:r>
    </w:p>
  </w:comment>
  <w:comment w:id="11" w:author="Pernal, Steve (AAFC/AAC)" w:date="2022-10-23T14:02:00Z" w:initials="PS(">
    <w:p w14:paraId="47996705" w14:textId="77777777" w:rsidR="00193125" w:rsidRDefault="00193125">
      <w:pPr>
        <w:pStyle w:val="CommentText"/>
      </w:pPr>
      <w:r>
        <w:rPr>
          <w:rStyle w:val="CommentReference"/>
        </w:rPr>
        <w:annotationRef/>
      </w:r>
      <w:r>
        <w:t>Figure S2 according to the PDF version.</w:t>
      </w:r>
    </w:p>
  </w:comment>
  <w:comment w:id="13" w:author="Pernal, Steve (AAFC/AAC)" w:date="2022-10-23T13:48:00Z" w:initials="PS(">
    <w:p w14:paraId="6311F43F" w14:textId="77777777" w:rsidR="009B4914" w:rsidRDefault="009B4914">
      <w:pPr>
        <w:pStyle w:val="CommentText"/>
      </w:pPr>
      <w:r>
        <w:rPr>
          <w:rStyle w:val="CommentReference"/>
        </w:rPr>
        <w:annotationRef/>
      </w:r>
      <w:r>
        <w:t>Sam –</w:t>
      </w:r>
      <w:r w:rsidR="00D474E1">
        <w:t xml:space="preserve"> this is Table S2 – is it not? I guess so – I just checked the pdf version.</w:t>
      </w:r>
    </w:p>
    <w:p w14:paraId="42D3EF07" w14:textId="77777777" w:rsidR="00D474E1" w:rsidRDefault="00D474E1">
      <w:pPr>
        <w:pStyle w:val="CommentText"/>
      </w:pPr>
    </w:p>
    <w:p w14:paraId="5785A6B9" w14:textId="77777777" w:rsidR="009B4914" w:rsidRDefault="00D474E1">
      <w:pPr>
        <w:pStyle w:val="CommentText"/>
      </w:pPr>
      <w:r>
        <w:t>T</w:t>
      </w:r>
      <w:r w:rsidR="009B4914">
        <w:t xml:space="preserve">ables need to be called out in sequential order.  Why is Table </w:t>
      </w:r>
      <w:r>
        <w:t>S</w:t>
      </w:r>
      <w:r w:rsidR="009B4914">
        <w:t xml:space="preserve">2 being called out ahead of Table </w:t>
      </w:r>
      <w:r>
        <w:t>S</w:t>
      </w:r>
      <w:r w:rsidR="009B4914">
        <w:t>1 here?</w:t>
      </w:r>
      <w:r>
        <w:t xml:space="preserve">  In fact, this is a problem throughout the paper. Please re-order, so that the table numbers are sequentially called out at first mention.</w:t>
      </w:r>
    </w:p>
  </w:comment>
  <w:comment w:id="14" w:author="Pernal, Steve (AAFC/AAC)" w:date="2022-10-23T14:00:00Z" w:initials="PS(">
    <w:p w14:paraId="3D59F67A" w14:textId="77777777" w:rsidR="00D474E1" w:rsidRDefault="00D474E1">
      <w:pPr>
        <w:pStyle w:val="CommentText"/>
      </w:pPr>
      <w:r>
        <w:rPr>
          <w:rStyle w:val="CommentReference"/>
        </w:rPr>
        <w:annotationRef/>
      </w:r>
      <w:r w:rsidR="00193125">
        <w:t>F</w:t>
      </w:r>
      <w:r>
        <w:t xml:space="preserve">igure </w:t>
      </w:r>
      <w:r w:rsidR="00193125">
        <w:t>S3.</w:t>
      </w:r>
    </w:p>
  </w:comment>
  <w:comment w:id="15" w:author="Pernal, Steve (AAFC/AAC)" w:date="2022-10-23T14:08:00Z" w:initials="PS(">
    <w:p w14:paraId="3F51760B" w14:textId="77777777" w:rsidR="00193125" w:rsidRDefault="00193125">
      <w:pPr>
        <w:pStyle w:val="CommentText"/>
      </w:pPr>
      <w:r>
        <w:rPr>
          <w:rStyle w:val="CommentReference"/>
        </w:rPr>
        <w:annotationRef/>
      </w:r>
      <w:r>
        <w:t>Check journal style guideline, but some journals also require a model number, manufacturer name and a location provided.  Model number may be redundant here.</w:t>
      </w:r>
    </w:p>
  </w:comment>
  <w:comment w:id="16" w:author="Pernal, Steve (AAFC/AAC)" w:date="2022-10-23T14:11:00Z" w:initials="PS(">
    <w:p w14:paraId="332A6807" w14:textId="77777777" w:rsidR="00193125" w:rsidRDefault="00193125">
      <w:pPr>
        <w:pStyle w:val="CommentText"/>
      </w:pPr>
      <w:r>
        <w:rPr>
          <w:rStyle w:val="CommentReference"/>
        </w:rPr>
        <w:annotationRef/>
      </w:r>
      <w:r>
        <w:t xml:space="preserve">Also add units. </w:t>
      </w:r>
    </w:p>
  </w:comment>
  <w:comment w:id="17" w:author="Pernal, Steve (AAFC/AAC)" w:date="2022-10-23T14:11:00Z" w:initials="PS(">
    <w:p w14:paraId="7CE59AD3" w14:textId="77777777" w:rsidR="00193125" w:rsidRDefault="00193125">
      <w:pPr>
        <w:pStyle w:val="CommentText"/>
      </w:pPr>
      <w:r>
        <w:rPr>
          <w:rStyle w:val="CommentReference"/>
        </w:rPr>
        <w:annotationRef/>
      </w:r>
      <w:r>
        <w:t>Less than?  Were these data obtained from Env</w:t>
      </w:r>
      <w:r w:rsidR="004B4524">
        <w:t>ironment Canada?</w:t>
      </w:r>
    </w:p>
  </w:comment>
  <w:comment w:id="18" w:author="Pernal, Steve (AAFC/AAC)" w:date="2022-10-23T14:25:00Z" w:initials="PS(">
    <w:p w14:paraId="0F717908" w14:textId="75113151" w:rsidR="00421ED3" w:rsidRPr="00421ED3" w:rsidRDefault="00421ED3">
      <w:pPr>
        <w:pStyle w:val="CommentText"/>
      </w:pPr>
      <w:r>
        <w:rPr>
          <w:rStyle w:val="CommentReference"/>
        </w:rPr>
        <w:annotationRef/>
      </w:r>
      <w:r>
        <w:t>Check if journal style requires scientific notation here.  (i.e. km hr</w:t>
      </w:r>
      <w:r>
        <w:rPr>
          <w:vertAlign w:val="superscript"/>
        </w:rPr>
        <w:t>-1</w:t>
      </w:r>
      <w:r>
        <w:t>)</w:t>
      </w:r>
      <w:r w:rsidR="007930AE">
        <w:t>.  Here and elsewhere in ms.</w:t>
      </w:r>
    </w:p>
  </w:comment>
  <w:comment w:id="20" w:author="Pernal, Steve (AAFC/AAC)" w:date="2022-10-23T14:14:00Z" w:initials="PS(">
    <w:p w14:paraId="0F3CDC6F" w14:textId="77777777" w:rsidR="004B4524" w:rsidRDefault="004B4524">
      <w:pPr>
        <w:pStyle w:val="CommentText"/>
      </w:pPr>
      <w:r>
        <w:rPr>
          <w:rStyle w:val="CommentReference"/>
        </w:rPr>
        <w:annotationRef/>
      </w:r>
      <w:r>
        <w:t xml:space="preserve">Anthers and sporangia dehisce.  I </w:t>
      </w:r>
      <w:r w:rsidR="00421ED3">
        <w:t xml:space="preserve">am not familiar with this term being used with petals.  To “dehisce” mean to split or burst open.  </w:t>
      </w:r>
      <w:r>
        <w:t>Unclear what you mean here.</w:t>
      </w:r>
    </w:p>
  </w:comment>
  <w:comment w:id="21" w:author="Pernal, Steve (AAFC/AAC)" w:date="2022-10-23T14:17:00Z" w:initials="PS(">
    <w:p w14:paraId="2CE14E77" w14:textId="77777777" w:rsidR="004B4524" w:rsidRDefault="004B4524">
      <w:pPr>
        <w:pStyle w:val="CommentText"/>
      </w:pPr>
      <w:r>
        <w:rPr>
          <w:rStyle w:val="CommentReference"/>
        </w:rPr>
        <w:annotationRef/>
      </w:r>
      <w:r>
        <w:t>Ref for the standard method here?</w:t>
      </w:r>
    </w:p>
  </w:comment>
  <w:comment w:id="22" w:author="Pernal, Steve (AAFC/AAC)" w:date="2022-10-23T14:18:00Z" w:initials="PS(">
    <w:p w14:paraId="5A8BF14A" w14:textId="77777777" w:rsidR="004B4524" w:rsidRDefault="004B4524">
      <w:pPr>
        <w:pStyle w:val="CommentText"/>
      </w:pPr>
      <w:r>
        <w:rPr>
          <w:rStyle w:val="CommentReference"/>
        </w:rPr>
        <w:annotationRef/>
      </w:r>
      <w:r>
        <w:t>Same as earlier comment around equipment.</w:t>
      </w:r>
    </w:p>
  </w:comment>
  <w:comment w:id="28" w:author="Pernal, Steve (AAFC/AAC)" w:date="2022-10-23T14:34:00Z" w:initials="PS(">
    <w:p w14:paraId="4D22915C" w14:textId="6DA31B75" w:rsidR="00606926" w:rsidRDefault="00606926">
      <w:pPr>
        <w:pStyle w:val="CommentText"/>
      </w:pPr>
      <w:r>
        <w:rPr>
          <w:rStyle w:val="CommentReference"/>
        </w:rPr>
        <w:annotationRef/>
      </w:r>
      <w:r>
        <w:t>interesting</w:t>
      </w:r>
    </w:p>
  </w:comment>
  <w:comment w:id="32" w:author="Pernal, Steve (AAFC/AAC)" w:date="2022-10-23T14:44:00Z" w:initials="PS(">
    <w:p w14:paraId="7B0BF358" w14:textId="6F2DF3CB" w:rsidR="00F04825" w:rsidRDefault="00F04825">
      <w:pPr>
        <w:pStyle w:val="CommentText"/>
      </w:pPr>
      <w:r>
        <w:rPr>
          <w:rStyle w:val="CommentReference"/>
        </w:rPr>
        <w:annotationRef/>
      </w:r>
      <w:r>
        <w:t>Likely should include a citation for “R”.</w:t>
      </w:r>
    </w:p>
  </w:comment>
  <w:comment w:id="33" w:author="Pernal, Steve (AAFC/AAC)" w:date="2022-10-23T14:40:00Z" w:initials="PS(">
    <w:p w14:paraId="7E8DE62C" w14:textId="72318FD2" w:rsidR="00606926" w:rsidRDefault="00606926">
      <w:pPr>
        <w:pStyle w:val="CommentText"/>
      </w:pPr>
      <w:r>
        <w:rPr>
          <w:rStyle w:val="CommentReference"/>
        </w:rPr>
        <w:annotationRef/>
      </w:r>
      <w:r>
        <w:t>Is there a recognized citation for Stan?</w:t>
      </w:r>
    </w:p>
  </w:comment>
  <w:comment w:id="36" w:author="Pernal, Steve (AAFC/AAC)" w:date="2022-10-23T15:30:00Z" w:initials="PS(">
    <w:p w14:paraId="2F9DF8F2" w14:textId="1C2BAF5F" w:rsidR="007930AE" w:rsidRDefault="007930AE">
      <w:pPr>
        <w:pStyle w:val="CommentText"/>
      </w:pPr>
      <w:r>
        <w:rPr>
          <w:rStyle w:val="CommentReference"/>
        </w:rPr>
        <w:annotationRef/>
      </w:r>
      <w:r>
        <w:t>Interesting…</w:t>
      </w:r>
    </w:p>
  </w:comment>
  <w:comment w:id="50" w:author="Pernal, Steve (AAFC/AAC)" w:date="2022-10-23T15:47:00Z" w:initials="PS(">
    <w:p w14:paraId="7DBDBF1C" w14:textId="163C50E6" w:rsidR="005E3915" w:rsidRDefault="005E3915">
      <w:pPr>
        <w:pStyle w:val="CommentText"/>
      </w:pPr>
      <w:r>
        <w:rPr>
          <w:rStyle w:val="CommentReference"/>
        </w:rPr>
        <w:annotationRef/>
      </w:r>
      <w:r>
        <w:t>Good introductory paragraph.</w:t>
      </w:r>
    </w:p>
  </w:comment>
  <w:comment w:id="53" w:author="Pernal, Steve (AAFC/AAC)" w:date="2022-10-23T15:58:00Z" w:initials="PS(">
    <w:p w14:paraId="046909BB" w14:textId="2A0A23FC" w:rsidR="00156888" w:rsidRDefault="00156888">
      <w:pPr>
        <w:pStyle w:val="CommentText"/>
      </w:pPr>
      <w:r>
        <w:rPr>
          <w:rStyle w:val="CommentReference"/>
        </w:rPr>
        <w:annotationRef/>
      </w:r>
      <w:r>
        <w:t>Yes, that would be the test…</w:t>
      </w:r>
    </w:p>
    <w:p w14:paraId="62135608" w14:textId="1AD868CB" w:rsidR="009C706B" w:rsidRDefault="009C706B">
      <w:pPr>
        <w:pStyle w:val="CommentText"/>
      </w:pPr>
    </w:p>
    <w:p w14:paraId="7B38FF32" w14:textId="27CA60FF" w:rsidR="009C706B" w:rsidRDefault="009C706B">
      <w:pPr>
        <w:pStyle w:val="CommentText"/>
      </w:pPr>
      <w:r>
        <w:t>What do you thin would happen if there was cool weather during pollination for seed fields.  Would leafcutter bees be as effective?  Are honey bees   a “hedge” for this type of contingency?</w:t>
      </w:r>
      <w:r w:rsidR="002C07D4">
        <w:t xml:space="preserve">  Perhaps that is a non-issue in southern Alberta.</w:t>
      </w:r>
    </w:p>
  </w:comment>
  <w:comment w:id="55" w:author="Pernal, Steve (AAFC/AAC)" w:date="2022-10-23T16:34:00Z" w:initials="PS(">
    <w:p w14:paraId="0CABC214" w14:textId="05C0F7E6" w:rsidR="00534F01" w:rsidRDefault="00534F01">
      <w:pPr>
        <w:pStyle w:val="CommentText"/>
      </w:pPr>
      <w:r>
        <w:rPr>
          <w:rStyle w:val="CommentReference"/>
        </w:rPr>
        <w:annotationRef/>
      </w:r>
      <w:r>
        <w:t xml:space="preserve">Sabbahi et al. 2005 found that a stocking rate of 3 HB colonies per ha increased seed yield by 46% over fields with no HB colonies.  That result is quite different from the low influence of HB pollination </w:t>
      </w:r>
      <w:r w:rsidR="008D4CC4">
        <w:t>on commodity fields</w:t>
      </w:r>
      <w:r w:rsidR="002C07D4">
        <w:t>.  Y</w:t>
      </w:r>
      <w:r w:rsidR="008D4CC4">
        <w:t xml:space="preserve">ou </w:t>
      </w:r>
      <w:r w:rsidR="002C07D4">
        <w:t xml:space="preserve">primarily </w:t>
      </w:r>
      <w:r w:rsidR="008D4CC4">
        <w:t xml:space="preserve">attribute </w:t>
      </w:r>
      <w:r w:rsidR="002C07D4">
        <w:t xml:space="preserve">this </w:t>
      </w:r>
      <w:r w:rsidR="008D4CC4">
        <w:t>to high overall level of pollen deposition (or perhaps variet</w:t>
      </w:r>
      <w:r w:rsidR="002C07D4">
        <w:t>al difference</w:t>
      </w:r>
      <w:r w:rsidR="008D4CC4">
        <w:t>).  Do you think there are any factors that would see higher inherent pollen deposition in your study to that of Sabbahi et al. in Quebec?  Could it be agronomic differences such as plant density?  Could weather conditions affect dehiscence</w:t>
      </w:r>
      <w:r w:rsidR="002C07D4">
        <w:t xml:space="preserve">, </w:t>
      </w:r>
      <w:r w:rsidR="008D4CC4">
        <w:t xml:space="preserve">timing of pollen release or could the amount of wind in Alberta vs Quebec facilitate pollen deposition on stigmas?  </w:t>
      </w:r>
      <w:r w:rsidR="002C07D4">
        <w:t xml:space="preserve">Or, was yield primarily a function of the difference in plant size between the two provinces in that plant size in Alberta was inherently larger than in Quebec, minimizing the effect of pollination on yield here.  </w:t>
      </w:r>
      <w:r w:rsidR="008D4CC4">
        <w:t xml:space="preserve">Inherently, I </w:t>
      </w:r>
      <w:r w:rsidR="002C07D4">
        <w:t xml:space="preserve">have always been </w:t>
      </w:r>
      <w:r w:rsidR="008D4CC4">
        <w:t>a bit s</w:t>
      </w:r>
      <w:r w:rsidR="002C07D4">
        <w:t xml:space="preserve">urprised by </w:t>
      </w:r>
      <w:r w:rsidR="008D4CC4">
        <w:t>the 46% from the other study and have often wondered why those values were so high.</w:t>
      </w:r>
    </w:p>
    <w:p w14:paraId="5E297549" w14:textId="77777777" w:rsidR="008D4CC4" w:rsidRDefault="008D4CC4">
      <w:pPr>
        <w:pStyle w:val="CommentText"/>
      </w:pPr>
    </w:p>
  </w:comment>
  <w:comment w:id="56" w:author="Pernal, Steve (AAFC/AAC)" w:date="2022-10-23T16:13:00Z" w:initials="PS(">
    <w:p w14:paraId="26FDABE5" w14:textId="3CCC7401" w:rsidR="009C706B" w:rsidRDefault="009C706B">
      <w:pPr>
        <w:pStyle w:val="CommentText"/>
      </w:pPr>
      <w:r>
        <w:rPr>
          <w:rStyle w:val="CommentReference"/>
        </w:rPr>
        <w:annotationRef/>
      </w:r>
      <w:r>
        <w:t xml:space="preserve">Yes, the variety </w:t>
      </w:r>
      <w:r w:rsidR="00CC5001">
        <w:t xml:space="preserve">(cultivar) </w:t>
      </w:r>
      <w:r>
        <w:t>can have effect on pollinator behavio</w:t>
      </w:r>
      <w:r w:rsidR="00CC5001">
        <w:t>u</w:t>
      </w:r>
      <w:r>
        <w:t>r</w:t>
      </w:r>
      <w:r w:rsidR="00CC5001">
        <w:t xml:space="preserve"> as it alters properties of floral attractiveness and reward.  You might get questions from reviewers regarding the number and types of varieties in the study.</w:t>
      </w:r>
    </w:p>
  </w:comment>
  <w:comment w:id="58" w:author="Pernal, Steve (AAFC/AAC)" w:date="2022-10-23T16:07:00Z" w:initials="PS(">
    <w:p w14:paraId="6820CDB1" w14:textId="296530B4" w:rsidR="009C706B" w:rsidRDefault="009C706B">
      <w:pPr>
        <w:pStyle w:val="CommentText"/>
      </w:pPr>
      <w:r>
        <w:rPr>
          <w:rStyle w:val="CommentReference"/>
        </w:rPr>
        <w:annotationRef/>
      </w:r>
      <w:r>
        <w:t>Do you want to venture into whether current stocking rates and practices in canola seed production fields need to me modified, or make a recommendation for the next experimental approach to evaluate this?</w:t>
      </w:r>
    </w:p>
    <w:p w14:paraId="02058707" w14:textId="24FD1109" w:rsidR="009C706B" w:rsidRDefault="009C706B">
      <w:pPr>
        <w:pStyle w:val="CommentText"/>
      </w:pPr>
    </w:p>
  </w:comment>
  <w:comment w:id="61" w:author="Pernal, Steve (AAFC/AAC)" w:date="2022-10-23T16:58:00Z" w:initials="PS(">
    <w:p w14:paraId="1B30A84A" w14:textId="2BE81343" w:rsidR="002F0B46" w:rsidRDefault="002F0B46">
      <w:pPr>
        <w:pStyle w:val="CommentText"/>
      </w:pPr>
      <w:r>
        <w:rPr>
          <w:rStyle w:val="CommentReference"/>
        </w:rPr>
        <w:annotationRef/>
      </w:r>
      <w:r>
        <w:t>Spell “Grande Prairie” correctly.  Also – you never refer to Grande Prairie in the ms.  Should you instead refer to this as “Beaverlodge?  On your inset, your arrows from the bottom and the side just look like shading.  These need to look more like arrows.</w:t>
      </w:r>
    </w:p>
  </w:comment>
  <w:comment w:id="63" w:author="Pernal, Steve (AAFC/AAC)" w:date="2022-10-23T17:01:00Z" w:initials="PS(">
    <w:p w14:paraId="0137AA97" w14:textId="3AD4C06F" w:rsidR="002F0B46" w:rsidRDefault="002F0B46">
      <w:pPr>
        <w:pStyle w:val="CommentText"/>
      </w:pPr>
      <w:r>
        <w:rPr>
          <w:rStyle w:val="CommentReference"/>
        </w:rPr>
        <w:annotationRef/>
      </w:r>
      <w:r>
        <w:t>This picture is good.  You should also indicate the width of the bays in meters and the date when this picture was taken.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0CB6D8" w15:done="0"/>
  <w15:commentEx w15:paraId="5F31B544" w15:done="0"/>
  <w15:commentEx w15:paraId="1103D9EE" w15:done="0"/>
  <w15:commentEx w15:paraId="5BCC4C56" w15:done="0"/>
  <w15:commentEx w15:paraId="47996705" w15:done="0"/>
  <w15:commentEx w15:paraId="5785A6B9" w15:done="0"/>
  <w15:commentEx w15:paraId="3D59F67A" w15:done="0"/>
  <w15:commentEx w15:paraId="3F51760B" w15:done="0"/>
  <w15:commentEx w15:paraId="332A6807" w15:done="0"/>
  <w15:commentEx w15:paraId="7CE59AD3" w15:done="0"/>
  <w15:commentEx w15:paraId="0F717908" w15:done="0"/>
  <w15:commentEx w15:paraId="0F3CDC6F" w15:done="0"/>
  <w15:commentEx w15:paraId="2CE14E77" w15:done="0"/>
  <w15:commentEx w15:paraId="5A8BF14A" w15:done="0"/>
  <w15:commentEx w15:paraId="4D22915C" w15:done="0"/>
  <w15:commentEx w15:paraId="7B0BF358" w15:done="0"/>
  <w15:commentEx w15:paraId="7E8DE62C" w15:done="0"/>
  <w15:commentEx w15:paraId="2F9DF8F2" w15:done="0"/>
  <w15:commentEx w15:paraId="7DBDBF1C" w15:done="0"/>
  <w15:commentEx w15:paraId="7B38FF32" w15:done="0"/>
  <w15:commentEx w15:paraId="5E297549" w15:done="0"/>
  <w15:commentEx w15:paraId="26FDABE5" w15:done="0"/>
  <w15:commentEx w15:paraId="02058707" w15:done="0"/>
  <w15:commentEx w15:paraId="1B30A84A" w15:done="0"/>
  <w15:commentEx w15:paraId="0137AA9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91FE3A" w14:textId="77777777" w:rsidR="00397B73" w:rsidRDefault="00397B73">
      <w:pPr>
        <w:spacing w:after="0"/>
      </w:pPr>
      <w:r>
        <w:separator/>
      </w:r>
    </w:p>
  </w:endnote>
  <w:endnote w:type="continuationSeparator" w:id="0">
    <w:p w14:paraId="55D62A1E" w14:textId="77777777" w:rsidR="00397B73" w:rsidRDefault="00397B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DejaVu San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539EDF" w14:textId="77777777" w:rsidR="00397B73" w:rsidRDefault="00397B73">
      <w:pPr>
        <w:rPr>
          <w:sz w:val="12"/>
        </w:rPr>
      </w:pPr>
      <w:r>
        <w:separator/>
      </w:r>
    </w:p>
  </w:footnote>
  <w:footnote w:type="continuationSeparator" w:id="0">
    <w:p w14:paraId="681096FA" w14:textId="77777777" w:rsidR="00397B73" w:rsidRDefault="00397B73">
      <w:pPr>
        <w:rPr>
          <w:sz w:val="12"/>
        </w:rPr>
      </w:pPr>
      <w:r>
        <w:continuationSeparator/>
      </w:r>
    </w:p>
  </w:footnote>
  <w:footnote w:id="1">
    <w:p w14:paraId="16135316" w14:textId="77777777" w:rsidR="00397B73" w:rsidRDefault="00397B73">
      <w:pPr>
        <w:pStyle w:val="FootnoteText"/>
      </w:pPr>
      <w:r>
        <w:rPr>
          <w:rStyle w:val="FootnoteCharacters"/>
        </w:rPr>
        <w:footnoteRef/>
      </w:r>
      <w:r>
        <w:t xml:space="preserve"> Corresponding author: samuel.robinson@ucalgary.ca</w:t>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rnal, Steve (AAFC/AAC)">
    <w15:presenceInfo w15:providerId="AD" w15:userId="S-1-5-21-1645522239-1202660629-725345543-152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trackRevisions/>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766"/>
    <w:rsid w:val="00156888"/>
    <w:rsid w:val="00193125"/>
    <w:rsid w:val="002C07D4"/>
    <w:rsid w:val="002C5A03"/>
    <w:rsid w:val="002F0B46"/>
    <w:rsid w:val="00397B73"/>
    <w:rsid w:val="003E0508"/>
    <w:rsid w:val="00421ED3"/>
    <w:rsid w:val="004B4524"/>
    <w:rsid w:val="00534F01"/>
    <w:rsid w:val="005E3915"/>
    <w:rsid w:val="00606926"/>
    <w:rsid w:val="007930AE"/>
    <w:rsid w:val="008A577F"/>
    <w:rsid w:val="008D4CC4"/>
    <w:rsid w:val="00936766"/>
    <w:rsid w:val="009758DD"/>
    <w:rsid w:val="009B4914"/>
    <w:rsid w:val="009C706B"/>
    <w:rsid w:val="00CC5001"/>
    <w:rsid w:val="00D474E1"/>
    <w:rsid w:val="00E56DFB"/>
    <w:rsid w:val="00F048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D80440"/>
  <w15:docId w15:val="{47EF3FD8-9CA4-40ED-9CD6-D97D92378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DejaVu Sans"/>
        <w:sz w:val="24"/>
        <w:szCs w:val="24"/>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pPr>
  </w:style>
  <w:style w:type="paragraph" w:styleId="Heading1">
    <w:name w:val="heading 1"/>
    <w:basedOn w:val="Normal"/>
    <w:next w:val="BodyText"/>
    <w:qFormat/>
    <w:pPr>
      <w:keepNext/>
      <w:keepLines/>
      <w:spacing w:before="480" w:after="0"/>
      <w:outlineLvl w:val="0"/>
    </w:pPr>
    <w:rPr>
      <w:rFonts w:ascii="Calibri" w:hAnsi="Calibri"/>
      <w:b/>
      <w:bCs/>
      <w:color w:val="4F81BD"/>
      <w:sz w:val="32"/>
      <w:szCs w:val="32"/>
    </w:rPr>
  </w:style>
  <w:style w:type="paragraph" w:styleId="Heading2">
    <w:name w:val="heading 2"/>
    <w:basedOn w:val="Normal"/>
    <w:next w:val="BodyText"/>
    <w:qFormat/>
    <w:pPr>
      <w:keepNext/>
      <w:keepLines/>
      <w:spacing w:before="200" w:after="0"/>
      <w:outlineLvl w:val="1"/>
    </w:pPr>
    <w:rPr>
      <w:rFonts w:ascii="Calibri" w:hAnsi="Calibri"/>
      <w:b/>
      <w:bCs/>
      <w:color w:val="4F81BD"/>
      <w:sz w:val="28"/>
      <w:szCs w:val="28"/>
    </w:rPr>
  </w:style>
  <w:style w:type="paragraph" w:styleId="Heading3">
    <w:name w:val="heading 3"/>
    <w:basedOn w:val="Normal"/>
    <w:next w:val="BodyText"/>
    <w:qFormat/>
    <w:pPr>
      <w:keepNext/>
      <w:keepLines/>
      <w:spacing w:before="200" w:after="0"/>
      <w:outlineLvl w:val="2"/>
    </w:pPr>
    <w:rPr>
      <w:rFonts w:ascii="Calibri" w:hAnsi="Calibri"/>
      <w:b/>
      <w:bCs/>
      <w:color w:val="4F81BD"/>
    </w:rPr>
  </w:style>
  <w:style w:type="paragraph" w:styleId="Heading4">
    <w:name w:val="heading 4"/>
    <w:basedOn w:val="Normal"/>
    <w:next w:val="BodyText"/>
    <w:qFormat/>
    <w:pPr>
      <w:keepNext/>
      <w:keepLines/>
      <w:spacing w:before="200" w:after="0"/>
      <w:outlineLvl w:val="3"/>
    </w:pPr>
    <w:rPr>
      <w:rFonts w:ascii="Calibri" w:hAnsi="Calibri"/>
      <w:bCs/>
      <w:i/>
      <w:color w:val="4F81BD"/>
    </w:rPr>
  </w:style>
  <w:style w:type="paragraph" w:styleId="Heading5">
    <w:name w:val="heading 5"/>
    <w:basedOn w:val="Normal"/>
    <w:next w:val="BodyText"/>
    <w:qFormat/>
    <w:pPr>
      <w:keepNext/>
      <w:keepLines/>
      <w:spacing w:before="200" w:after="0"/>
      <w:outlineLvl w:val="4"/>
    </w:pPr>
    <w:rPr>
      <w:rFonts w:ascii="Calibri" w:hAnsi="Calibri"/>
      <w:iCs/>
      <w:color w:val="4F81BD"/>
    </w:rPr>
  </w:style>
  <w:style w:type="paragraph" w:styleId="Heading6">
    <w:name w:val="heading 6"/>
    <w:basedOn w:val="Normal"/>
    <w:next w:val="BodyText"/>
    <w:qFormat/>
    <w:pPr>
      <w:keepNext/>
      <w:keepLines/>
      <w:spacing w:before="200" w:after="0"/>
      <w:outlineLvl w:val="5"/>
    </w:pPr>
    <w:rPr>
      <w:rFonts w:ascii="Calibri" w:hAnsi="Calibri"/>
      <w:color w:val="4F81BD"/>
    </w:rPr>
  </w:style>
  <w:style w:type="paragraph" w:styleId="Heading7">
    <w:name w:val="heading 7"/>
    <w:basedOn w:val="Normal"/>
    <w:next w:val="BodyText"/>
    <w:qFormat/>
    <w:pPr>
      <w:keepNext/>
      <w:keepLines/>
      <w:spacing w:before="200" w:after="0"/>
      <w:outlineLvl w:val="6"/>
    </w:pPr>
    <w:rPr>
      <w:rFonts w:ascii="Calibri" w:hAnsi="Calibri"/>
      <w:color w:val="4F81BD"/>
    </w:rPr>
  </w:style>
  <w:style w:type="paragraph" w:styleId="Heading8">
    <w:name w:val="heading 8"/>
    <w:basedOn w:val="Normal"/>
    <w:next w:val="BodyText"/>
    <w:qFormat/>
    <w:pPr>
      <w:keepNext/>
      <w:keepLines/>
      <w:spacing w:before="200" w:after="0"/>
      <w:outlineLvl w:val="7"/>
    </w:pPr>
    <w:rPr>
      <w:rFonts w:ascii="Calibri" w:hAnsi="Calibri"/>
      <w:color w:val="4F81BD"/>
    </w:rPr>
  </w:style>
  <w:style w:type="paragraph" w:styleId="Heading9">
    <w:name w:val="heading 9"/>
    <w:basedOn w:val="Normal"/>
    <w:next w:val="BodyText"/>
    <w:qFormat/>
    <w:pPr>
      <w:keepNext/>
      <w:keepLines/>
      <w:spacing w:before="200" w:after="0"/>
      <w:outlineLvl w:val="8"/>
    </w:pPr>
    <w:rPr>
      <w:rFonts w:ascii="Calibri" w:hAnsi="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4F81BD"/>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180" w:after="180"/>
    </w:pPr>
  </w:style>
  <w:style w:type="paragraph" w:styleId="List">
    <w:name w:val="List"/>
    <w:basedOn w:val="BodyText"/>
    <w:rPr>
      <w:rFonts w:cs="Lohit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Calibri" w:hAnsi="Calibri"/>
      <w:b/>
      <w:bCs/>
      <w:color w:val="345A8A"/>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qFormat/>
    <w:pPr>
      <w:spacing w:before="100" w:after="100"/>
      <w:ind w:left="480" w:right="480"/>
    </w:pPr>
  </w:style>
  <w:style w:type="paragraph" w:styleId="FootnoteText">
    <w:name w:val="footnote text"/>
    <w:basedOn w:val="Normal"/>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IndexHeading">
    <w:name w:val="index heading"/>
    <w:basedOn w:val="Heading"/>
  </w:style>
  <w:style w:type="paragraph" w:styleId="TOCHeading">
    <w:name w:val="TOC Heading"/>
    <w:basedOn w:val="Heading1"/>
    <w:next w:val="BodyText"/>
    <w:pPr>
      <w:spacing w:before="240" w:line="259" w:lineRule="auto"/>
      <w:outlineLvl w:val="9"/>
    </w:pPr>
    <w:rPr>
      <w:b w:val="0"/>
      <w:bCs w:val="0"/>
      <w:color w:val="365F91"/>
    </w:rPr>
  </w:style>
  <w:style w:type="paragraph" w:customStyle="1" w:styleId="SourceCode">
    <w:name w:val="Source Code"/>
    <w:basedOn w:val="Normal"/>
    <w:link w:val="VerbatimChar"/>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BalloonText">
    <w:name w:val="Balloon Text"/>
    <w:basedOn w:val="Normal"/>
    <w:link w:val="BalloonTextChar"/>
    <w:uiPriority w:val="99"/>
    <w:semiHidden/>
    <w:unhideWhenUsed/>
    <w:rsid w:val="00397B73"/>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7B73"/>
    <w:rPr>
      <w:rFonts w:ascii="Segoe UI" w:hAnsi="Segoe UI" w:cs="Segoe UI"/>
      <w:sz w:val="18"/>
      <w:szCs w:val="18"/>
    </w:rPr>
  </w:style>
  <w:style w:type="character" w:styleId="CommentReference">
    <w:name w:val="annotation reference"/>
    <w:basedOn w:val="DefaultParagraphFont"/>
    <w:uiPriority w:val="99"/>
    <w:semiHidden/>
    <w:unhideWhenUsed/>
    <w:rsid w:val="003E0508"/>
    <w:rPr>
      <w:sz w:val="16"/>
      <w:szCs w:val="16"/>
    </w:rPr>
  </w:style>
  <w:style w:type="paragraph" w:styleId="CommentText">
    <w:name w:val="annotation text"/>
    <w:basedOn w:val="Normal"/>
    <w:link w:val="CommentTextChar"/>
    <w:uiPriority w:val="99"/>
    <w:semiHidden/>
    <w:unhideWhenUsed/>
    <w:rsid w:val="003E0508"/>
    <w:rPr>
      <w:sz w:val="20"/>
      <w:szCs w:val="20"/>
    </w:rPr>
  </w:style>
  <w:style w:type="character" w:customStyle="1" w:styleId="CommentTextChar">
    <w:name w:val="Comment Text Char"/>
    <w:basedOn w:val="DefaultParagraphFont"/>
    <w:link w:val="CommentText"/>
    <w:uiPriority w:val="99"/>
    <w:semiHidden/>
    <w:rsid w:val="003E0508"/>
    <w:rPr>
      <w:sz w:val="20"/>
      <w:szCs w:val="20"/>
    </w:rPr>
  </w:style>
  <w:style w:type="paragraph" w:styleId="CommentSubject">
    <w:name w:val="annotation subject"/>
    <w:basedOn w:val="CommentText"/>
    <w:next w:val="CommentText"/>
    <w:link w:val="CommentSubjectChar"/>
    <w:uiPriority w:val="99"/>
    <w:semiHidden/>
    <w:unhideWhenUsed/>
    <w:rsid w:val="003E0508"/>
    <w:rPr>
      <w:b/>
      <w:bCs/>
    </w:rPr>
  </w:style>
  <w:style w:type="character" w:customStyle="1" w:styleId="CommentSubjectChar">
    <w:name w:val="Comment Subject Char"/>
    <w:basedOn w:val="CommentTextChar"/>
    <w:link w:val="CommentSubject"/>
    <w:uiPriority w:val="99"/>
    <w:semiHidden/>
    <w:rsid w:val="003E050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CFD1BBF316C34F8AF713A90802630C" ma:contentTypeVersion="14" ma:contentTypeDescription="Create a new document." ma:contentTypeScope="" ma:versionID="49a399ffbf81129bb58862657688b0d7">
  <xsd:schema xmlns:xsd="http://www.w3.org/2001/XMLSchema" xmlns:xs="http://www.w3.org/2001/XMLSchema" xmlns:p="http://schemas.microsoft.com/office/2006/metadata/properties" xmlns:ns3="2782991e-892c-4e06-90b4-9e20d0f992f2" xmlns:ns4="2c3829ae-790b-4b7f-9842-1b6a84a2039e" targetNamespace="http://schemas.microsoft.com/office/2006/metadata/properties" ma:root="true" ma:fieldsID="445f0730404f33bec0a613dc11154d57" ns3:_="" ns4:_="">
    <xsd:import namespace="2782991e-892c-4e06-90b4-9e20d0f992f2"/>
    <xsd:import namespace="2c3829ae-790b-4b7f-9842-1b6a84a2039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82991e-892c-4e06-90b4-9e20d0f992f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c3829ae-790b-4b7f-9842-1b6a84a2039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AEC9645-D9CC-4555-A6DB-FECF1A13C1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82991e-892c-4e06-90b4-9e20d0f992f2"/>
    <ds:schemaRef ds:uri="2c3829ae-790b-4b7f-9842-1b6a84a203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1AA38C-1D5A-47E9-B3ED-9C83590B6BD2}">
  <ds:schemaRefs>
    <ds:schemaRef ds:uri="http://schemas.microsoft.com/sharepoint/v3/contenttype/forms"/>
  </ds:schemaRefs>
</ds:datastoreItem>
</file>

<file path=customXml/itemProps3.xml><?xml version="1.0" encoding="utf-8"?>
<ds:datastoreItem xmlns:ds="http://schemas.openxmlformats.org/officeDocument/2006/customXml" ds:itemID="{2A6586A6-E795-47E8-A4DE-D776C9FB701B}">
  <ds:schemaRefs>
    <ds:schemaRef ds:uri="http://schemas.microsoft.com/office/infopath/2007/PartnerControls"/>
    <ds:schemaRef ds:uri="http://purl.org/dc/elements/1.1/"/>
    <ds:schemaRef ds:uri="http://schemas.microsoft.com/office/2006/metadata/properties"/>
    <ds:schemaRef ds:uri="2782991e-892c-4e06-90b4-9e20d0f992f2"/>
    <ds:schemaRef ds:uri="http://purl.org/dc/terms/"/>
    <ds:schemaRef ds:uri="http://schemas.openxmlformats.org/package/2006/metadata/core-properties"/>
    <ds:schemaRef ds:uri="http://schemas.microsoft.com/office/2006/documentManagement/types"/>
    <ds:schemaRef ds:uri="2c3829ae-790b-4b7f-9842-1b6a84a2039e"/>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9065</Words>
  <Characters>51673</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Bee visitation, pollination services, and plant yield in commodity and hybrid seed canola</vt:lpstr>
    </vt:vector>
  </TitlesOfParts>
  <Company/>
  <LinksUpToDate>false</LinksUpToDate>
  <CharactersWithSpaces>60617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Bee visitation, pollination services, and plant yield in commodity and hybrid seed canola</dc:title>
  <dc:subject/>
  <dc:creator>Samuel V. J. Robinson^1, Ralph V. Cartar^1, Stephen F. Pernal^2, Riley Waytes^3, Shelley E. Hoover^4</dc:creator>
  <dc:description/>
  <cp:lastModifiedBy>Pernal, Steve (AAFC/AAC)</cp:lastModifiedBy>
  <cp:revision>2</cp:revision>
  <cp:lastPrinted>2022-10-23T17:59:00Z</cp:lastPrinted>
  <dcterms:created xsi:type="dcterms:W3CDTF">2022-10-23T23:06:00Z</dcterms:created>
  <dcterms:modified xsi:type="dcterms:W3CDTF">2022-10-23T23:06:00Z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Insect-mediated pollination of crops is an important input to agricultural production, but pollination management suffers from key knowledge gaps that hinder its greater utility. While a solid theoretical and mechanistic framework for plant pollination ex</vt:lpwstr>
  </property>
  <property fmtid="{D5CDD505-2E9C-101B-9397-08002B2CF9AE}" pid="3" name="bibliography">
    <vt:lpwstr/>
  </property>
  <property fmtid="{D5CDD505-2E9C-101B-9397-08002B2CF9AE}" pid="4" name="date">
    <vt:lpwstr> ^1 Department of Biological Sciences, University of Calgary, Calgary, AB ^2 Agriculture and Agri-Food Canada, Beaverlodge Research Farm, Beaverlodge, AB ^3 Ministry of Land, Water, and Resource Stewardship, Smithers, BC ^4 Department of Biological Scienc</vt:lpwstr>
  </property>
  <property fmtid="{D5CDD505-2E9C-101B-9397-08002B2CF9AE}" pid="5" name="ContentTypeId">
    <vt:lpwstr>0x01010068CFD1BBF316C34F8AF713A90802630C</vt:lpwstr>
  </property>
</Properties>
</file>